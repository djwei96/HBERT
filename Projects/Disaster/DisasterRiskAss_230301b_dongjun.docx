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08DA2" w14:textId="59780624" w:rsidR="009D743C" w:rsidRPr="00F144D9" w:rsidRDefault="00BC6986" w:rsidP="00F144D9">
      <w:pPr>
        <w:pStyle w:val="Title"/>
        <w:spacing w:after="240" w:line="480" w:lineRule="auto"/>
        <w:rPr>
          <w:szCs w:val="24"/>
        </w:rPr>
      </w:pPr>
      <w:r w:rsidRPr="00F144D9">
        <w:rPr>
          <w:szCs w:val="24"/>
        </w:rPr>
        <w:t xml:space="preserve">Risk Assessment for </w:t>
      </w:r>
      <w:r w:rsidR="005E7DD4" w:rsidRPr="00F144D9">
        <w:rPr>
          <w:szCs w:val="24"/>
        </w:rPr>
        <w:t>Disaster Event</w:t>
      </w:r>
      <w:r w:rsidRPr="00F144D9">
        <w:rPr>
          <w:szCs w:val="24"/>
        </w:rPr>
        <w:t>s by Exploiting Social Media Content</w:t>
      </w:r>
      <w:r w:rsidR="00256D69" w:rsidRPr="00F144D9">
        <w:rPr>
          <w:szCs w:val="24"/>
        </w:rPr>
        <w:t>s</w:t>
      </w:r>
    </w:p>
    <w:p w14:paraId="5391B621" w14:textId="77777777" w:rsidR="009D743C" w:rsidRPr="00B22A06" w:rsidRDefault="004309B8" w:rsidP="00DF65D1">
      <w:pPr>
        <w:spacing w:before="120" w:after="120" w:line="480" w:lineRule="auto"/>
        <w:jc w:val="center"/>
        <w:rPr>
          <w:rFonts w:eastAsia="Times"/>
          <w:i/>
        </w:rPr>
      </w:pPr>
      <w:r w:rsidRPr="00B22A06">
        <w:rPr>
          <w:b/>
        </w:rPr>
        <w:t>Abstract</w:t>
      </w:r>
    </w:p>
    <w:p w14:paraId="0FB9399F" w14:textId="2148AE27" w:rsidR="009D743C" w:rsidDel="001214EF" w:rsidRDefault="00AE2116" w:rsidP="00C3045A">
      <w:pPr>
        <w:pBdr>
          <w:top w:val="nil"/>
          <w:left w:val="nil"/>
          <w:bottom w:val="nil"/>
          <w:right w:val="nil"/>
          <w:between w:val="nil"/>
        </w:pBdr>
        <w:spacing w:after="120" w:line="408" w:lineRule="auto"/>
        <w:rPr>
          <w:del w:id="0" w:author="Author"/>
          <w:rFonts w:eastAsia="Times"/>
          <w:i/>
          <w:color w:val="000000"/>
        </w:rPr>
      </w:pPr>
      <w:bookmarkStart w:id="1" w:name="_gjdgxs" w:colFirst="0" w:colLast="0"/>
      <w:bookmarkEnd w:id="1"/>
      <w:r w:rsidRPr="00F144D9">
        <w:rPr>
          <w:rFonts w:eastAsia="Times"/>
          <w:i/>
          <w:color w:val="000000"/>
        </w:rPr>
        <w:t>During d</w:t>
      </w:r>
      <w:r w:rsidR="00130C9B" w:rsidRPr="00F144D9">
        <w:rPr>
          <w:rFonts w:eastAsia="Times"/>
          <w:i/>
          <w:color w:val="000000"/>
        </w:rPr>
        <w:t>isaster</w:t>
      </w:r>
      <w:r w:rsidRPr="00F144D9">
        <w:rPr>
          <w:rFonts w:eastAsia="Times"/>
          <w:i/>
          <w:color w:val="000000"/>
        </w:rPr>
        <w:t xml:space="preserve"> events,</w:t>
      </w:r>
      <w:r w:rsidR="00130C9B" w:rsidRPr="00F144D9">
        <w:rPr>
          <w:rFonts w:eastAsia="Times"/>
          <w:i/>
          <w:color w:val="000000"/>
        </w:rPr>
        <w:t xml:space="preserve"> </w:t>
      </w:r>
      <w:r w:rsidRPr="00F144D9">
        <w:rPr>
          <w:rFonts w:eastAsia="Times"/>
          <w:i/>
          <w:color w:val="000000"/>
        </w:rPr>
        <w:t>government must act quickly to come up with a respon</w:t>
      </w:r>
      <w:r w:rsidR="00003851">
        <w:rPr>
          <w:rFonts w:eastAsia="Times"/>
          <w:i/>
          <w:color w:val="000000"/>
        </w:rPr>
        <w:t>se</w:t>
      </w:r>
      <w:r w:rsidRPr="00F144D9">
        <w:rPr>
          <w:rFonts w:eastAsia="Times"/>
          <w:i/>
          <w:color w:val="000000"/>
        </w:rPr>
        <w:t xml:space="preserve"> plan, reduce the damage</w:t>
      </w:r>
      <w:r w:rsidR="00AD40B4">
        <w:rPr>
          <w:rFonts w:eastAsia="Times"/>
          <w:i/>
          <w:color w:val="000000"/>
        </w:rPr>
        <w:t>s</w:t>
      </w:r>
      <w:r w:rsidRPr="00F144D9">
        <w:rPr>
          <w:rFonts w:eastAsia="Times"/>
          <w:i/>
          <w:color w:val="000000"/>
        </w:rPr>
        <w:t xml:space="preserve"> to the economy and properties, ensure people’s safety, and provide help to the public.</w:t>
      </w:r>
      <w:r w:rsidR="002D4DCE" w:rsidRPr="00F144D9">
        <w:rPr>
          <w:rFonts w:eastAsia="Times"/>
          <w:i/>
          <w:color w:val="000000"/>
        </w:rPr>
        <w:t xml:space="preserve"> </w:t>
      </w:r>
      <w:del w:id="2" w:author="Author">
        <w:r w:rsidR="002D4DCE" w:rsidRPr="00F144D9" w:rsidDel="003D479F">
          <w:rPr>
            <w:rFonts w:eastAsia="Times"/>
            <w:i/>
            <w:color w:val="000000"/>
          </w:rPr>
          <w:delText xml:space="preserve">It is very important to assess the risk of a disaster such that government can take appropriate measures and the public can plan and respond accordingly. </w:delText>
        </w:r>
      </w:del>
      <w:r w:rsidR="000377D8" w:rsidRPr="00F144D9">
        <w:rPr>
          <w:rFonts w:eastAsia="Times"/>
          <w:i/>
          <w:color w:val="000000"/>
        </w:rPr>
        <w:t>Social media provides a platform where individuals share information about the disaster and such information can be collected and analyzed for risk assessment. Given the impressive performance of natural language processing and large language models, there is an opportunity for</w:t>
      </w:r>
      <w:r w:rsidR="00BC7249" w:rsidRPr="00F144D9">
        <w:rPr>
          <w:rFonts w:eastAsia="Times"/>
          <w:i/>
          <w:color w:val="000000"/>
        </w:rPr>
        <w:t xml:space="preserve"> combining expert experience and computer’s machine learning capability in disaster risk assessment through social media, resulting in the reapportionment of cognitive responsibilities. W</w:t>
      </w:r>
      <w:r w:rsidR="00BC6986" w:rsidRPr="00F144D9">
        <w:rPr>
          <w:rFonts w:eastAsia="Times"/>
          <w:i/>
          <w:color w:val="000000"/>
        </w:rPr>
        <w:t xml:space="preserve">e follow a design science approach to </w:t>
      </w:r>
      <w:r w:rsidR="00BC7249" w:rsidRPr="00F144D9">
        <w:rPr>
          <w:rFonts w:eastAsia="Times"/>
          <w:i/>
          <w:color w:val="000000"/>
        </w:rPr>
        <w:t xml:space="preserve">propose </w:t>
      </w:r>
      <w:r w:rsidR="00BC6986" w:rsidRPr="00F144D9">
        <w:rPr>
          <w:rFonts w:eastAsia="Times"/>
          <w:i/>
          <w:color w:val="000000"/>
        </w:rPr>
        <w:t xml:space="preserve">a model </w:t>
      </w:r>
      <w:r w:rsidR="00BC7249" w:rsidRPr="00F144D9">
        <w:rPr>
          <w:rFonts w:eastAsia="Times"/>
          <w:i/>
          <w:color w:val="000000"/>
        </w:rPr>
        <w:t>for</w:t>
      </w:r>
      <w:r w:rsidR="00BC6986" w:rsidRPr="00F144D9">
        <w:rPr>
          <w:rFonts w:eastAsia="Times"/>
          <w:i/>
          <w:color w:val="000000"/>
        </w:rPr>
        <w:t xml:space="preserve"> risk assessment </w:t>
      </w:r>
      <w:r w:rsidR="00BC7249" w:rsidRPr="00F144D9">
        <w:rPr>
          <w:rFonts w:eastAsia="Times"/>
          <w:i/>
          <w:color w:val="000000"/>
        </w:rPr>
        <w:t xml:space="preserve">for </w:t>
      </w:r>
      <w:r w:rsidR="005E7DD4" w:rsidRPr="00F144D9">
        <w:rPr>
          <w:rFonts w:eastAsia="Times"/>
          <w:i/>
          <w:color w:val="000000"/>
        </w:rPr>
        <w:t>disaster event</w:t>
      </w:r>
      <w:r w:rsidR="00BC6986" w:rsidRPr="00F144D9">
        <w:rPr>
          <w:rFonts w:eastAsia="Times"/>
          <w:i/>
          <w:color w:val="000000"/>
        </w:rPr>
        <w:t xml:space="preserve">s. </w:t>
      </w:r>
      <w:r w:rsidR="00E00902" w:rsidRPr="00F144D9">
        <w:rPr>
          <w:rFonts w:eastAsia="Times"/>
          <w:i/>
          <w:color w:val="000000"/>
        </w:rPr>
        <w:t xml:space="preserve">The </w:t>
      </w:r>
      <w:r w:rsidR="00E00902" w:rsidRPr="00F144D9">
        <w:rPr>
          <w:rFonts w:eastAsia="Arial"/>
          <w:bCs/>
          <w:i/>
        </w:rPr>
        <w:t xml:space="preserve">risk assessment </w:t>
      </w:r>
      <w:r w:rsidR="00BC7249" w:rsidRPr="00F144D9">
        <w:rPr>
          <w:rFonts w:eastAsia="Arial"/>
          <w:bCs/>
          <w:i/>
        </w:rPr>
        <w:t xml:space="preserve">uses </w:t>
      </w:r>
      <w:r w:rsidR="00E00902" w:rsidRPr="00F144D9">
        <w:rPr>
          <w:rFonts w:eastAsia="Arial"/>
          <w:bCs/>
          <w:i/>
        </w:rPr>
        <w:t>social media content and user data by large language model sentiment analysis, lexicon-based text analysis</w:t>
      </w:r>
      <w:r w:rsidR="00BC7249" w:rsidRPr="00F144D9">
        <w:rPr>
          <w:rFonts w:eastAsia="Arial"/>
          <w:bCs/>
          <w:i/>
        </w:rPr>
        <w:t>,</w:t>
      </w:r>
      <w:r w:rsidR="00E00902" w:rsidRPr="00F144D9">
        <w:rPr>
          <w:rFonts w:eastAsia="Arial"/>
          <w:bCs/>
          <w:i/>
        </w:rPr>
        <w:t xml:space="preserve"> and rule-based expert evaluation</w:t>
      </w:r>
      <w:r w:rsidR="00BC7249" w:rsidRPr="00F144D9">
        <w:rPr>
          <w:rFonts w:eastAsia="Arial"/>
          <w:bCs/>
          <w:i/>
        </w:rPr>
        <w:t xml:space="preserve">. </w:t>
      </w:r>
      <w:r w:rsidR="00BA4D32" w:rsidRPr="00F144D9">
        <w:rPr>
          <w:rFonts w:eastAsia="Arial"/>
          <w:bCs/>
          <w:i/>
        </w:rPr>
        <w:t xml:space="preserve">We test the performance of the model </w:t>
      </w:r>
      <w:r w:rsidR="00BA4D32" w:rsidRPr="00F144D9">
        <w:rPr>
          <w:rFonts w:eastAsia="Times"/>
          <w:i/>
          <w:color w:val="000000"/>
        </w:rPr>
        <w:t>b</w:t>
      </w:r>
      <w:r w:rsidR="00BC6986" w:rsidRPr="00F144D9">
        <w:rPr>
          <w:rFonts w:eastAsia="Times"/>
          <w:i/>
          <w:color w:val="000000"/>
        </w:rPr>
        <w:t xml:space="preserve">y </w:t>
      </w:r>
      <w:r w:rsidR="00BA4D32" w:rsidRPr="00F144D9">
        <w:rPr>
          <w:rFonts w:eastAsia="Times"/>
          <w:i/>
          <w:color w:val="000000"/>
        </w:rPr>
        <w:t xml:space="preserve">focusing on </w:t>
      </w:r>
      <w:r w:rsidR="00BC6986" w:rsidRPr="00F144D9">
        <w:rPr>
          <w:rFonts w:eastAsia="Times"/>
          <w:i/>
          <w:color w:val="000000"/>
        </w:rPr>
        <w:t xml:space="preserve">the </w:t>
      </w:r>
      <w:r w:rsidR="00BA4D32" w:rsidRPr="00F144D9">
        <w:rPr>
          <w:rFonts w:eastAsia="Times"/>
          <w:i/>
          <w:color w:val="000000"/>
        </w:rPr>
        <w:t xml:space="preserve">top </w:t>
      </w:r>
      <w:r w:rsidR="00E00902" w:rsidRPr="00F144D9">
        <w:rPr>
          <w:rFonts w:eastAsia="Times"/>
          <w:i/>
          <w:color w:val="000000"/>
        </w:rPr>
        <w:t>disaster events</w:t>
      </w:r>
      <w:r w:rsidR="00BA4D32" w:rsidRPr="00F144D9">
        <w:rPr>
          <w:rFonts w:eastAsia="Times"/>
          <w:i/>
          <w:color w:val="000000"/>
        </w:rPr>
        <w:t xml:space="preserve"> in China and assessing the risk ranking using data from Weibo</w:t>
      </w:r>
      <w:r w:rsidR="00E00902" w:rsidRPr="00F144D9">
        <w:rPr>
          <w:rFonts w:eastAsia="Times"/>
          <w:i/>
          <w:color w:val="000000"/>
        </w:rPr>
        <w:t xml:space="preserve">, </w:t>
      </w:r>
      <w:r w:rsidR="00BA4D32" w:rsidRPr="00F144D9">
        <w:rPr>
          <w:rFonts w:eastAsia="Times"/>
          <w:i/>
          <w:color w:val="000000"/>
        </w:rPr>
        <w:t>the largest social media platform in the country. R</w:t>
      </w:r>
      <w:r w:rsidR="00BC6986" w:rsidRPr="00F144D9">
        <w:rPr>
          <w:rFonts w:eastAsia="Times"/>
          <w:i/>
          <w:color w:val="000000"/>
        </w:rPr>
        <w:t xml:space="preserve">esults </w:t>
      </w:r>
      <w:r w:rsidR="00BA4D32" w:rsidRPr="00F144D9">
        <w:rPr>
          <w:rFonts w:eastAsia="Times"/>
          <w:i/>
          <w:color w:val="000000"/>
        </w:rPr>
        <w:t xml:space="preserve">show that our model’s rankings </w:t>
      </w:r>
      <w:r w:rsidR="00BC6986" w:rsidRPr="00F144D9">
        <w:rPr>
          <w:rFonts w:eastAsia="Times"/>
          <w:i/>
          <w:color w:val="000000"/>
        </w:rPr>
        <w:t>are consistent with rankings based on after-event investigations.</w:t>
      </w:r>
      <w:r w:rsidR="00BA4D32" w:rsidRPr="00F144D9">
        <w:rPr>
          <w:rFonts w:eastAsia="Times"/>
          <w:i/>
          <w:color w:val="000000"/>
        </w:rPr>
        <w:t xml:space="preserve"> We also show that the proposed sentiment analysis method</w:t>
      </w:r>
      <w:r w:rsidR="00BA4D32">
        <w:rPr>
          <w:rFonts w:eastAsia="Times"/>
          <w:i/>
          <w:color w:val="000000"/>
        </w:rPr>
        <w:t xml:space="preserve"> outperforms </w:t>
      </w:r>
      <w:r w:rsidR="00170CDE">
        <w:rPr>
          <w:rFonts w:eastAsia="Times"/>
          <w:i/>
          <w:color w:val="000000"/>
        </w:rPr>
        <w:t xml:space="preserve">benchmark models. Our research has several important contributions to disaster research and </w:t>
      </w:r>
      <w:r w:rsidR="00872FC9">
        <w:rPr>
          <w:rFonts w:eastAsia="Times"/>
          <w:i/>
          <w:color w:val="000000"/>
        </w:rPr>
        <w:t xml:space="preserve">the </w:t>
      </w:r>
      <w:r w:rsidR="006A6C69">
        <w:rPr>
          <w:rFonts w:eastAsia="Times"/>
          <w:i/>
          <w:color w:val="000000"/>
        </w:rPr>
        <w:t xml:space="preserve">cooperation </w:t>
      </w:r>
      <w:r w:rsidR="00170CDE">
        <w:rPr>
          <w:rFonts w:eastAsia="Times"/>
          <w:i/>
          <w:color w:val="000000"/>
        </w:rPr>
        <w:t>of human and computers, as well as practical implications to disaster management.</w:t>
      </w:r>
    </w:p>
    <w:p w14:paraId="7A408FAF" w14:textId="77777777" w:rsidR="00366036" w:rsidRPr="00B22A06" w:rsidDel="00665775" w:rsidRDefault="00366036">
      <w:pPr>
        <w:pBdr>
          <w:top w:val="nil"/>
          <w:left w:val="nil"/>
          <w:bottom w:val="nil"/>
          <w:right w:val="nil"/>
          <w:between w:val="nil"/>
        </w:pBdr>
        <w:spacing w:after="120" w:line="408" w:lineRule="auto"/>
        <w:rPr>
          <w:del w:id="3" w:author="Author"/>
          <w:rFonts w:eastAsia="Times"/>
        </w:rPr>
        <w:pPrChange w:id="4" w:author="Author">
          <w:pPr>
            <w:pBdr>
              <w:top w:val="nil"/>
              <w:left w:val="nil"/>
              <w:bottom w:val="nil"/>
              <w:right w:val="nil"/>
              <w:between w:val="nil"/>
            </w:pBdr>
            <w:spacing w:after="120" w:line="360" w:lineRule="auto"/>
            <w:jc w:val="both"/>
          </w:pPr>
        </w:pPrChange>
      </w:pPr>
    </w:p>
    <w:p w14:paraId="4FE44694" w14:textId="0B6BCB10" w:rsidR="009D743C" w:rsidRPr="00B22A06" w:rsidDel="001214EF" w:rsidRDefault="004309B8" w:rsidP="00C3045A">
      <w:pPr>
        <w:pBdr>
          <w:top w:val="nil"/>
          <w:left w:val="nil"/>
          <w:bottom w:val="nil"/>
          <w:right w:val="nil"/>
          <w:between w:val="nil"/>
        </w:pBdr>
        <w:spacing w:line="360" w:lineRule="auto"/>
        <w:rPr>
          <w:del w:id="5" w:author="Author"/>
          <w:b/>
          <w:lang w:val="en-HK"/>
        </w:rPr>
      </w:pPr>
      <w:del w:id="6" w:author="Author">
        <w:r w:rsidRPr="00B22A06" w:rsidDel="00665775">
          <w:rPr>
            <w:rFonts w:eastAsia="Times"/>
            <w:b/>
          </w:rPr>
          <w:delText xml:space="preserve">Keywords: </w:delText>
        </w:r>
        <w:r w:rsidR="007114DD" w:rsidDel="00665775">
          <w:delText>Disaster management</w:delText>
        </w:r>
        <w:r w:rsidR="00507C90" w:rsidRPr="00B22A06" w:rsidDel="00665775">
          <w:delText xml:space="preserve">, risk assessment, </w:delText>
        </w:r>
        <w:r w:rsidR="000874C7" w:rsidDel="00665775">
          <w:delText>social media</w:delText>
        </w:r>
        <w:r w:rsidR="00507C90" w:rsidRPr="00B22A06" w:rsidDel="00665775">
          <w:delText xml:space="preserve">, design science, </w:delText>
        </w:r>
        <w:r w:rsidR="00256D69" w:rsidDel="00665775">
          <w:delText>natural language processing</w:delText>
        </w:r>
        <w:r w:rsidR="006B1998" w:rsidDel="00665775">
          <w:delText>, large language models</w:delText>
        </w:r>
      </w:del>
    </w:p>
    <w:p w14:paraId="1EF064FA" w14:textId="77777777" w:rsidR="00366036" w:rsidDel="00665775" w:rsidRDefault="00366036" w:rsidP="00C3045A">
      <w:pPr>
        <w:pBdr>
          <w:top w:val="nil"/>
          <w:left w:val="nil"/>
          <w:bottom w:val="nil"/>
          <w:right w:val="nil"/>
          <w:between w:val="nil"/>
        </w:pBdr>
        <w:spacing w:line="360" w:lineRule="auto"/>
        <w:rPr>
          <w:del w:id="7" w:author="Author"/>
        </w:rPr>
      </w:pPr>
      <w:del w:id="8" w:author="Author">
        <w:r w:rsidDel="00B57E5E">
          <w:br w:type="page"/>
        </w:r>
      </w:del>
    </w:p>
    <w:p w14:paraId="1FD764E1" w14:textId="77777777" w:rsidR="00665775" w:rsidRDefault="00665775" w:rsidP="00C3045A">
      <w:pPr>
        <w:pBdr>
          <w:top w:val="nil"/>
          <w:left w:val="nil"/>
          <w:bottom w:val="nil"/>
          <w:right w:val="nil"/>
          <w:between w:val="nil"/>
        </w:pBdr>
        <w:spacing w:line="360" w:lineRule="auto"/>
        <w:rPr>
          <w:ins w:id="9" w:author="Author"/>
        </w:rPr>
      </w:pPr>
    </w:p>
    <w:p w14:paraId="6BE80083" w14:textId="14C56559" w:rsidR="00665775" w:rsidRPr="00665775" w:rsidRDefault="00665775">
      <w:pPr>
        <w:pStyle w:val="Heading1"/>
        <w:spacing w:after="0" w:line="480" w:lineRule="auto"/>
        <w:rPr>
          <w:ins w:id="10" w:author="Author"/>
        </w:rPr>
        <w:pPrChange w:id="11" w:author="Author">
          <w:pPr/>
        </w:pPrChange>
      </w:pPr>
      <w:ins w:id="12" w:author="Author">
        <w:r w:rsidRPr="00B22A06">
          <w:t xml:space="preserve">1. Introduction </w:t>
        </w:r>
      </w:ins>
    </w:p>
    <w:p w14:paraId="03746FFD" w14:textId="17D72582" w:rsidR="009D743C" w:rsidRPr="00B22A06" w:rsidDel="00B57E5E" w:rsidRDefault="004309B8" w:rsidP="00C3045A">
      <w:pPr>
        <w:pStyle w:val="Heading1"/>
        <w:spacing w:after="0" w:line="480" w:lineRule="auto"/>
        <w:rPr>
          <w:del w:id="13" w:author="Author"/>
        </w:rPr>
      </w:pPr>
      <w:del w:id="14" w:author="Author">
        <w:r w:rsidRPr="00B22A06" w:rsidDel="00B57E5E">
          <w:delText xml:space="preserve">1. Introduction </w:delText>
        </w:r>
      </w:del>
    </w:p>
    <w:p w14:paraId="5F79F863" w14:textId="52099213" w:rsidR="00E221FF" w:rsidDel="00D639C1" w:rsidRDefault="00EC5DF5" w:rsidP="00C3045A">
      <w:pPr>
        <w:pBdr>
          <w:top w:val="nil"/>
          <w:left w:val="nil"/>
          <w:bottom w:val="nil"/>
          <w:right w:val="nil"/>
          <w:between w:val="nil"/>
        </w:pBdr>
        <w:spacing w:line="480" w:lineRule="auto"/>
        <w:rPr>
          <w:del w:id="15" w:author="Author"/>
        </w:rPr>
      </w:pPr>
      <w:r>
        <w:rPr>
          <w:rFonts w:hint="eastAsia"/>
        </w:rPr>
        <w:t>Disaster</w:t>
      </w:r>
      <w:r>
        <w:t xml:space="preserve"> </w:t>
      </w:r>
      <w:r>
        <w:rPr>
          <w:rFonts w:hint="eastAsia"/>
        </w:rPr>
        <w:t>management</w:t>
      </w:r>
      <w:r>
        <w:t xml:space="preserve"> </w:t>
      </w:r>
      <w:r>
        <w:rPr>
          <w:rFonts w:hint="eastAsia"/>
        </w:rPr>
        <w:t>is</w:t>
      </w:r>
      <w:r>
        <w:t xml:space="preserve"> </w:t>
      </w:r>
      <w:r>
        <w:rPr>
          <w:rFonts w:hint="eastAsia"/>
        </w:rPr>
        <w:t>a</w:t>
      </w:r>
      <w:r w:rsidR="00F80C30">
        <w:t>n important</w:t>
      </w:r>
      <w:r w:rsidR="00B80EC9">
        <w:t xml:space="preserve"> topic in the 21st century. </w:t>
      </w:r>
      <w:del w:id="16" w:author="Author">
        <w:r w:rsidR="000E0F43" w:rsidDel="00665775">
          <w:delText>Many</w:delText>
        </w:r>
        <w:r w:rsidR="00013200" w:rsidRPr="00981131" w:rsidDel="00665775">
          <w:rPr>
            <w:rFonts w:hint="eastAsia"/>
          </w:rPr>
          <w:delText xml:space="preserve"> economic and policy changes are brought about by disasters.</w:delText>
        </w:r>
        <w:r w:rsidR="00013200" w:rsidDel="00665775">
          <w:delText xml:space="preserve"> </w:delText>
        </w:r>
      </w:del>
      <w:r w:rsidR="0003113D">
        <w:t>According to the report</w:t>
      </w:r>
      <w:r w:rsidR="0003428B">
        <w:rPr>
          <w:rStyle w:val="FootnoteReference"/>
        </w:rPr>
        <w:footnoteReference w:id="1"/>
      </w:r>
      <w:r w:rsidR="0003113D">
        <w:t xml:space="preserve"> from the United Nations</w:t>
      </w:r>
      <w:r w:rsidR="00F246BD">
        <w:t xml:space="preserve">, </w:t>
      </w:r>
      <w:r w:rsidR="008C6C08">
        <w:t>over 3.3 million p</w:t>
      </w:r>
      <w:r w:rsidR="00165FC8">
        <w:t xml:space="preserve">eople lost their </w:t>
      </w:r>
      <w:r w:rsidR="00421CA0">
        <w:t>lives</w:t>
      </w:r>
      <w:r w:rsidR="00165FC8">
        <w:t xml:space="preserve"> in disasters in the past 40 years and </w:t>
      </w:r>
      <w:r w:rsidR="00F246BD">
        <w:t xml:space="preserve">the disasters caused </w:t>
      </w:r>
      <w:r w:rsidR="00BB7DD3">
        <w:t xml:space="preserve">severe economic loss. </w:t>
      </w:r>
      <w:r w:rsidR="002916F6">
        <w:rPr>
          <w:rFonts w:hint="eastAsia"/>
        </w:rPr>
        <w:t>D</w:t>
      </w:r>
      <w:r w:rsidR="002916F6" w:rsidRPr="00D378C1">
        <w:t xml:space="preserve">isasters cause damage to infrastructure and affect people's life. </w:t>
      </w:r>
      <w:r w:rsidR="003427F9">
        <w:t>Moreover</w:t>
      </w:r>
      <w:r w:rsidR="002916F6" w:rsidRPr="00D378C1">
        <w:t xml:space="preserve">, </w:t>
      </w:r>
      <w:r w:rsidR="002916F6">
        <w:t xml:space="preserve">the </w:t>
      </w:r>
      <w:r w:rsidR="00E36B12">
        <w:t>e</w:t>
      </w:r>
      <w:r w:rsidR="002916F6">
        <w:t>ffect</w:t>
      </w:r>
      <w:r w:rsidR="00E36B12">
        <w:t xml:space="preserve"> of disaster</w:t>
      </w:r>
      <w:r w:rsidR="003427F9">
        <w:t>s</w:t>
      </w:r>
      <w:r w:rsidR="00E36B12">
        <w:t xml:space="preserve"> on </w:t>
      </w:r>
      <w:r w:rsidR="002916F6" w:rsidRPr="00D378C1">
        <w:t>developing countries</w:t>
      </w:r>
      <w:r w:rsidR="00E36B12">
        <w:t xml:space="preserve"> are more severe than </w:t>
      </w:r>
      <w:r w:rsidR="00421CA0">
        <w:t xml:space="preserve">in </w:t>
      </w:r>
      <w:r w:rsidR="00E36B12">
        <w:t>developed country</w:t>
      </w:r>
      <w:r w:rsidR="002916F6" w:rsidRPr="00D378C1">
        <w:t xml:space="preserve">. </w:t>
      </w:r>
      <w:r w:rsidR="002B4DA0">
        <w:t>I</w:t>
      </w:r>
      <w:r w:rsidR="002916F6" w:rsidRPr="00D378C1">
        <w:t xml:space="preserve">n poor areas, in addition to secondary disasters such as epidemics, disasters </w:t>
      </w:r>
      <w:r w:rsidR="003427F9">
        <w:t xml:space="preserve">may </w:t>
      </w:r>
      <w:r w:rsidR="002916F6" w:rsidRPr="00D378C1">
        <w:t xml:space="preserve">also lead to a lack of education for the younger generation, which in turn affects their productivity. </w:t>
      </w:r>
      <w:ins w:id="17" w:author="Author">
        <w:r w:rsidR="00D639C1">
          <w:tab/>
        </w:r>
      </w:ins>
    </w:p>
    <w:p w14:paraId="1C23EF18" w14:textId="77777777" w:rsidR="00E221FF" w:rsidRDefault="00E221FF">
      <w:pPr>
        <w:pBdr>
          <w:top w:val="nil"/>
          <w:left w:val="nil"/>
          <w:bottom w:val="nil"/>
          <w:right w:val="nil"/>
          <w:between w:val="nil"/>
        </w:pBdr>
        <w:spacing w:line="360" w:lineRule="auto"/>
        <w:pPrChange w:id="18" w:author="Author">
          <w:pPr>
            <w:pBdr>
              <w:top w:val="nil"/>
              <w:left w:val="nil"/>
              <w:bottom w:val="nil"/>
              <w:right w:val="nil"/>
              <w:between w:val="nil"/>
            </w:pBdr>
            <w:spacing w:line="480" w:lineRule="auto"/>
          </w:pPr>
        </w:pPrChange>
      </w:pPr>
    </w:p>
    <w:p w14:paraId="1A8100D3" w14:textId="32897D41" w:rsidR="00E221FF" w:rsidDel="00665775" w:rsidRDefault="00E221FF">
      <w:pPr>
        <w:pBdr>
          <w:top w:val="nil"/>
          <w:left w:val="nil"/>
          <w:bottom w:val="nil"/>
          <w:right w:val="nil"/>
          <w:between w:val="nil"/>
        </w:pBdr>
        <w:spacing w:line="480" w:lineRule="auto"/>
        <w:ind w:firstLine="720"/>
        <w:rPr>
          <w:del w:id="19" w:author="Author"/>
        </w:rPr>
        <w:pPrChange w:id="20" w:author="Author">
          <w:pPr>
            <w:pBdr>
              <w:top w:val="nil"/>
              <w:left w:val="nil"/>
              <w:bottom w:val="nil"/>
              <w:right w:val="nil"/>
              <w:between w:val="nil"/>
            </w:pBdr>
            <w:spacing w:line="480" w:lineRule="auto"/>
          </w:pPr>
        </w:pPrChange>
      </w:pPr>
      <w:r>
        <w:lastRenderedPageBreak/>
        <w:t xml:space="preserve">Given the large impact of disasters, it is important to assess the risk of disaster events as quickly as possible. Traditionally, the risk assessment of disasters </w:t>
      </w:r>
      <w:proofErr w:type="gramStart"/>
      <w:r>
        <w:t>rely</w:t>
      </w:r>
      <w:proofErr w:type="gramEnd"/>
      <w:r>
        <w:t xml:space="preserve"> on the judgment of public safety experts based on information obtained after the event, such as casualties and economic loss. However, this may not be efficient enough for taking immediate responses. Because of this</w:t>
      </w:r>
      <w:r w:rsidRPr="00D378C1">
        <w:t xml:space="preserve">, researchers </w:t>
      </w:r>
      <w:r>
        <w:t xml:space="preserve">have started </w:t>
      </w:r>
      <w:r w:rsidRPr="00D378C1">
        <w:t xml:space="preserve">to realize the importance of </w:t>
      </w:r>
      <w:r>
        <w:t>social media information</w:t>
      </w:r>
      <w:r w:rsidRPr="00D378C1">
        <w:t xml:space="preserve">. </w:t>
      </w:r>
      <w:r w:rsidRPr="00B22A06">
        <w:t xml:space="preserve">Compared to </w:t>
      </w:r>
      <w:r>
        <w:t xml:space="preserve">the </w:t>
      </w:r>
      <w:r w:rsidRPr="00B22A06">
        <w:t xml:space="preserve">traditional offline social mode, </w:t>
      </w:r>
      <w:r>
        <w:t>social media allow</w:t>
      </w:r>
      <w:r w:rsidRPr="00B22A06">
        <w:t xml:space="preserve"> people </w:t>
      </w:r>
      <w:r>
        <w:t xml:space="preserve">to </w:t>
      </w:r>
      <w:r w:rsidRPr="00B22A06">
        <w:t xml:space="preserve">obtain information and communicate with each other </w:t>
      </w:r>
      <w:r>
        <w:t xml:space="preserve">effectively and </w:t>
      </w:r>
      <w:r w:rsidRPr="00B22A06">
        <w:t xml:space="preserve">in real-time. </w:t>
      </w:r>
      <w:del w:id="21" w:author="Author">
        <w:r w:rsidDel="001A58F7">
          <w:delText xml:space="preserve">For example, Twitter and </w:delText>
        </w:r>
        <w:r w:rsidRPr="00B22A06" w:rsidDel="001A58F7">
          <w:delText>Weibo</w:delText>
        </w:r>
        <w:r w:rsidDel="001A58F7">
          <w:delText xml:space="preserve"> have</w:delText>
        </w:r>
        <w:r w:rsidRPr="00B22A06" w:rsidDel="001A58F7">
          <w:delText xml:space="preserve"> multiple functions </w:delText>
        </w:r>
        <w:r w:rsidDel="001A58F7">
          <w:delText xml:space="preserve">that empower people to share information </w:delText>
        </w:r>
        <w:r w:rsidRPr="00B22A06" w:rsidDel="001A58F7">
          <w:delText xml:space="preserve">such as posting, reposting, commenting, liking, and following other users. </w:delText>
        </w:r>
        <w:r w:rsidDel="001A58F7">
          <w:delText xml:space="preserve">Social media information is widely used in information systems research including recognition of misinformation, detection of corporate fraud, and identification of rules during information sharing </w:delText>
        </w:r>
        <w:r w:rsidDel="001A58F7">
          <w:fldChar w:fldCharType="begin">
            <w:fldData xml:space="preserve">PEVuZE5vdGU+PENpdGU+PEF1dGhvcj5TdGllZ2xpdHo8L0F1dGhvcj48WWVhcj4yMDEzPC9ZZWFy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</w:fldData>
          </w:fldChar>
        </w:r>
        <w:r w:rsidDel="001A58F7">
          <w:delInstrText xml:space="preserve"> ADDIN EN.CITE </w:delInstrText>
        </w:r>
        <w:r w:rsidDel="001A58F7">
          <w:fldChar w:fldCharType="begin">
            <w:fldData xml:space="preserve">PEVuZE5vdGU+PENpdGU+PEF1dGhvcj5TdGllZ2xpdHo8L0F1dGhvcj48WWVhcj4yMDEzPC9ZZWFy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</w:fldData>
          </w:fldChar>
        </w:r>
        <w:r w:rsidDel="001A58F7">
          <w:delInstrText xml:space="preserve"> ADDIN EN.CITE.DATA </w:delInstrText>
        </w:r>
        <w:r w:rsidDel="001A58F7">
          <w:fldChar w:fldCharType="end"/>
        </w:r>
        <w:r w:rsidDel="001A58F7">
          <w:fldChar w:fldCharType="separate"/>
        </w:r>
        <w:r w:rsidDel="001A58F7">
          <w:rPr>
            <w:noProof/>
          </w:rPr>
          <w:delText>(Dong, Liao, &amp; Zhang, 2018; Stieglitz &amp; Dang-Xuan, 2013; Wang, Pang, &amp; Pavlou, 2021)</w:delText>
        </w:r>
        <w:r w:rsidDel="001A58F7">
          <w:fldChar w:fldCharType="end"/>
        </w:r>
        <w:r w:rsidDel="001A58F7">
          <w:delText xml:space="preserve">. Besides the potential economic benefits brought by analyzing social media information, it is also important to find the answer to “how to prevent things from getting worse” or “how to keep things in their routine”. </w:delText>
        </w:r>
      </w:del>
    </w:p>
    <w:p w14:paraId="7AB4FE28" w14:textId="77777777" w:rsidR="00A940CB" w:rsidRDefault="00A940CB">
      <w:pPr>
        <w:pBdr>
          <w:top w:val="nil"/>
          <w:left w:val="nil"/>
          <w:bottom w:val="nil"/>
          <w:right w:val="nil"/>
          <w:between w:val="nil"/>
        </w:pBdr>
        <w:spacing w:line="480" w:lineRule="auto"/>
        <w:ind w:firstLine="720"/>
        <w:rPr>
          <w:color w:val="000000"/>
        </w:rPr>
        <w:pPrChange w:id="22" w:author="Author">
          <w:pPr>
            <w:pBdr>
              <w:top w:val="nil"/>
              <w:left w:val="nil"/>
              <w:bottom w:val="nil"/>
              <w:right w:val="nil"/>
              <w:between w:val="nil"/>
            </w:pBdr>
            <w:spacing w:line="480" w:lineRule="auto"/>
          </w:pPr>
        </w:pPrChange>
      </w:pPr>
    </w:p>
    <w:p w14:paraId="49B0D43E" w14:textId="0592D1F0" w:rsidR="00E221FF" w:rsidRDefault="00665775" w:rsidP="00F144D9">
      <w:pPr>
        <w:pBdr>
          <w:top w:val="nil"/>
          <w:left w:val="nil"/>
          <w:bottom w:val="nil"/>
          <w:right w:val="nil"/>
          <w:between w:val="nil"/>
        </w:pBdr>
        <w:spacing w:line="480" w:lineRule="auto"/>
      </w:pPr>
      <w:ins w:id="23" w:author="Author">
        <w:r>
          <w:tab/>
        </w:r>
      </w:ins>
      <w:r w:rsidR="00E221FF">
        <w:t xml:space="preserve">Researchers have studied the use of social media </w:t>
      </w:r>
      <w:r w:rsidR="00E221FF" w:rsidRPr="00B22A06">
        <w:t xml:space="preserve">information to </w:t>
      </w:r>
      <w:r w:rsidR="00E221FF">
        <w:t xml:space="preserve">understand </w:t>
      </w:r>
      <w:r w:rsidR="00E221FF" w:rsidRPr="00B22A06">
        <w:t xml:space="preserve">the voice from </w:t>
      </w:r>
      <w:r w:rsidR="00E221FF">
        <w:t xml:space="preserve">the public to manage disaster risks by finding people’s preference in sharing disaster-related content during a disaster </w:t>
      </w:r>
      <w:r w:rsidR="00E221FF">
        <w:fldChar w:fldCharType="begin"/>
      </w:r>
      <w:r w:rsidR="00E221FF">
        <w:instrText xml:space="preserve"> ADDIN EN.CITE &lt;EndNote&gt;&lt;Cite&gt;&lt;Author&gt;E&lt;/Author&gt;&lt;Year&gt;2022&lt;/Year&gt;&lt;RecNum&gt;91&lt;/RecNum&gt;&lt;DisplayText&gt;(E, Yang, &amp;amp; Chau, 2022)&lt;/DisplayText&gt;&lt;record&gt;&lt;rec-number&gt;91&lt;/rec-number&gt;&lt;foreign-keys&gt;&lt;key app="EN" db-id="2t0w2ffe2ewzsaea5w2pds9esv595e59s5at" timestamp="1677094916" guid="be2f6937-0802-4ab0-b0e3-c4ee3285ea96"&gt;91&lt;/key&gt;&lt;/foreign-keys&gt;&lt;ref-type name="Journal Article"&gt;17&lt;/ref-type&gt;&lt;contributors&gt;&lt;authors&gt;&lt;author&gt;E, Feiyu&lt;/author&gt;&lt;author&gt;Yang, Lili&lt;/author&gt;&lt;author&gt;Chau, Michael&lt;/author&gt;&lt;/authors&gt;&lt;/contributors&gt;&lt;titles&gt;&lt;title&gt;What Are People’s Concerns During Different Disaster Stages? A Case Study of COVID-19&lt;/title&gt;&lt;/titles&gt;&lt;dates&gt;&lt;year&gt;2022&lt;/year&gt;&lt;/dates&gt;&lt;urls&gt;&lt;/urls&gt;&lt;/record&gt;&lt;/Cite&gt;&lt;/EndNote&gt;</w:instrText>
      </w:r>
      <w:r w:rsidR="00E221FF">
        <w:fldChar w:fldCharType="separate"/>
      </w:r>
      <w:r w:rsidR="00E221FF">
        <w:rPr>
          <w:noProof/>
        </w:rPr>
        <w:t>(E, Yang, &amp; Chau, 2022)</w:t>
      </w:r>
      <w:r w:rsidR="00E221FF">
        <w:fldChar w:fldCharType="end"/>
      </w:r>
      <w:r w:rsidR="00E221FF">
        <w:t xml:space="preserve">,  or apply crowdsourcing to help relieve the consequences of a disaster </w:t>
      </w:r>
      <w:r w:rsidR="00E221FF">
        <w:fldChar w:fldCharType="begin"/>
      </w:r>
      <w:r w:rsidR="00E221FF">
        <w:instrText xml:space="preserve"> ADDIN EN.CITE &lt;EndNote&gt;&lt;Cite&gt;&lt;Author&gt;Gupta&lt;/Author&gt;&lt;Year&gt;2018&lt;/Year&gt;&lt;RecNum&gt;62&lt;/RecNum&gt;&lt;DisplayText&gt;(Gupta, Deokar, Iyer, Sharda, &amp;amp; Schrader, 2018)&lt;/DisplayText&gt;&lt;record&gt;&lt;rec-number&gt;62&lt;/rec-number&gt;&lt;foreign-keys&gt;&lt;key app="EN" db-id="2t0w2ffe2ewzsaea5w2pds9esv595e59s5at" timestamp="1677077631" guid="633e3b41-e635-40a2-a649-8bea73eb9c63"&gt;62&lt;/key&gt;&lt;/foreign-keys&gt;&lt;ref-type name="Journal Article"&gt;17&lt;/ref-type&gt;&lt;contributors&gt;&lt;authors&gt;&lt;author&gt;Gupta, Ashish&lt;/author&gt;&lt;author&gt;Deokar, Amit&lt;/author&gt;&lt;author&gt;Iyer, Lakshmi&lt;/author&gt;&lt;author&gt;Sharda, Ramesh&lt;/author&gt;&lt;author&gt;Schrader, Dave&lt;/author&gt;&lt;/authors&gt;&lt;/contributors&gt;&lt;titles&gt;&lt;title&gt;Big data &amp;amp; analytics for societal impact: Recent research and trends&lt;/title&gt;&lt;secondary-title&gt;Information Systems Frontiers&lt;/secondary-title&gt;&lt;/titles&gt;&lt;periodical&gt;&lt;full-title&gt;Information systems frontiers&lt;/full-title&gt;&lt;/periodical&gt;&lt;pages&gt;185-194&lt;/pages&gt;&lt;volume&gt;20&lt;/volume&gt;&lt;dates&gt;&lt;year&gt;2018&lt;/year&gt;&lt;/dates&gt;&lt;isbn&gt;1387-3326&lt;/isbn&gt;&lt;urls&gt;&lt;/urls&gt;&lt;/record&gt;&lt;/Cite&gt;&lt;/EndNote&gt;</w:instrText>
      </w:r>
      <w:r w:rsidR="00E221FF">
        <w:fldChar w:fldCharType="separate"/>
      </w:r>
      <w:r w:rsidR="00E221FF">
        <w:rPr>
          <w:noProof/>
        </w:rPr>
        <w:t>(Gupta, Deokar, Iyer, Sharda, &amp; Schrader, 2018)</w:t>
      </w:r>
      <w:r w:rsidR="00E221FF">
        <w:fldChar w:fldCharType="end"/>
      </w:r>
      <w:r w:rsidR="00E221FF" w:rsidRPr="00B22A06">
        <w:t>.</w:t>
      </w:r>
      <w:r w:rsidR="00E221FF">
        <w:t xml:space="preserve"> However, finding useful information from social media is not easy, given the very large volume and unstructured nature of data. Tens of thousands of texts are often posted on social media shortly after a disaster event. Manually finding and analyzing such data requires a lot of cognitive effort from the experts who are responsible for disaster risk assessment.  </w:t>
      </w:r>
    </w:p>
    <w:p w14:paraId="504B4449" w14:textId="221F3C0C" w:rsidR="00E221FF" w:rsidDel="00D639C1" w:rsidRDefault="00D639C1" w:rsidP="00F144D9">
      <w:pPr>
        <w:pBdr>
          <w:top w:val="nil"/>
          <w:left w:val="nil"/>
          <w:bottom w:val="nil"/>
          <w:right w:val="nil"/>
          <w:between w:val="nil"/>
        </w:pBdr>
        <w:spacing w:line="480" w:lineRule="auto"/>
        <w:rPr>
          <w:del w:id="24" w:author="Author"/>
          <w:color w:val="000000"/>
        </w:rPr>
      </w:pPr>
      <w:ins w:id="25" w:author="Author">
        <w:r>
          <w:tab/>
        </w:r>
      </w:ins>
    </w:p>
    <w:p w14:paraId="0DE5A17A" w14:textId="086B44EE" w:rsidR="005D3998" w:rsidRDefault="00E221FF" w:rsidP="001A363A">
      <w:pPr>
        <w:pBdr>
          <w:top w:val="nil"/>
          <w:left w:val="nil"/>
          <w:bottom w:val="nil"/>
          <w:right w:val="nil"/>
          <w:between w:val="nil"/>
        </w:pBdr>
        <w:spacing w:line="480" w:lineRule="auto"/>
        <w:rPr>
          <w:color w:val="000000"/>
        </w:rPr>
      </w:pPr>
      <w:del w:id="26" w:author="Author">
        <w:r w:rsidDel="001A363A">
          <w:delText xml:space="preserve">With the rapid advances of artificial intelligence and natural language processing </w:delText>
        </w:r>
        <w:r w:rsidRPr="00B22A06" w:rsidDel="001A363A">
          <w:rPr>
            <w:color w:val="000000"/>
          </w:rPr>
          <w:delText>(NLP)</w:delText>
        </w:r>
        <w:r w:rsidDel="001A363A">
          <w:rPr>
            <w:color w:val="000000"/>
          </w:rPr>
          <w:delText xml:space="preserve"> </w:delText>
        </w:r>
        <w:r w:rsidDel="001A363A">
          <w:delText xml:space="preserve">techniques in the past few years, it is important to study how to reapportion the various tasks involved in disaster risk assessment between humans and computers </w:delText>
        </w:r>
        <w:r w:rsidR="001E2C33" w:rsidDel="001A363A">
          <w:fldChar w:fldCharType="begin"/>
        </w:r>
        <w:r w:rsidR="001E2C33" w:rsidDel="001A363A">
          <w:delInstrText xml:space="preserve"> ADDIN EN.CITE &lt;EndNote&gt;&lt;Cite&gt;&lt;Author&gt;Fjelstad&lt;/Author&gt;&lt;Year&gt;1986&lt;/Year&gt;&lt;RecNum&gt;106&lt;/RecNum&gt;&lt;DisplayText&gt;(Fjelstad &amp;amp; Konsynski, 1986)&lt;/DisplayText&gt;&lt;record&gt;&lt;rec-number&gt;106&lt;/rec-number&gt;&lt;foreign-keys&gt;&lt;key app="EN" db-id="2t0w2ffe2ewzsaea5w2pds9esv595e59s5at" timestamp="1677592170"&gt;106&lt;/key&gt;&lt;/foreign-keys&gt;&lt;ref-type name="Journal Article"&gt;17&lt;/ref-type&gt;&lt;contributors&gt;&lt;authors&gt;&lt;author&gt;Fjelstad, Oystein D&lt;/author&gt;&lt;author&gt;Konsynski, Benn R&lt;/author&gt;&lt;/authors&gt;&lt;/contributors&gt;&lt;titles&gt;&lt;title&gt;The Role of Cognitive Apportionment in Information Systems&lt;/title&gt;&lt;/titles&gt;&lt;dates&gt;&lt;year&gt;1986&lt;/year&gt;&lt;/dates&gt;&lt;urls&gt;&lt;/urls&gt;&lt;/record&gt;&lt;/Cite&gt;&lt;/EndNote&gt;</w:delInstrText>
        </w:r>
        <w:r w:rsidR="001E2C33" w:rsidDel="001A363A">
          <w:fldChar w:fldCharType="separate"/>
        </w:r>
        <w:r w:rsidR="001E2C33" w:rsidDel="001A363A">
          <w:rPr>
            <w:noProof/>
          </w:rPr>
          <w:delText>(Fjelstad &amp; Konsynski, 1986)</w:delText>
        </w:r>
        <w:r w:rsidR="001E2C33" w:rsidDel="001A363A">
          <w:fldChar w:fldCharType="end"/>
        </w:r>
        <w:r w:rsidR="001E2C33" w:rsidDel="001A363A">
          <w:delText xml:space="preserve"> </w:delText>
        </w:r>
        <w:r w:rsidDel="001A363A">
          <w:delText xml:space="preserve">. </w:delText>
        </w:r>
        <w:r w:rsidR="00227C41" w:rsidRPr="00B22A06" w:rsidDel="001A58F7">
          <w:rPr>
            <w:color w:val="000000"/>
          </w:rPr>
          <w:delText xml:space="preserve">Natural </w:delText>
        </w:r>
        <w:r w:rsidR="004A597E" w:rsidDel="001A58F7">
          <w:rPr>
            <w:color w:val="000000"/>
          </w:rPr>
          <w:delText>l</w:delText>
        </w:r>
        <w:r w:rsidR="004A597E" w:rsidRPr="00B22A06" w:rsidDel="001A58F7">
          <w:rPr>
            <w:color w:val="000000"/>
          </w:rPr>
          <w:delText xml:space="preserve">anguage </w:delText>
        </w:r>
        <w:r w:rsidR="004A597E" w:rsidDel="001A58F7">
          <w:rPr>
            <w:color w:val="000000"/>
          </w:rPr>
          <w:delText>p</w:delText>
        </w:r>
        <w:r w:rsidR="004A597E" w:rsidRPr="00B22A06" w:rsidDel="001A58F7">
          <w:rPr>
            <w:color w:val="000000"/>
          </w:rPr>
          <w:delText xml:space="preserve">rocessing </w:delText>
        </w:r>
        <w:r w:rsidR="00227C41" w:rsidRPr="00B22A06" w:rsidDel="001A58F7">
          <w:rPr>
            <w:color w:val="000000"/>
          </w:rPr>
          <w:delText xml:space="preserve">(NLP) is a useful tool to </w:delText>
        </w:r>
        <w:r w:rsidDel="001A58F7">
          <w:rPr>
            <w:color w:val="000000"/>
          </w:rPr>
          <w:delText xml:space="preserve">help with </w:delText>
        </w:r>
        <w:r w:rsidR="00227C41" w:rsidRPr="00B22A06" w:rsidDel="001A58F7">
          <w:rPr>
            <w:color w:val="000000"/>
          </w:rPr>
          <w:delText>feature-based risk assessments</w:delText>
        </w:r>
        <w:r w:rsidR="004A597E" w:rsidDel="001A58F7">
          <w:rPr>
            <w:color w:val="000000"/>
          </w:rPr>
          <w:delText xml:space="preserve"> on social media</w:delText>
        </w:r>
        <w:r w:rsidR="00227C41" w:rsidRPr="00B22A06" w:rsidDel="001A58F7">
          <w:rPr>
            <w:color w:val="000000"/>
          </w:rPr>
          <w:delText xml:space="preserve">. </w:delText>
        </w:r>
      </w:del>
      <w:r w:rsidR="00227C41" w:rsidRPr="00B22A06">
        <w:rPr>
          <w:color w:val="000000"/>
        </w:rPr>
        <w:t xml:space="preserve">In recent years, </w:t>
      </w:r>
      <w:r w:rsidR="000179A6">
        <w:rPr>
          <w:color w:val="000000"/>
        </w:rPr>
        <w:t xml:space="preserve">NLP </w:t>
      </w:r>
      <w:r w:rsidR="00623016">
        <w:rPr>
          <w:color w:val="000000"/>
        </w:rPr>
        <w:t xml:space="preserve">technologies based on machine learning and </w:t>
      </w:r>
      <w:r w:rsidR="00227C41" w:rsidRPr="00B22A06">
        <w:rPr>
          <w:color w:val="000000"/>
        </w:rPr>
        <w:t>deep</w:t>
      </w:r>
      <w:r w:rsidR="00623016">
        <w:rPr>
          <w:color w:val="000000"/>
        </w:rPr>
        <w:t xml:space="preserve"> </w:t>
      </w:r>
      <w:r w:rsidR="00227C41" w:rsidRPr="00B22A06">
        <w:rPr>
          <w:color w:val="000000"/>
        </w:rPr>
        <w:t>learning</w:t>
      </w:r>
      <w:r w:rsidR="000179A6">
        <w:rPr>
          <w:color w:val="000000"/>
        </w:rPr>
        <w:t xml:space="preserve">, including pre-trained large language models (LLMs) such as </w:t>
      </w:r>
      <w:proofErr w:type="spellStart"/>
      <w:r w:rsidR="000179A6">
        <w:rPr>
          <w:color w:val="000000"/>
        </w:rPr>
        <w:t>ChatGPT</w:t>
      </w:r>
      <w:proofErr w:type="spellEnd"/>
      <w:r w:rsidR="000179A6">
        <w:rPr>
          <w:color w:val="000000"/>
        </w:rPr>
        <w:t xml:space="preserve"> and BERT,</w:t>
      </w:r>
      <w:r w:rsidR="00227C41" w:rsidRPr="00B22A06">
        <w:rPr>
          <w:color w:val="000000"/>
        </w:rPr>
        <w:t xml:space="preserve"> have achieved rapid </w:t>
      </w:r>
      <w:r w:rsidR="00281D24">
        <w:rPr>
          <w:color w:val="000000"/>
        </w:rPr>
        <w:t>advances</w:t>
      </w:r>
      <w:r w:rsidR="00227C41" w:rsidRPr="00B22A06">
        <w:rPr>
          <w:color w:val="000000"/>
        </w:rPr>
        <w:t xml:space="preserve">. Applying NLP to information extraction has great potential to help decision-makers detect potential risks behind events, which is conducive to social stability. Important features of the event-related social media contents </w:t>
      </w:r>
      <w:r w:rsidR="00623016">
        <w:rPr>
          <w:color w:val="000000"/>
        </w:rPr>
        <w:t>can</w:t>
      </w:r>
      <w:r w:rsidR="00623016" w:rsidRPr="00B22A06">
        <w:rPr>
          <w:color w:val="000000"/>
        </w:rPr>
        <w:t xml:space="preserve"> </w:t>
      </w:r>
      <w:r w:rsidR="00227C41" w:rsidRPr="00B22A06">
        <w:rPr>
          <w:color w:val="000000"/>
        </w:rPr>
        <w:t>be identified using NLP algorithms, serving as a basis to quantitatively assess the risk of the event</w:t>
      </w:r>
      <w:r w:rsidR="004E3C64">
        <w:rPr>
          <w:color w:val="000000"/>
        </w:rPr>
        <w:t>.</w:t>
      </w:r>
      <w:r w:rsidR="004E3C64" w:rsidRPr="00B22A06">
        <w:rPr>
          <w:color w:val="000000"/>
        </w:rPr>
        <w:t xml:space="preserve"> </w:t>
      </w:r>
      <w:r w:rsidR="004E3C64">
        <w:rPr>
          <w:color w:val="000000"/>
        </w:rPr>
        <w:t>I</w:t>
      </w:r>
      <w:r w:rsidR="00227C41" w:rsidRPr="00B22A06">
        <w:rPr>
          <w:color w:val="000000"/>
        </w:rPr>
        <w:t xml:space="preserve">nfluence and sentiment are two representatives </w:t>
      </w:r>
      <w:r w:rsidR="004E3C64">
        <w:rPr>
          <w:color w:val="000000"/>
        </w:rPr>
        <w:t xml:space="preserve">of such features </w:t>
      </w:r>
      <w:r w:rsidR="003C6BBB" w:rsidRPr="00B22A06">
        <w:rPr>
          <w:color w:val="000000"/>
        </w:rPr>
        <w:fldChar w:fldCharType="begin"/>
      </w:r>
      <w:r w:rsidR="002F3BF1">
        <w:rPr>
          <w:color w:val="000000"/>
        </w:rPr>
        <w:instrText xml:space="preserve"> ADDIN EN.CITE &lt;EndNote&gt;&lt;Cite&gt;&lt;Author&gt;Francalanci&lt;/Author&gt;&lt;Year&gt;2017&lt;/Year&gt;&lt;RecNum&gt;7&lt;/RecNum&gt;&lt;DisplayText&gt;(Francalanci &amp;amp; Hussain, 2017; Kensinger &amp;amp; Corkin, 2004)&lt;/DisplayText&gt;&lt;record&gt;&lt;rec-number&gt;7&lt;/rec-number&gt;&lt;foreign-keys&gt;&lt;key app="EN" db-id="2t0w2ffe2ewzsaea5w2pds9esv595e59s5at" timestamp="1655328526" guid="c4bd3a82-e255-4608-89d4-36f8f9f234c1"&gt;7&lt;/key&gt;&lt;/foreign-keys&gt;&lt;ref-type name="Journal Article"&gt;17&lt;/ref-type&gt;&lt;contributors&gt;&lt;authors&gt;&lt;author&gt;Francalanci, Chiara&lt;/author&gt;&lt;author&gt;Hussain, Ajaz&lt;/author&gt;&lt;/authors&gt;&lt;/contributors&gt;&lt;titles&gt;&lt;title&gt;Influence-based Twitter browsing with NavigTweet&lt;/title&gt;&lt;secondary-title&gt;Information Systems&lt;/secondary-title&gt;&lt;/titles&gt;&lt;periodical&gt;&lt;full-title&gt;Information Systems&lt;/full-title&gt;&lt;/periodical&gt;&lt;pages&gt;119-131&lt;/pages&gt;&lt;volume&gt;64&lt;/volume&gt;&lt;dates&gt;&lt;year&gt;2017&lt;/year&gt;&lt;/dates&gt;&lt;isbn&gt;0306-4379&lt;/isbn&gt;&lt;urls&gt;&lt;/urls&gt;&lt;/record&gt;&lt;/Cite&gt;&lt;Cite&gt;&lt;Author&gt;Kensinger&lt;/Author&gt;&lt;Year&gt;2004&lt;/Year&gt;&lt;RecNum&gt;8&lt;/RecNum&gt;&lt;record&gt;&lt;rec-number&gt;8&lt;/rec-number&gt;&lt;foreign-keys&gt;&lt;key app="EN" db-id="2t0w2ffe2ewzsaea5w2pds9esv595e59s5at" timestamp="1655328527" guid="367f7361-fef7-4c67-89d3-beff60436a88"&gt;8&lt;/key&gt;&lt;/foreign-keys&gt;&lt;ref-type name="Journal Article"&gt;17&lt;/ref-type&gt;&lt;contributors&gt;&lt;authors&gt;&lt;author&gt;Kensinger, Elizabeth A&lt;/author&gt;&lt;author&gt;Corkin, Suzanne&lt;/author&gt;&lt;/authors&gt;&lt;/contributors&gt;&lt;titles&gt;&lt;title&gt;Two routes to emotional memory: Distinct neural processes for valence and arousal&lt;/title&gt;&lt;secondary-title&gt;Proceedings of the National Academy of Sciences&lt;/secondary-title&gt;&lt;/titles&gt;&lt;periodical&gt;&lt;full-title&gt;Proceedings of the National Academy of Sciences&lt;/full-title&gt;&lt;/periodical&gt;&lt;pages&gt;3310-3315&lt;/pages&gt;&lt;volume&gt;101&lt;/volume&gt;&lt;number&gt;9&lt;/number&gt;&lt;dates&gt;&lt;year&gt;2004&lt;/year&gt;&lt;/dates&gt;&lt;isbn&gt;0027-8424&lt;/isbn&gt;&lt;urls&gt;&lt;/urls&gt;&lt;/record&gt;&lt;/Cite&gt;&lt;/EndNote&gt;</w:instrText>
      </w:r>
      <w:r w:rsidR="003C6BBB" w:rsidRPr="00B22A06">
        <w:rPr>
          <w:color w:val="000000"/>
        </w:rPr>
        <w:fldChar w:fldCharType="separate"/>
      </w:r>
      <w:r w:rsidR="003C6BBB" w:rsidRPr="00B22A06">
        <w:rPr>
          <w:noProof/>
          <w:color w:val="000000"/>
        </w:rPr>
        <w:t>(Francalanci &amp; Hussain, 2017; Kensinger &amp; Corkin, 2004)</w:t>
      </w:r>
      <w:r w:rsidR="003C6BBB" w:rsidRPr="00B22A06">
        <w:rPr>
          <w:color w:val="000000"/>
        </w:rPr>
        <w:fldChar w:fldCharType="end"/>
      </w:r>
      <w:r w:rsidR="003C6BBB" w:rsidRPr="00B22A06">
        <w:rPr>
          <w:color w:val="000000"/>
        </w:rPr>
        <w:t>.</w:t>
      </w:r>
      <w:r w:rsidR="00227C41" w:rsidRPr="00B22A06">
        <w:rPr>
          <w:color w:val="000000"/>
        </w:rPr>
        <w:t xml:space="preserve"> The influence of social media posts reflects the degree of diffusion and attention attracted by an event </w:t>
      </w:r>
      <w:r w:rsidR="00227C41" w:rsidRPr="00B22A06">
        <w:rPr>
          <w:color w:val="000000"/>
        </w:rPr>
        <w:lastRenderedPageBreak/>
        <w:t xml:space="preserve">that depends on the influence of the corresponding user. Top influencers on the online social network could be measured according to user relationships </w:t>
      </w:r>
      <w:r w:rsidR="00AD6277" w:rsidRPr="00B22A06">
        <w:fldChar w:fldCharType="begin"/>
      </w:r>
      <w:r w:rsidR="00AD6277">
        <w:instrText xml:space="preserve"> ADDIN EN.CITE &lt;EndNote&gt;&lt;Cite&gt;&lt;Author&gt;Riquelme&lt;/Author&gt;&lt;Year&gt;2016&lt;/Year&gt;&lt;RecNum&gt;2&lt;/RecNum&gt;&lt;DisplayText&gt;(Francalanci &amp;amp; Hussain, 2017; Riquelme &amp;amp; González-Cantergiani, 2016)&lt;/DisplayText&gt;&lt;record&gt;&lt;rec-number&gt;2&lt;/rec-number&gt;&lt;foreign-keys&gt;&lt;key app="EN" db-id="2t0w2ffe2ewzsaea5w2pds9esv595e59s5at" timestamp="1655328506" guid="72f1c9b9-9d49-4ea7-af2a-b67f45a1d948"&gt;2&lt;/key&gt;&lt;/foreign-keys&gt;&lt;ref-type name="Journal Article"&gt;17&lt;/ref-type&gt;&lt;contributors&gt;&lt;authors&gt;&lt;author&gt;Riquelme, Fabián&lt;/author&gt;&lt;author&gt;González-Cantergiani, Pablo&lt;/author&gt;&lt;/authors&gt;&lt;/contributors&gt;&lt;titles&gt;&lt;title&gt;Measuring user influence on Twitter: A survey&lt;/title&gt;&lt;secondary-title&gt;Information processing &amp;amp; management&lt;/secondary-title&gt;&lt;/titles&gt;&lt;periodical&gt;&lt;full-title&gt;Information processing &amp;amp; management&lt;/full-title&gt;&lt;/periodical&gt;&lt;pages&gt;949-975&lt;/pages&gt;&lt;volume&gt;52&lt;/volume&gt;&lt;number&gt;5&lt;/number&gt;&lt;dates&gt;&lt;year&gt;2016&lt;/year&gt;&lt;/dates&gt;&lt;isbn&gt;0306-4573&lt;/isbn&gt;&lt;urls&gt;&lt;/urls&gt;&lt;/record&gt;&lt;/Cite&gt;&lt;Cite&gt;&lt;Author&gt;Francalanci&lt;/Author&gt;&lt;Year&gt;2017&lt;/Year&gt;&lt;RecNum&gt;7&lt;/RecNum&gt;&lt;record&gt;&lt;rec-number&gt;7&lt;/rec-number&gt;&lt;foreign-keys&gt;&lt;key app="EN" db-id="2t0w2ffe2ewzsaea5w2pds9esv595e59s5at" timestamp="1655328526" guid="c4bd3a82-e255-4608-89d4-36f8f9f234c1"&gt;7&lt;/key&gt;&lt;/foreign-keys&gt;&lt;ref-type name="Journal Article"&gt;17&lt;/ref-type&gt;&lt;contributors&gt;&lt;authors&gt;&lt;author&gt;Francalanci, Chiara&lt;/author&gt;&lt;author&gt;Hussain, Ajaz&lt;/author&gt;&lt;/authors&gt;&lt;/contributors&gt;&lt;titles&gt;&lt;title&gt;Influence-based Twitter browsing with NavigTweet&lt;/title&gt;&lt;secondary-title&gt;Information Systems&lt;/secondary-title&gt;&lt;/titles&gt;&lt;periodical&gt;&lt;full-title&gt;Information Systems&lt;/full-title&gt;&lt;/periodical&gt;&lt;pages&gt;119-131&lt;/pages&gt;&lt;volume&gt;64&lt;/volume&gt;&lt;dates&gt;&lt;year&gt;2017&lt;/year&gt;&lt;/dates&gt;&lt;isbn&gt;0306-4379&lt;/isbn&gt;&lt;urls&gt;&lt;/urls&gt;&lt;/record&gt;&lt;/Cite&gt;&lt;/EndNote&gt;</w:instrText>
      </w:r>
      <w:r w:rsidR="00AD6277" w:rsidRPr="00B22A06">
        <w:fldChar w:fldCharType="separate"/>
      </w:r>
      <w:r w:rsidR="00AD6277">
        <w:rPr>
          <w:noProof/>
        </w:rPr>
        <w:t>(Francalanci &amp; Hussain, 2017; Riquelme &amp; González-Cantergiani, 2016)</w:t>
      </w:r>
      <w:r w:rsidR="00AD6277" w:rsidRPr="00B22A06">
        <w:fldChar w:fldCharType="end"/>
      </w:r>
      <w:r w:rsidR="00227C41" w:rsidRPr="00B22A06">
        <w:rPr>
          <w:color w:val="000000"/>
        </w:rPr>
        <w:t xml:space="preserve">. Besides the influence, psychological aspects are </w:t>
      </w:r>
      <w:r w:rsidR="000D3107">
        <w:rPr>
          <w:color w:val="000000"/>
        </w:rPr>
        <w:t>shown</w:t>
      </w:r>
      <w:r w:rsidR="000D3107" w:rsidRPr="00B22A06">
        <w:rPr>
          <w:color w:val="000000"/>
        </w:rPr>
        <w:t xml:space="preserve"> </w:t>
      </w:r>
      <w:r w:rsidR="00227C41" w:rsidRPr="00B22A06">
        <w:rPr>
          <w:color w:val="000000"/>
        </w:rPr>
        <w:t xml:space="preserve">to be crucial when assessing the perceived safety risk </w:t>
      </w:r>
      <w:r w:rsidR="000D3107">
        <w:rPr>
          <w:color w:val="000000"/>
        </w:rPr>
        <w:t>through</w:t>
      </w:r>
      <w:r w:rsidR="00227C41" w:rsidRPr="00B22A06">
        <w:rPr>
          <w:color w:val="000000"/>
        </w:rPr>
        <w:t xml:space="preserve"> tweeter-based sentiment analysis </w:t>
      </w:r>
      <w:r w:rsidR="00E37ED6" w:rsidRPr="00B22A06">
        <w:rPr>
          <w:color w:val="000000"/>
        </w:rPr>
        <w:fldChar w:fldCharType="begin"/>
      </w:r>
      <w:r w:rsidR="002F3BF1">
        <w:rPr>
          <w:color w:val="000000"/>
        </w:rPr>
        <w:instrText xml:space="preserve"> ADDIN EN.CITE &lt;EndNote&gt;&lt;Cite&gt;&lt;Author&gt;Garzia&lt;/Author&gt;&lt;Year&gt;2018&lt;/Year&gt;&lt;RecNum&gt;9&lt;/RecNum&gt;&lt;DisplayText&gt;(Garzia et al., 2018)&lt;/DisplayText&gt;&lt;record&gt;&lt;rec-number&gt;9&lt;/rec-number&gt;&lt;foreign-keys&gt;&lt;key app="EN" db-id="2t0w2ffe2ewzsaea5w2pds9esv595e59s5at" timestamp="1655328527" guid="44ad29b2-7e78-4cbf-9557-3213a4067833"&gt;9&lt;/key&gt;&lt;/foreign-keys&gt;&lt;ref-type name="Conference Proceedings"&gt;10&lt;/ref-type&gt;&lt;contributors&gt;&lt;authors&gt;&lt;author&gt;Garzia, Fabio&lt;/author&gt;&lt;author&gt;Cusani, Roberto&lt;/author&gt;&lt;author&gt;Borghini, Francesco&lt;/author&gt;&lt;author&gt;Saltini, Benedetta&lt;/author&gt;&lt;author&gt;Lombardi, Mara&lt;/author&gt;&lt;author&gt;Ramalingam, Soodamani&lt;/author&gt;&lt;/authors&gt;&lt;/contributors&gt;&lt;titles&gt;&lt;title&gt;Perceived risk assessment through open-source intelligent techniques for opinion mining and sentiment analysis: The case study of the Papal Basilica and Sacred Convent of Saint Francis in Assisi, Italy&lt;/title&gt;&lt;secondary-title&gt;2018 International Carnahan Conference on Security Technology (ICCST)&lt;/secondary-title&gt;&lt;/titles&gt;&lt;pages&gt;1-5&lt;/pages&gt;&lt;dates&gt;&lt;year&gt;2018&lt;/year&gt;&lt;/dates&gt;&lt;publisher&gt;IEEE&lt;/publisher&gt;&lt;isbn&gt;1538679310&lt;/isbn&gt;&lt;urls&gt;&lt;/urls&gt;&lt;/record&gt;&lt;/Cite&gt;&lt;/EndNote&gt;</w:instrText>
      </w:r>
      <w:r w:rsidR="00E37ED6" w:rsidRPr="00B22A06">
        <w:rPr>
          <w:color w:val="000000"/>
        </w:rPr>
        <w:fldChar w:fldCharType="separate"/>
      </w:r>
      <w:r w:rsidR="00E37ED6" w:rsidRPr="00B22A06">
        <w:rPr>
          <w:noProof/>
          <w:color w:val="000000"/>
        </w:rPr>
        <w:t>(Garzia et al., 2018)</w:t>
      </w:r>
      <w:r w:rsidR="00E37ED6" w:rsidRPr="00B22A06">
        <w:rPr>
          <w:color w:val="000000"/>
        </w:rPr>
        <w:fldChar w:fldCharType="end"/>
      </w:r>
      <w:r w:rsidR="00227C41" w:rsidRPr="00B22A06">
        <w:rPr>
          <w:color w:val="000000"/>
        </w:rPr>
        <w:t>. While there are discrete sentiment models in psychology</w:t>
      </w:r>
      <w:r w:rsidR="00E37ED6" w:rsidRPr="00B22A06">
        <w:rPr>
          <w:color w:val="000000"/>
        </w:rPr>
        <w:t xml:space="preserve"> </w:t>
      </w:r>
      <w:r w:rsidR="00E37ED6" w:rsidRPr="00B22A06">
        <w:rPr>
          <w:color w:val="000000"/>
        </w:rPr>
        <w:fldChar w:fldCharType="begin"/>
      </w:r>
      <w:r w:rsidR="002F3BF1">
        <w:rPr>
          <w:color w:val="000000"/>
        </w:rPr>
        <w:instrText xml:space="preserve"> ADDIN EN.CITE &lt;EndNote&gt;&lt;Cite&gt;&lt;Author&gt;Ekman&lt;/Author&gt;&lt;Year&gt;1971&lt;/Year&gt;&lt;RecNum&gt;10&lt;/RecNum&gt;&lt;DisplayText&gt;(Ekman &amp;amp; Friesen, 1971)&lt;/DisplayText&gt;&lt;record&gt;&lt;rec-number&gt;10&lt;/rec-number&gt;&lt;foreign-keys&gt;&lt;key app="EN" db-id="2t0w2ffe2ewzsaea5w2pds9esv595e59s5at" timestamp="1655328527" guid="896f9fbe-8289-4e41-957c-8ae52a81cc70"&gt;10&lt;/key&gt;&lt;/foreign-keys&gt;&lt;ref-type name="Journal Article"&gt;17&lt;/ref-type&gt;&lt;contributors&gt;&lt;authors&gt;&lt;author&gt;Ekman, Paul&lt;/author&gt;&lt;author&gt;Friesen, Wallace V&lt;/author&gt;&lt;/authors&gt;&lt;/contributors&gt;&lt;titles&gt;&lt;title&gt;Constants across cultures in the face and emotion&lt;/title&gt;&lt;secondary-title&gt;Journal of personality and social psychology&lt;/secondary-title&gt;&lt;/titles&gt;&lt;periodical&gt;&lt;full-title&gt;Journal of personality and social psychology&lt;/full-title&gt;&lt;/periodical&gt;&lt;pages&gt;124&lt;/pages&gt;&lt;volume&gt;17&lt;/volume&gt;&lt;number&gt;2&lt;/number&gt;&lt;dates&gt;&lt;year&gt;1971&lt;/year&gt;&lt;/dates&gt;&lt;isbn&gt;1939-1315&lt;/isbn&gt;&lt;urls&gt;&lt;/urls&gt;&lt;/record&gt;&lt;/Cite&gt;&lt;/EndNote&gt;</w:instrText>
      </w:r>
      <w:r w:rsidR="00E37ED6" w:rsidRPr="00B22A06">
        <w:rPr>
          <w:color w:val="000000"/>
        </w:rPr>
        <w:fldChar w:fldCharType="separate"/>
      </w:r>
      <w:r w:rsidR="00E37ED6" w:rsidRPr="00B22A06">
        <w:rPr>
          <w:noProof/>
          <w:color w:val="000000"/>
        </w:rPr>
        <w:t>(Ekman &amp; Friesen, 1971)</w:t>
      </w:r>
      <w:r w:rsidR="00E37ED6" w:rsidRPr="00B22A06">
        <w:rPr>
          <w:color w:val="000000"/>
        </w:rPr>
        <w:fldChar w:fldCharType="end"/>
      </w:r>
      <w:r w:rsidR="00227C41" w:rsidRPr="00B22A06">
        <w:rPr>
          <w:color w:val="000000"/>
        </w:rPr>
        <w:t xml:space="preserve">, continuous sentiment spaces </w:t>
      </w:r>
      <w:r w:rsidR="00EA48C4" w:rsidRPr="00B22A06">
        <w:rPr>
          <w:color w:val="000000"/>
        </w:rPr>
        <w:fldChar w:fldCharType="begin"/>
      </w:r>
      <w:r w:rsidR="002F3BF1">
        <w:rPr>
          <w:color w:val="000000"/>
        </w:rPr>
        <w:instrText xml:space="preserve"> ADDIN EN.CITE &lt;EndNote&gt;&lt;Cite&gt;&lt;Author&gt;Russell&lt;/Author&gt;&lt;Year&gt;1980&lt;/Year&gt;&lt;RecNum&gt;11&lt;/RecNum&gt;&lt;DisplayText&gt;(Russell, 1980)&lt;/DisplayText&gt;&lt;record&gt;&lt;rec-number&gt;11&lt;/rec-number&gt;&lt;foreign-keys&gt;&lt;key app="EN" db-id="2t0w2ffe2ewzsaea5w2pds9esv595e59s5at" timestamp="1655328527" guid="d97c2b0d-bbfc-497d-b59b-3a36bb73c231"&gt;11&lt;/key&gt;&lt;/foreign-keys&gt;&lt;ref-type name="Journal Article"&gt;17&lt;/ref-type&gt;&lt;contributors&gt;&lt;authors&gt;&lt;author&gt;Russell, James A&lt;/author&gt;&lt;/authors&gt;&lt;/contributors&gt;&lt;titles&gt;&lt;title&gt;A circumplex model of affect&lt;/title&gt;&lt;secondary-title&gt;Journal of personality and social psychology&lt;/secondary-title&gt;&lt;/titles&gt;&lt;periodical&gt;&lt;full-title&gt;Journal of personality and social psychology&lt;/full-title&gt;&lt;/periodical&gt;&lt;pages&gt;1161&lt;/pages&gt;&lt;volume&gt;39&lt;/volume&gt;&lt;number&gt;6&lt;/number&gt;&lt;dates&gt;&lt;year&gt;1980&lt;/year&gt;&lt;/dates&gt;&lt;isbn&gt;1939-1315&lt;/isbn&gt;&lt;urls&gt;&lt;/urls&gt;&lt;/record&gt;&lt;/Cite&gt;&lt;/EndNote&gt;</w:instrText>
      </w:r>
      <w:r w:rsidR="00EA48C4" w:rsidRPr="00B22A06">
        <w:rPr>
          <w:color w:val="000000"/>
        </w:rPr>
        <w:fldChar w:fldCharType="separate"/>
      </w:r>
      <w:r w:rsidR="00EA48C4" w:rsidRPr="00B22A06">
        <w:rPr>
          <w:noProof/>
          <w:color w:val="000000"/>
        </w:rPr>
        <w:t>(Russell, 1980)</w:t>
      </w:r>
      <w:r w:rsidR="00EA48C4" w:rsidRPr="00B22A06">
        <w:rPr>
          <w:color w:val="000000"/>
        </w:rPr>
        <w:fldChar w:fldCharType="end"/>
      </w:r>
      <w:r w:rsidR="00227C41" w:rsidRPr="00B22A06">
        <w:rPr>
          <w:color w:val="000000"/>
        </w:rPr>
        <w:t xml:space="preserve"> like </w:t>
      </w:r>
      <w:r w:rsidR="00C17A71" w:rsidRPr="00B22A06">
        <w:rPr>
          <w:color w:val="000000"/>
        </w:rPr>
        <w:t xml:space="preserve">the </w:t>
      </w:r>
      <w:r w:rsidR="000D3107">
        <w:rPr>
          <w:color w:val="000000"/>
        </w:rPr>
        <w:t>v</w:t>
      </w:r>
      <w:r w:rsidR="000D3107" w:rsidRPr="00B22A06">
        <w:rPr>
          <w:color w:val="000000"/>
        </w:rPr>
        <w:t>alence</w:t>
      </w:r>
      <w:r w:rsidR="00227C41" w:rsidRPr="00B22A06">
        <w:rPr>
          <w:color w:val="000000"/>
        </w:rPr>
        <w:t>-</w:t>
      </w:r>
      <w:r w:rsidR="000D3107">
        <w:rPr>
          <w:color w:val="000000"/>
        </w:rPr>
        <w:t>a</w:t>
      </w:r>
      <w:r w:rsidR="000D3107" w:rsidRPr="00B22A06">
        <w:rPr>
          <w:color w:val="000000"/>
        </w:rPr>
        <w:t xml:space="preserve">rousal </w:t>
      </w:r>
      <w:r w:rsidR="00227C41" w:rsidRPr="00B22A06">
        <w:rPr>
          <w:color w:val="000000"/>
        </w:rPr>
        <w:t>space are also widely adopted in online content analysis research. Hence, the advancement of NLP algorithms</w:t>
      </w:r>
      <w:r w:rsidR="00876C2C">
        <w:rPr>
          <w:color w:val="000000"/>
        </w:rPr>
        <w:t xml:space="preserve"> </w:t>
      </w:r>
      <w:r w:rsidR="00C27D2B">
        <w:rPr>
          <w:color w:val="000000"/>
        </w:rPr>
        <w:t>brings</w:t>
      </w:r>
      <w:r w:rsidR="00876C2C">
        <w:rPr>
          <w:color w:val="000000"/>
        </w:rPr>
        <w:t xml:space="preserve"> new ways </w:t>
      </w:r>
      <w:r w:rsidR="00C27D2B">
        <w:rPr>
          <w:color w:val="000000"/>
        </w:rPr>
        <w:t>of</w:t>
      </w:r>
      <w:r w:rsidR="00227C41" w:rsidRPr="00B22A06">
        <w:rPr>
          <w:color w:val="000000"/>
        </w:rPr>
        <w:t xml:space="preserve"> </w:t>
      </w:r>
      <w:r w:rsidR="005E7DD4">
        <w:rPr>
          <w:color w:val="000000"/>
        </w:rPr>
        <w:t>disaster event</w:t>
      </w:r>
      <w:r w:rsidR="00CC1FDB">
        <w:rPr>
          <w:color w:val="000000"/>
        </w:rPr>
        <w:t xml:space="preserve"> analysis. </w:t>
      </w:r>
    </w:p>
    <w:p w14:paraId="07178704" w14:textId="234F5521" w:rsidR="005D3998" w:rsidDel="00D639C1" w:rsidRDefault="00D639C1" w:rsidP="00F144D9">
      <w:pPr>
        <w:pBdr>
          <w:top w:val="nil"/>
          <w:left w:val="nil"/>
          <w:bottom w:val="nil"/>
          <w:right w:val="nil"/>
          <w:between w:val="nil"/>
        </w:pBdr>
        <w:spacing w:line="480" w:lineRule="auto"/>
        <w:rPr>
          <w:del w:id="27" w:author="Author"/>
          <w:color w:val="000000"/>
        </w:rPr>
      </w:pPr>
      <w:ins w:id="28" w:author="Author">
        <w:r>
          <w:rPr>
            <w:color w:val="000000"/>
          </w:rPr>
          <w:tab/>
        </w:r>
      </w:ins>
    </w:p>
    <w:p w14:paraId="56AF5B68" w14:textId="765DC43A" w:rsidR="000477C4" w:rsidRDefault="005D3998" w:rsidP="00F144D9">
      <w:pPr>
        <w:pBdr>
          <w:top w:val="nil"/>
          <w:left w:val="nil"/>
          <w:bottom w:val="nil"/>
          <w:right w:val="nil"/>
          <w:between w:val="nil"/>
        </w:pBdr>
        <w:spacing w:line="480" w:lineRule="auto"/>
      </w:pPr>
      <w:r>
        <w:rPr>
          <w:color w:val="000000"/>
        </w:rPr>
        <w:t xml:space="preserve">While NLP is very powerful, heavy reliance on computer-generated results can be dangerous. </w:t>
      </w:r>
      <w:r w:rsidR="005C0E3B">
        <w:rPr>
          <w:color w:val="000000"/>
        </w:rPr>
        <w:t xml:space="preserve">As every disaster is different and has different consequences, computer-based methods may not be able to accurately assess the risk of an event. </w:t>
      </w:r>
      <w:r w:rsidR="002C7899">
        <w:rPr>
          <w:color w:val="000000"/>
        </w:rPr>
        <w:t xml:space="preserve">The combination of advanced computer technologies (ability to handle large amounts of data) </w:t>
      </w:r>
      <w:r w:rsidR="00D61222">
        <w:rPr>
          <w:color w:val="000000"/>
        </w:rPr>
        <w:t xml:space="preserve">and human experts (experience-based judgment) </w:t>
      </w:r>
      <w:r w:rsidR="002C7899">
        <w:rPr>
          <w:color w:val="000000"/>
        </w:rPr>
        <w:t>provides a potential solution to this problem.</w:t>
      </w:r>
      <w:r w:rsidR="00D61222">
        <w:rPr>
          <w:color w:val="000000"/>
        </w:rPr>
        <w:t xml:space="preserve"> </w:t>
      </w:r>
      <w:r w:rsidR="001C1223">
        <w:rPr>
          <w:color w:val="000000"/>
        </w:rPr>
        <w:t>Taking</w:t>
      </w:r>
      <w:r w:rsidR="00E93C82" w:rsidRPr="00B22A06">
        <w:rPr>
          <w:color w:val="000000"/>
        </w:rPr>
        <w:t xml:space="preserve"> the design science approach</w:t>
      </w:r>
      <w:r w:rsidR="008A2E1F">
        <w:rPr>
          <w:color w:val="000000"/>
        </w:rPr>
        <w:t xml:space="preserve"> </w:t>
      </w:r>
      <w:r w:rsidR="009E525E" w:rsidRPr="00B22A06">
        <w:rPr>
          <w:color w:val="000000"/>
        </w:rPr>
        <w:fldChar w:fldCharType="begin"/>
      </w:r>
      <w:r w:rsidR="002F3BF1">
        <w:rPr>
          <w:color w:val="000000"/>
        </w:rPr>
        <w:instrText xml:space="preserve"> ADDIN EN.CITE &lt;EndNote&gt;&lt;Cite&gt;&lt;Author&gt;Hevner&lt;/Author&gt;&lt;Year&gt;2004&lt;/Year&gt;&lt;RecNum&gt;12&lt;/RecNum&gt;&lt;DisplayText&gt;(Hevner, March, Park, &amp;amp; Ram, 2004)&lt;/DisplayText&gt;&lt;record&gt;&lt;rec-number&gt;12&lt;/rec-number&gt;&lt;foreign-keys&gt;&lt;key app="EN" db-id="2t0w2ffe2ewzsaea5w2pds9esv595e59s5at" timestamp="1655328527" guid="ececed84-ba97-4684-ac57-aa7a52b4f18c"&gt;12&lt;/key&gt;&lt;/foreign-keys&gt;&lt;ref-type name="Journal Article"&gt;17&lt;/ref-type&gt;&lt;contributors&gt;&lt;authors&gt;&lt;author&gt;Hevner, Alan R&lt;/author&gt;&lt;author&gt;March, Salvatore T&lt;/author&gt;&lt;author&gt;Park, Jinsoo&lt;/author&gt;&lt;author&gt;Ram, Sudha&lt;/author&gt;&lt;/authors&gt;&lt;/contributors&gt;&lt;titles&gt;&lt;title&gt;Design science in information systems research&lt;/title&gt;&lt;secondary-title&gt;MIS quarterly&lt;/secondary-title&gt;&lt;/titles&gt;&lt;periodical&gt;&lt;full-title&gt;MIS quarterly&lt;/full-title&gt;&lt;/periodical&gt;&lt;pages&gt;75-105&lt;/pages&gt;&lt;dates&gt;&lt;year&gt;2004&lt;/year&gt;&lt;/dates&gt;&lt;isbn&gt;0276-7783&lt;/isbn&gt;&lt;urls&gt;&lt;/urls&gt;&lt;/record&gt;&lt;/Cite&gt;&lt;/EndNote&gt;</w:instrText>
      </w:r>
      <w:r w:rsidR="009E525E" w:rsidRPr="00B22A06">
        <w:rPr>
          <w:color w:val="000000"/>
        </w:rPr>
        <w:fldChar w:fldCharType="separate"/>
      </w:r>
      <w:r w:rsidR="009E525E" w:rsidRPr="00B22A06">
        <w:rPr>
          <w:noProof/>
          <w:color w:val="000000"/>
        </w:rPr>
        <w:t>(Hevner, March, Park, &amp; Ram, 2004)</w:t>
      </w:r>
      <w:r w:rsidR="009E525E" w:rsidRPr="00B22A06">
        <w:rPr>
          <w:color w:val="000000"/>
        </w:rPr>
        <w:fldChar w:fldCharType="end"/>
      </w:r>
      <w:r w:rsidR="00E93C82" w:rsidRPr="00B22A06">
        <w:rPr>
          <w:color w:val="000000"/>
        </w:rPr>
        <w:t xml:space="preserve">, the </w:t>
      </w:r>
      <w:r w:rsidR="004E1974">
        <w:rPr>
          <w:color w:val="000000"/>
        </w:rPr>
        <w:t>objective</w:t>
      </w:r>
      <w:r w:rsidR="004E1974" w:rsidRPr="00B22A06">
        <w:rPr>
          <w:color w:val="000000"/>
        </w:rPr>
        <w:t xml:space="preserve"> </w:t>
      </w:r>
      <w:r w:rsidR="00E93C82" w:rsidRPr="00B22A06">
        <w:rPr>
          <w:color w:val="000000"/>
        </w:rPr>
        <w:t xml:space="preserve">of this research </w:t>
      </w:r>
      <w:r w:rsidR="001C1223">
        <w:rPr>
          <w:color w:val="000000"/>
        </w:rPr>
        <w:t>is</w:t>
      </w:r>
      <w:r w:rsidR="001C1223" w:rsidRPr="00B22A06">
        <w:rPr>
          <w:color w:val="000000"/>
        </w:rPr>
        <w:t xml:space="preserve"> </w:t>
      </w:r>
      <w:r w:rsidR="00E93C82" w:rsidRPr="00B22A06">
        <w:rPr>
          <w:color w:val="000000"/>
        </w:rPr>
        <w:t xml:space="preserve">to </w:t>
      </w:r>
      <w:r w:rsidR="009B1534">
        <w:rPr>
          <w:color w:val="000000"/>
        </w:rPr>
        <w:t>combine</w:t>
      </w:r>
      <w:r w:rsidR="009B1534" w:rsidRPr="00B22A06">
        <w:rPr>
          <w:color w:val="000000"/>
        </w:rPr>
        <w:t xml:space="preserve"> </w:t>
      </w:r>
      <w:r w:rsidR="009B1534">
        <w:rPr>
          <w:color w:val="000000"/>
        </w:rPr>
        <w:t>NLP</w:t>
      </w:r>
      <w:r w:rsidR="004E1974">
        <w:rPr>
          <w:color w:val="000000"/>
        </w:rPr>
        <w:t xml:space="preserve"> and expert-designed rules</w:t>
      </w:r>
      <w:r w:rsidR="00E93C82" w:rsidRPr="00B22A06">
        <w:rPr>
          <w:color w:val="000000"/>
        </w:rPr>
        <w:t xml:space="preserve"> to </w:t>
      </w:r>
      <w:r w:rsidR="00C7304A">
        <w:rPr>
          <w:color w:val="000000"/>
        </w:rPr>
        <w:t>develop</w:t>
      </w:r>
      <w:r w:rsidR="00DC1043" w:rsidRPr="00B22A06">
        <w:rPr>
          <w:color w:val="000000"/>
        </w:rPr>
        <w:t xml:space="preserve"> </w:t>
      </w:r>
      <w:r w:rsidR="00E93C82" w:rsidRPr="00B22A06">
        <w:rPr>
          <w:color w:val="000000"/>
        </w:rPr>
        <w:t xml:space="preserve">a comprehensive risk assessment model </w:t>
      </w:r>
      <w:r w:rsidR="00DC1043" w:rsidRPr="00B22A06">
        <w:rPr>
          <w:color w:val="000000"/>
        </w:rPr>
        <w:t xml:space="preserve">for analyzing and ranking </w:t>
      </w:r>
      <w:r w:rsidR="005E7DD4">
        <w:rPr>
          <w:color w:val="000000"/>
        </w:rPr>
        <w:t>disaster event</w:t>
      </w:r>
      <w:r w:rsidR="00DC1043" w:rsidRPr="00B22A06">
        <w:rPr>
          <w:color w:val="000000"/>
        </w:rPr>
        <w:t>s</w:t>
      </w:r>
      <w:r w:rsidR="00E93C82" w:rsidRPr="00B22A06">
        <w:rPr>
          <w:color w:val="000000"/>
        </w:rPr>
        <w:t xml:space="preserve">. </w:t>
      </w:r>
      <w:r w:rsidR="002628A7">
        <w:rPr>
          <w:color w:val="000000"/>
        </w:rPr>
        <w:t xml:space="preserve">Based on the model, </w:t>
      </w:r>
      <w:r w:rsidR="009D06A0" w:rsidRPr="00B22A06">
        <w:rPr>
          <w:color w:val="000000"/>
        </w:rPr>
        <w:t>which is the IT artifact of this research</w:t>
      </w:r>
      <w:r w:rsidR="009D06A0">
        <w:rPr>
          <w:color w:val="000000"/>
        </w:rPr>
        <w:t xml:space="preserve">, </w:t>
      </w:r>
      <w:r w:rsidR="002628A7">
        <w:rPr>
          <w:color w:val="000000"/>
        </w:rPr>
        <w:t>we conduct a case study</w:t>
      </w:r>
      <w:r w:rsidR="000477C4">
        <w:rPr>
          <w:color w:val="000000"/>
        </w:rPr>
        <w:t xml:space="preserve"> on assessing the risk of </w:t>
      </w:r>
      <w:r w:rsidR="009D06A0">
        <w:rPr>
          <w:color w:val="000000"/>
        </w:rPr>
        <w:t xml:space="preserve">recent </w:t>
      </w:r>
      <w:r w:rsidR="000477C4">
        <w:rPr>
          <w:color w:val="000000"/>
        </w:rPr>
        <w:t>disaster events in China based on the information from Weibo, the largest social media platform in China with i</w:t>
      </w:r>
      <w:r w:rsidR="002628A7" w:rsidRPr="00B22A06">
        <w:t xml:space="preserve">ts number of active users </w:t>
      </w:r>
      <w:r w:rsidR="000477C4">
        <w:t xml:space="preserve">reaching </w:t>
      </w:r>
      <w:r w:rsidR="002628A7">
        <w:t>252</w:t>
      </w:r>
      <w:r w:rsidR="002628A7" w:rsidRPr="00B22A06">
        <w:t xml:space="preserve"> million per </w:t>
      </w:r>
      <w:r w:rsidR="002628A7">
        <w:t>day</w:t>
      </w:r>
      <w:r w:rsidR="002628A7" w:rsidRPr="00B22A06">
        <w:t xml:space="preserve"> </w:t>
      </w:r>
      <w:r w:rsidR="005E7DD4">
        <w:t>in</w:t>
      </w:r>
      <w:r w:rsidR="002628A7">
        <w:t xml:space="preserve"> 2022.</w:t>
      </w:r>
      <w:r w:rsidR="002628A7" w:rsidRPr="00B22A06">
        <w:rPr>
          <w:rStyle w:val="FootnoteReference"/>
        </w:rPr>
        <w:footnoteReference w:id="2"/>
      </w:r>
    </w:p>
    <w:p w14:paraId="1AB32A33" w14:textId="35819261" w:rsidR="000477C4" w:rsidDel="00D639C1" w:rsidRDefault="00D639C1" w:rsidP="00F144D9">
      <w:pPr>
        <w:pBdr>
          <w:top w:val="nil"/>
          <w:left w:val="nil"/>
          <w:bottom w:val="nil"/>
          <w:right w:val="nil"/>
          <w:between w:val="nil"/>
        </w:pBdr>
        <w:spacing w:line="480" w:lineRule="auto"/>
        <w:rPr>
          <w:del w:id="29" w:author="Author"/>
        </w:rPr>
      </w:pPr>
      <w:ins w:id="30" w:author="Author">
        <w:r>
          <w:rPr>
            <w:color w:val="000000"/>
          </w:rPr>
          <w:tab/>
        </w:r>
      </w:ins>
    </w:p>
    <w:p w14:paraId="6AF0FB93" w14:textId="66380804" w:rsidR="00227C41" w:rsidRPr="000F575D" w:rsidRDefault="00ED07BC" w:rsidP="00F144D9">
      <w:pPr>
        <w:pBdr>
          <w:top w:val="nil"/>
          <w:left w:val="nil"/>
          <w:bottom w:val="nil"/>
          <w:right w:val="nil"/>
          <w:between w:val="nil"/>
        </w:pBdr>
        <w:spacing w:line="480" w:lineRule="auto"/>
      </w:pPr>
      <w:r>
        <w:rPr>
          <w:color w:val="000000"/>
        </w:rPr>
        <w:t xml:space="preserve">In our study, </w:t>
      </w:r>
      <w:r w:rsidR="00E93C82" w:rsidRPr="00B22A06">
        <w:rPr>
          <w:color w:val="000000"/>
        </w:rPr>
        <w:t xml:space="preserve">we </w:t>
      </w:r>
      <w:r>
        <w:rPr>
          <w:color w:val="000000"/>
        </w:rPr>
        <w:t xml:space="preserve">first </w:t>
      </w:r>
      <w:r w:rsidR="00EB7FEB">
        <w:rPr>
          <w:color w:val="000000"/>
        </w:rPr>
        <w:t xml:space="preserve">crawl </w:t>
      </w:r>
      <w:r w:rsidR="004730F1">
        <w:rPr>
          <w:color w:val="000000"/>
        </w:rPr>
        <w:t xml:space="preserve">Weibo </w:t>
      </w:r>
      <w:r w:rsidR="001E73A5">
        <w:rPr>
          <w:color w:val="000000"/>
        </w:rPr>
        <w:t xml:space="preserve">posts </w:t>
      </w:r>
      <w:r w:rsidR="00083461">
        <w:rPr>
          <w:color w:val="000000"/>
        </w:rPr>
        <w:t>related to</w:t>
      </w:r>
      <w:r w:rsidR="004730F1">
        <w:rPr>
          <w:color w:val="000000"/>
        </w:rPr>
        <w:t xml:space="preserve"> </w:t>
      </w:r>
      <w:r w:rsidR="001E73A5">
        <w:rPr>
          <w:color w:val="000000"/>
        </w:rPr>
        <w:t xml:space="preserve">the top </w:t>
      </w:r>
      <w:r w:rsidR="004730F1">
        <w:rPr>
          <w:color w:val="000000"/>
        </w:rPr>
        <w:t>disaster events and the corresponding user information</w:t>
      </w:r>
      <w:r w:rsidR="00083461">
        <w:rPr>
          <w:color w:val="000000"/>
        </w:rPr>
        <w:t xml:space="preserve"> by </w:t>
      </w:r>
      <w:r w:rsidR="00C27D2B">
        <w:rPr>
          <w:color w:val="000000"/>
        </w:rPr>
        <w:t>keyword</w:t>
      </w:r>
      <w:r w:rsidR="00083461">
        <w:rPr>
          <w:color w:val="000000"/>
        </w:rPr>
        <w:t xml:space="preserve"> search</w:t>
      </w:r>
      <w:r w:rsidR="00E93C82" w:rsidRPr="00B22A06">
        <w:rPr>
          <w:color w:val="000000"/>
        </w:rPr>
        <w:t xml:space="preserve">. Second, features are </w:t>
      </w:r>
      <w:r w:rsidR="008A2E1F">
        <w:rPr>
          <w:color w:val="000000"/>
        </w:rPr>
        <w:t>selected</w:t>
      </w:r>
      <w:r w:rsidR="008A2E1F" w:rsidRPr="00B22A06">
        <w:rPr>
          <w:color w:val="000000"/>
        </w:rPr>
        <w:t xml:space="preserve"> </w:t>
      </w:r>
      <w:r w:rsidR="00083461">
        <w:rPr>
          <w:color w:val="000000"/>
        </w:rPr>
        <w:t xml:space="preserve">and calculated </w:t>
      </w:r>
      <w:r w:rsidR="00E93C82" w:rsidRPr="00B22A06">
        <w:rPr>
          <w:color w:val="000000"/>
        </w:rPr>
        <w:t xml:space="preserve">to represent the risk level of extracted events from </w:t>
      </w:r>
      <w:r w:rsidR="00984FD7">
        <w:rPr>
          <w:color w:val="000000"/>
        </w:rPr>
        <w:t xml:space="preserve">three </w:t>
      </w:r>
      <w:r w:rsidR="00E93C82" w:rsidRPr="00B22A06">
        <w:rPr>
          <w:color w:val="000000"/>
        </w:rPr>
        <w:t xml:space="preserve">different aspects. Third, we assess the </w:t>
      </w:r>
      <w:r w:rsidR="00E93C82" w:rsidRPr="00B22A06">
        <w:rPr>
          <w:color w:val="000000"/>
        </w:rPr>
        <w:lastRenderedPageBreak/>
        <w:t xml:space="preserve">risk level of events using </w:t>
      </w:r>
      <w:r w:rsidR="00130CF6">
        <w:rPr>
          <w:color w:val="000000"/>
        </w:rPr>
        <w:t xml:space="preserve">the </w:t>
      </w:r>
      <w:r w:rsidR="00E93C82" w:rsidRPr="00B22A06">
        <w:rPr>
          <w:color w:val="000000"/>
        </w:rPr>
        <w:t xml:space="preserve">features </w:t>
      </w:r>
      <w:del w:id="31" w:author="Author">
        <w:r w:rsidR="0054683F" w:rsidDel="00B52A27">
          <w:rPr>
            <w:color w:val="000000"/>
          </w:rPr>
          <w:delText xml:space="preserve">extracted </w:delText>
        </w:r>
        <w:r w:rsidR="00E93C82" w:rsidRPr="00B22A06" w:rsidDel="00B52A27">
          <w:rPr>
            <w:color w:val="000000"/>
          </w:rPr>
          <w:delText xml:space="preserve"> </w:delText>
        </w:r>
      </w:del>
      <w:r w:rsidR="00E93C82" w:rsidRPr="00B22A06">
        <w:rPr>
          <w:color w:val="000000"/>
        </w:rPr>
        <w:t xml:space="preserve">and rank the events based on their risk level. Lastly, to evaluate the results of our risk assessment method, we compare the ranking outcome with the losses shown in </w:t>
      </w:r>
      <w:r w:rsidR="005E7DD4">
        <w:rPr>
          <w:color w:val="000000"/>
        </w:rPr>
        <w:t>disaster event</w:t>
      </w:r>
      <w:r w:rsidR="00E93C82" w:rsidRPr="00B22A06">
        <w:rPr>
          <w:color w:val="000000"/>
        </w:rPr>
        <w:t xml:space="preserve"> reports. </w:t>
      </w:r>
      <w:r w:rsidR="00692025">
        <w:rPr>
          <w:color w:val="000000"/>
        </w:rPr>
        <w:t xml:space="preserve">This work has several </w:t>
      </w:r>
      <w:r w:rsidR="00013B5D">
        <w:rPr>
          <w:color w:val="000000"/>
        </w:rPr>
        <w:t xml:space="preserve">research </w:t>
      </w:r>
      <w:r w:rsidR="00E93C82" w:rsidRPr="00B22A06">
        <w:rPr>
          <w:color w:val="000000"/>
        </w:rPr>
        <w:t>contributions</w:t>
      </w:r>
      <w:r w:rsidR="00692025">
        <w:rPr>
          <w:color w:val="000000"/>
        </w:rPr>
        <w:t>. First, we apply</w:t>
      </w:r>
      <w:r w:rsidR="00640A56">
        <w:rPr>
          <w:color w:val="000000"/>
        </w:rPr>
        <w:t xml:space="preserve"> </w:t>
      </w:r>
      <w:r w:rsidR="001B6918">
        <w:rPr>
          <w:color w:val="000000"/>
        </w:rPr>
        <w:t>large language models</w:t>
      </w:r>
      <w:r w:rsidR="00171AF8">
        <w:rPr>
          <w:color w:val="000000"/>
        </w:rPr>
        <w:t xml:space="preserve"> (</w:t>
      </w:r>
      <w:r w:rsidR="006009C2">
        <w:rPr>
          <w:color w:val="000000"/>
        </w:rPr>
        <w:t>L</w:t>
      </w:r>
      <w:r w:rsidR="00171AF8">
        <w:rPr>
          <w:color w:val="000000"/>
        </w:rPr>
        <w:t>LM)</w:t>
      </w:r>
      <w:r w:rsidR="001B6918">
        <w:rPr>
          <w:color w:val="000000"/>
        </w:rPr>
        <w:t xml:space="preserve"> on sentiment calculation in the risk assessment model</w:t>
      </w:r>
      <w:r w:rsidR="00692025">
        <w:rPr>
          <w:color w:val="000000"/>
        </w:rPr>
        <w:t xml:space="preserve">. Second, our model </w:t>
      </w:r>
      <w:r w:rsidR="002C7F15">
        <w:rPr>
          <w:color w:val="000000"/>
        </w:rPr>
        <w:t>assess</w:t>
      </w:r>
      <w:r w:rsidR="00692025">
        <w:rPr>
          <w:color w:val="000000"/>
        </w:rPr>
        <w:t>es</w:t>
      </w:r>
      <w:r w:rsidR="002C7F15">
        <w:rPr>
          <w:color w:val="000000"/>
        </w:rPr>
        <w:t xml:space="preserve"> </w:t>
      </w:r>
      <w:r w:rsidR="002C7F15" w:rsidRPr="00B22A06">
        <w:rPr>
          <w:color w:val="000000"/>
        </w:rPr>
        <w:t xml:space="preserve">the risk level of </w:t>
      </w:r>
      <w:r w:rsidR="002C7F15">
        <w:rPr>
          <w:color w:val="000000"/>
        </w:rPr>
        <w:t>disaster event</w:t>
      </w:r>
      <w:r w:rsidR="002C7F15" w:rsidRPr="00B22A06">
        <w:rPr>
          <w:color w:val="000000"/>
        </w:rPr>
        <w:t xml:space="preserve">s from social media data by combining </w:t>
      </w:r>
      <w:r w:rsidR="002C7F15">
        <w:rPr>
          <w:color w:val="000000"/>
        </w:rPr>
        <w:t>different features</w:t>
      </w:r>
      <w:r w:rsidR="002C7F15" w:rsidRPr="00B22A06">
        <w:rPr>
          <w:color w:val="000000"/>
        </w:rPr>
        <w:t xml:space="preserve"> regarding a certain event</w:t>
      </w:r>
      <w:r w:rsidR="00692025">
        <w:rPr>
          <w:color w:val="000000"/>
        </w:rPr>
        <w:t xml:space="preserve">. Third, we apply </w:t>
      </w:r>
      <w:r w:rsidR="00E93C82" w:rsidRPr="00B22A06">
        <w:rPr>
          <w:color w:val="000000"/>
        </w:rPr>
        <w:t xml:space="preserve">the proposed </w:t>
      </w:r>
      <w:r w:rsidR="002C7F15">
        <w:rPr>
          <w:color w:val="000000"/>
        </w:rPr>
        <w:t>model</w:t>
      </w:r>
      <w:r w:rsidR="002C7F15" w:rsidRPr="00B22A06">
        <w:rPr>
          <w:color w:val="000000"/>
        </w:rPr>
        <w:t xml:space="preserve"> </w:t>
      </w:r>
      <w:r w:rsidR="00E93C82" w:rsidRPr="00B22A06">
        <w:rPr>
          <w:color w:val="000000"/>
        </w:rPr>
        <w:t xml:space="preserve">to </w:t>
      </w:r>
      <w:r w:rsidR="002A528A">
        <w:rPr>
          <w:color w:val="000000"/>
        </w:rPr>
        <w:t xml:space="preserve">the </w:t>
      </w:r>
      <w:r w:rsidR="00E93C82" w:rsidRPr="00B22A06">
        <w:rPr>
          <w:color w:val="000000"/>
        </w:rPr>
        <w:t xml:space="preserve">risk assessment of </w:t>
      </w:r>
      <w:r w:rsidR="002C7F15">
        <w:rPr>
          <w:color w:val="000000"/>
        </w:rPr>
        <w:t>disaster</w:t>
      </w:r>
      <w:r w:rsidR="002C7F15" w:rsidRPr="00B22A06">
        <w:rPr>
          <w:color w:val="000000"/>
        </w:rPr>
        <w:t xml:space="preserve"> </w:t>
      </w:r>
      <w:r w:rsidR="00E93C82" w:rsidRPr="00B22A06">
        <w:rPr>
          <w:color w:val="000000"/>
        </w:rPr>
        <w:t xml:space="preserve">events using </w:t>
      </w:r>
      <w:r w:rsidR="002C7F15">
        <w:rPr>
          <w:color w:val="000000"/>
        </w:rPr>
        <w:t xml:space="preserve">real social media </w:t>
      </w:r>
      <w:r w:rsidR="00E93C82" w:rsidRPr="00B22A06">
        <w:rPr>
          <w:color w:val="000000"/>
        </w:rPr>
        <w:t xml:space="preserve">data and </w:t>
      </w:r>
      <w:r w:rsidR="002A528A">
        <w:rPr>
          <w:color w:val="000000"/>
        </w:rPr>
        <w:t>validating its performance</w:t>
      </w:r>
      <w:r w:rsidR="00692025">
        <w:rPr>
          <w:color w:val="000000"/>
        </w:rPr>
        <w:t xml:space="preserve">. </w:t>
      </w:r>
      <w:r w:rsidR="00013B5D">
        <w:rPr>
          <w:color w:val="000000"/>
        </w:rPr>
        <w:t>The work also has several important practical implications. The proposed model can be used by government in risk assessment for disaster management. It also provides insights to social media platforms on how disaster-related posts can be identified and analyzed for helping the government.</w:t>
      </w:r>
      <w:r w:rsidR="00692025">
        <w:rPr>
          <w:color w:val="000000"/>
        </w:rPr>
        <w:t xml:space="preserve"> Moreover, our study provides insights on the cooperation of humans and computers and its impact on the reapportionment of cognitive tasks.</w:t>
      </w:r>
    </w:p>
    <w:p w14:paraId="1C4D7043" w14:textId="77777777" w:rsidR="00A940CB" w:rsidDel="00D639C1" w:rsidRDefault="00A940CB" w:rsidP="00F144D9">
      <w:pPr>
        <w:pBdr>
          <w:top w:val="nil"/>
          <w:left w:val="nil"/>
          <w:bottom w:val="nil"/>
          <w:right w:val="nil"/>
          <w:between w:val="nil"/>
        </w:pBdr>
        <w:spacing w:line="480" w:lineRule="auto"/>
        <w:rPr>
          <w:del w:id="32" w:author="Author"/>
          <w:color w:val="000000"/>
        </w:rPr>
      </w:pPr>
    </w:p>
    <w:p w14:paraId="16657836" w14:textId="7DFAEBCF" w:rsidR="00E93C82" w:rsidRPr="00B22A06" w:rsidDel="00D639C1" w:rsidRDefault="00E93C82" w:rsidP="00F144D9">
      <w:pPr>
        <w:pBdr>
          <w:top w:val="nil"/>
          <w:left w:val="nil"/>
          <w:bottom w:val="nil"/>
          <w:right w:val="nil"/>
          <w:between w:val="nil"/>
        </w:pBdr>
        <w:spacing w:line="480" w:lineRule="auto"/>
        <w:rPr>
          <w:del w:id="33" w:author="Author"/>
          <w:color w:val="000000"/>
        </w:rPr>
      </w:pPr>
      <w:del w:id="34" w:author="Author">
        <w:r w:rsidRPr="00042CC2" w:rsidDel="00D639C1">
          <w:rPr>
            <w:color w:val="000000"/>
          </w:rPr>
          <w:delText xml:space="preserve">This paper is organized as follows. Section 2 </w:delText>
        </w:r>
        <w:r w:rsidR="00902D14" w:rsidDel="00D639C1">
          <w:rPr>
            <w:color w:val="000000"/>
          </w:rPr>
          <w:delText>provides</w:delText>
        </w:r>
        <w:r w:rsidR="00902D14" w:rsidRPr="00042CC2" w:rsidDel="00D639C1">
          <w:rPr>
            <w:color w:val="000000"/>
          </w:rPr>
          <w:delText xml:space="preserve"> </w:delText>
        </w:r>
        <w:r w:rsidR="004812F1" w:rsidRPr="00D378C1" w:rsidDel="00D639C1">
          <w:rPr>
            <w:color w:val="000000"/>
          </w:rPr>
          <w:delText>a</w:delText>
        </w:r>
        <w:r w:rsidR="00B651EC" w:rsidRPr="00D378C1" w:rsidDel="00D639C1">
          <w:rPr>
            <w:color w:val="000000"/>
          </w:rPr>
          <w:delText xml:space="preserve"> </w:delText>
        </w:r>
        <w:r w:rsidRPr="00042CC2" w:rsidDel="00D639C1">
          <w:rPr>
            <w:color w:val="000000"/>
          </w:rPr>
          <w:delText>literature review</w:delText>
        </w:r>
        <w:r w:rsidR="004812F1" w:rsidRPr="00D378C1" w:rsidDel="00D639C1">
          <w:rPr>
            <w:color w:val="000000"/>
          </w:rPr>
          <w:delText xml:space="preserve"> on </w:delText>
        </w:r>
        <w:r w:rsidR="002D6D68" w:rsidRPr="00D378C1" w:rsidDel="00D639C1">
          <w:rPr>
            <w:color w:val="000000"/>
          </w:rPr>
          <w:delText>social media information analysis</w:delText>
        </w:r>
        <w:r w:rsidR="002E0A15" w:rsidDel="00D639C1">
          <w:rPr>
            <w:color w:val="000000"/>
          </w:rPr>
          <w:delText xml:space="preserve"> during disasters</w:delText>
        </w:r>
        <w:r w:rsidR="002D6D68" w:rsidRPr="00D378C1" w:rsidDel="00D639C1">
          <w:rPr>
            <w:color w:val="000000"/>
          </w:rPr>
          <w:delText xml:space="preserve">, </w:delText>
        </w:r>
        <w:r w:rsidR="00C27D2B" w:rsidDel="00D639C1">
          <w:rPr>
            <w:color w:val="000000"/>
          </w:rPr>
          <w:delText>development</w:delText>
        </w:r>
        <w:r w:rsidR="002D6D68" w:rsidRPr="00D378C1" w:rsidDel="00D639C1">
          <w:rPr>
            <w:color w:val="000000"/>
          </w:rPr>
          <w:delText xml:space="preserve"> of language models</w:delText>
        </w:r>
        <w:r w:rsidR="00902D14" w:rsidDel="00D639C1">
          <w:rPr>
            <w:color w:val="000000"/>
          </w:rPr>
          <w:delText>,</w:delText>
        </w:r>
        <w:r w:rsidR="002D6D68" w:rsidRPr="00D378C1" w:rsidDel="00D639C1">
          <w:rPr>
            <w:color w:val="000000"/>
          </w:rPr>
          <w:delText xml:space="preserve"> and risk management </w:delText>
        </w:r>
        <w:r w:rsidR="002B4FB1" w:rsidRPr="00D378C1" w:rsidDel="00D639C1">
          <w:rPr>
            <w:color w:val="000000"/>
          </w:rPr>
          <w:delText xml:space="preserve">with expert </w:delText>
        </w:r>
        <w:r w:rsidR="00C27D2B" w:rsidDel="00D639C1">
          <w:rPr>
            <w:color w:val="000000"/>
          </w:rPr>
          <w:delText>judgment</w:delText>
        </w:r>
        <w:r w:rsidRPr="00042CC2" w:rsidDel="00D639C1">
          <w:rPr>
            <w:color w:val="000000"/>
          </w:rPr>
          <w:delText xml:space="preserve">. Section 3 introduces </w:delText>
        </w:r>
        <w:r w:rsidR="002B4FB1" w:rsidRPr="00D378C1" w:rsidDel="00D639C1">
          <w:rPr>
            <w:color w:val="000000"/>
          </w:rPr>
          <w:delText xml:space="preserve">our </w:delText>
        </w:r>
        <w:r w:rsidR="00821F39" w:rsidDel="00D639C1">
          <w:rPr>
            <w:color w:val="000000"/>
          </w:rPr>
          <w:delText>proposed model</w:delText>
        </w:r>
        <w:r w:rsidR="004C55C0" w:rsidDel="00D639C1">
          <w:rPr>
            <w:color w:val="000000"/>
          </w:rPr>
          <w:delText xml:space="preserve">. </w:delText>
        </w:r>
        <w:r w:rsidR="00821F39" w:rsidDel="00D639C1">
          <w:rPr>
            <w:color w:val="000000"/>
          </w:rPr>
          <w:delText>T</w:delText>
        </w:r>
        <w:r w:rsidR="00D712AB" w:rsidDel="00D639C1">
          <w:rPr>
            <w:color w:val="000000"/>
          </w:rPr>
          <w:delText xml:space="preserve">he text mining algorithms we adopted and the coding of other features are </w:delText>
        </w:r>
        <w:r w:rsidR="00821F39" w:rsidDel="00D639C1">
          <w:rPr>
            <w:color w:val="000000"/>
          </w:rPr>
          <w:delText>described</w:delText>
        </w:r>
        <w:r w:rsidR="00D439FE" w:rsidDel="00D639C1">
          <w:rPr>
            <w:color w:val="000000"/>
          </w:rPr>
          <w:delText>.</w:delText>
        </w:r>
        <w:r w:rsidR="00D712AB" w:rsidDel="00D639C1">
          <w:rPr>
            <w:color w:val="000000"/>
          </w:rPr>
          <w:delText xml:space="preserve"> </w:delText>
        </w:r>
        <w:r w:rsidRPr="00042CC2" w:rsidDel="00D639C1">
          <w:rPr>
            <w:color w:val="000000"/>
          </w:rPr>
          <w:delText xml:space="preserve">The </w:delText>
        </w:r>
        <w:r w:rsidR="005E7DD4" w:rsidDel="00D639C1">
          <w:rPr>
            <w:color w:val="000000"/>
          </w:rPr>
          <w:delText xml:space="preserve">design of the </w:delText>
        </w:r>
        <w:r w:rsidR="0067528E" w:rsidDel="00D639C1">
          <w:rPr>
            <w:color w:val="000000"/>
          </w:rPr>
          <w:delText xml:space="preserve">evaluation </w:delText>
        </w:r>
        <w:r w:rsidR="005E7DD4" w:rsidDel="00D639C1">
          <w:rPr>
            <w:color w:val="000000"/>
          </w:rPr>
          <w:delText xml:space="preserve">study and the </w:delText>
        </w:r>
        <w:r w:rsidRPr="00042CC2" w:rsidDel="00D639C1">
          <w:rPr>
            <w:color w:val="000000"/>
          </w:rPr>
          <w:delText xml:space="preserve">results are </w:delText>
        </w:r>
        <w:r w:rsidR="005E7DD4" w:rsidDel="00D639C1">
          <w:rPr>
            <w:color w:val="000000"/>
          </w:rPr>
          <w:delText xml:space="preserve">reported </w:delText>
        </w:r>
        <w:r w:rsidRPr="00042CC2" w:rsidDel="00D639C1">
          <w:rPr>
            <w:color w:val="000000"/>
          </w:rPr>
          <w:delText xml:space="preserve">in Section 4. Section 5 </w:delText>
        </w:r>
        <w:r w:rsidR="00275174" w:rsidDel="00D639C1">
          <w:rPr>
            <w:color w:val="000000"/>
          </w:rPr>
          <w:delText xml:space="preserve">discusses the research contributions and practical implications of this study, and Section 6 </w:delText>
        </w:r>
        <w:r w:rsidR="00E64346" w:rsidDel="00D639C1">
          <w:rPr>
            <w:color w:val="000000"/>
          </w:rPr>
          <w:delText xml:space="preserve">concludes the paper </w:delText>
        </w:r>
        <w:r w:rsidRPr="00042CC2" w:rsidDel="00D639C1">
          <w:rPr>
            <w:color w:val="000000"/>
          </w:rPr>
          <w:delText>and</w:delText>
        </w:r>
        <w:r w:rsidR="00E64346" w:rsidDel="00D639C1">
          <w:rPr>
            <w:color w:val="000000"/>
          </w:rPr>
          <w:delText xml:space="preserve"> proposes some directions for </w:delText>
        </w:r>
        <w:r w:rsidRPr="00042CC2" w:rsidDel="00D639C1">
          <w:rPr>
            <w:color w:val="000000"/>
          </w:rPr>
          <w:delText>future work.</w:delText>
        </w:r>
      </w:del>
    </w:p>
    <w:p w14:paraId="7E1C4CC5" w14:textId="0ADF1640" w:rsidR="009D743C" w:rsidRPr="00B22A06" w:rsidRDefault="004309B8" w:rsidP="00F144D9">
      <w:pPr>
        <w:pStyle w:val="Heading1"/>
        <w:spacing w:after="0" w:line="480" w:lineRule="auto"/>
      </w:pPr>
      <w:r w:rsidRPr="00B22A06">
        <w:t xml:space="preserve">2. </w:t>
      </w:r>
      <w:r w:rsidR="00E93C82" w:rsidRPr="00B22A06">
        <w:t>Related Work</w:t>
      </w:r>
    </w:p>
    <w:p w14:paraId="5FB583CF" w14:textId="34A59B2F" w:rsidR="002B35A6" w:rsidRPr="00B22A06" w:rsidDel="00D639C1" w:rsidRDefault="002B35A6" w:rsidP="00F144D9">
      <w:pPr>
        <w:pStyle w:val="Heading2"/>
        <w:spacing w:after="0" w:line="480" w:lineRule="auto"/>
        <w:rPr>
          <w:del w:id="35" w:author="Author"/>
          <w:sz w:val="24"/>
          <w:szCs w:val="24"/>
        </w:rPr>
      </w:pPr>
      <w:bookmarkStart w:id="36" w:name="_30j0zll" w:colFirst="0" w:colLast="0"/>
      <w:bookmarkEnd w:id="36"/>
      <w:del w:id="37" w:author="Author">
        <w:r w:rsidRPr="00B22A06" w:rsidDel="00D639C1">
          <w:rPr>
            <w:sz w:val="24"/>
            <w:szCs w:val="24"/>
          </w:rPr>
          <w:delText>2.</w:delText>
        </w:r>
        <w:r w:rsidR="007002D0" w:rsidDel="00D639C1">
          <w:rPr>
            <w:sz w:val="24"/>
            <w:szCs w:val="24"/>
          </w:rPr>
          <w:delText>1</w:delText>
        </w:r>
        <w:r w:rsidRPr="00B22A06" w:rsidDel="00D639C1">
          <w:rPr>
            <w:sz w:val="24"/>
            <w:szCs w:val="24"/>
          </w:rPr>
          <w:delText xml:space="preserve">. </w:delText>
        </w:r>
        <w:r w:rsidR="00084D6D" w:rsidDel="00D639C1">
          <w:rPr>
            <w:sz w:val="24"/>
            <w:szCs w:val="24"/>
          </w:rPr>
          <w:delText>Social media</w:delText>
        </w:r>
        <w:r w:rsidR="00084D6D" w:rsidRPr="00B22A06" w:rsidDel="00D639C1">
          <w:rPr>
            <w:sz w:val="24"/>
            <w:szCs w:val="24"/>
          </w:rPr>
          <w:delText xml:space="preserve"> </w:delText>
        </w:r>
        <w:r w:rsidR="00D879BD" w:rsidDel="00D639C1">
          <w:rPr>
            <w:rFonts w:hint="eastAsia"/>
            <w:sz w:val="24"/>
            <w:szCs w:val="24"/>
          </w:rPr>
          <w:delText>information</w:delText>
        </w:r>
        <w:r w:rsidR="00D879BD" w:rsidDel="00D639C1">
          <w:rPr>
            <w:sz w:val="24"/>
            <w:szCs w:val="24"/>
          </w:rPr>
          <w:delText xml:space="preserve"> </w:delText>
        </w:r>
        <w:r w:rsidRPr="00B22A06" w:rsidDel="00D639C1">
          <w:rPr>
            <w:sz w:val="24"/>
            <w:szCs w:val="24"/>
          </w:rPr>
          <w:delText>analysis</w:delText>
        </w:r>
        <w:r w:rsidR="00D879BD" w:rsidDel="00D639C1">
          <w:rPr>
            <w:sz w:val="24"/>
            <w:szCs w:val="24"/>
          </w:rPr>
          <w:delText xml:space="preserve"> and disaster management</w:delText>
        </w:r>
      </w:del>
    </w:p>
    <w:p w14:paraId="06307A5C" w14:textId="24B5CC14" w:rsidR="007809A6" w:rsidRPr="00D378C1" w:rsidDel="00B52A27" w:rsidRDefault="005E7DD4" w:rsidP="00F144D9">
      <w:pPr>
        <w:pBdr>
          <w:top w:val="nil"/>
          <w:left w:val="nil"/>
          <w:bottom w:val="nil"/>
          <w:right w:val="nil"/>
          <w:between w:val="nil"/>
        </w:pBdr>
        <w:spacing w:line="480" w:lineRule="auto"/>
        <w:rPr>
          <w:del w:id="38" w:author="Author"/>
        </w:rPr>
      </w:pPr>
      <w:del w:id="39" w:author="Author">
        <w:r w:rsidDel="00B52A27">
          <w:delText>Disaster event</w:delText>
        </w:r>
        <w:r w:rsidR="007809A6" w:rsidRPr="00B22A06" w:rsidDel="00B52A27">
          <w:delText xml:space="preserve">s are events that jeopardize the safety and stability of society. The </w:delText>
        </w:r>
        <w:r w:rsidR="00BD362B" w:rsidDel="00B52A27">
          <w:delText>outbreak</w:delText>
        </w:r>
        <w:r w:rsidR="00BD362B" w:rsidRPr="00B22A06" w:rsidDel="00B52A27">
          <w:delText xml:space="preserve"> </w:delText>
        </w:r>
        <w:r w:rsidR="007809A6" w:rsidRPr="00B22A06" w:rsidDel="00B52A27">
          <w:delText xml:space="preserve">of COVID-19 is a typical public hygiene event that has a strong </w:delText>
        </w:r>
        <w:r w:rsidR="00617C2E" w:rsidDel="00B52A27">
          <w:delText xml:space="preserve">impact </w:delText>
        </w:r>
        <w:r w:rsidR="007809A6" w:rsidRPr="00B22A06" w:rsidDel="00B52A27">
          <w:delText xml:space="preserve">on people’s life and the world’s economy. </w:delText>
        </w:r>
        <w:r w:rsidDel="00B52A27">
          <w:delText>Disaster event</w:delText>
        </w:r>
        <w:r w:rsidR="007809A6" w:rsidRPr="00B22A06" w:rsidDel="00B52A27">
          <w:delText xml:space="preserve">s </w:delText>
        </w:r>
        <w:r w:rsidR="000B0B9D" w:rsidDel="00B52A27">
          <w:delText>draw</w:delText>
        </w:r>
        <w:r w:rsidR="000B0B9D" w:rsidRPr="00B22A06" w:rsidDel="00B52A27">
          <w:delText xml:space="preserve"> </w:delText>
        </w:r>
        <w:r w:rsidR="007809A6" w:rsidRPr="00B22A06" w:rsidDel="00B52A27">
          <w:delText xml:space="preserve">people’s attention and even cause social panic. Meanwhile, government and relevant organizations </w:delText>
        </w:r>
        <w:r w:rsidR="00AC0196" w:rsidDel="00B52A27">
          <w:delText xml:space="preserve">may not be able </w:delText>
        </w:r>
        <w:r w:rsidR="007809A6" w:rsidRPr="00B22A06" w:rsidDel="00B52A27">
          <w:delText xml:space="preserve">to </w:delText>
        </w:r>
        <w:r w:rsidR="009138DE" w:rsidDel="00B52A27">
          <w:delText xml:space="preserve">quickly </w:delText>
        </w:r>
        <w:r w:rsidR="00B70301" w:rsidDel="00B52A27">
          <w:delText xml:space="preserve">grasp the </w:delText>
        </w:r>
        <w:r w:rsidR="007809A6" w:rsidRPr="00B22A06" w:rsidDel="00B52A27">
          <w:delText>detail</w:delText>
        </w:r>
        <w:r w:rsidR="00B70301" w:rsidDel="00B52A27">
          <w:delText xml:space="preserve">ed information </w:delText>
        </w:r>
        <w:r w:rsidR="00AC0196" w:rsidDel="00B52A27">
          <w:delText>of the event</w:delText>
        </w:r>
        <w:r w:rsidR="00D4311D" w:rsidDel="00B52A27">
          <w:delText>s,</w:delText>
        </w:r>
        <w:r w:rsidR="00AC0196" w:rsidDel="00B52A27">
          <w:delText xml:space="preserve"> </w:delText>
        </w:r>
        <w:r w:rsidR="007809A6" w:rsidRPr="00B22A06" w:rsidDel="00B52A27">
          <w:delText xml:space="preserve">as collecting and </w:delText>
        </w:r>
        <w:r w:rsidR="00AC0196" w:rsidDel="00B52A27">
          <w:delText xml:space="preserve">analyzing </w:delText>
        </w:r>
        <w:r w:rsidR="00D4311D" w:rsidDel="00B52A27">
          <w:delText xml:space="preserve">related </w:delText>
        </w:r>
        <w:r w:rsidR="00AC0196" w:rsidDel="00B52A27">
          <w:delText xml:space="preserve">data </w:delText>
        </w:r>
        <w:r w:rsidR="007809A6" w:rsidRPr="00B22A06" w:rsidDel="00B52A27">
          <w:delText>usually takes a long time.</w:delText>
        </w:r>
      </w:del>
    </w:p>
    <w:p w14:paraId="102CAA26" w14:textId="7E671239" w:rsidR="007809A6" w:rsidDel="00D639C1" w:rsidRDefault="007809A6" w:rsidP="00F144D9">
      <w:pPr>
        <w:pBdr>
          <w:top w:val="nil"/>
          <w:left w:val="nil"/>
          <w:bottom w:val="nil"/>
          <w:right w:val="nil"/>
          <w:between w:val="nil"/>
        </w:pBdr>
        <w:spacing w:line="480" w:lineRule="auto"/>
        <w:rPr>
          <w:del w:id="40" w:author="Author"/>
          <w:color w:val="000000"/>
          <w:lang w:val="en-HK"/>
        </w:rPr>
      </w:pPr>
    </w:p>
    <w:p w14:paraId="744EB098" w14:textId="76314F3E" w:rsidR="000709AA" w:rsidRDefault="00636071" w:rsidP="00F144D9">
      <w:pPr>
        <w:pBdr>
          <w:top w:val="nil"/>
          <w:left w:val="nil"/>
          <w:bottom w:val="nil"/>
          <w:right w:val="nil"/>
          <w:between w:val="nil"/>
        </w:pBdr>
        <w:spacing w:line="480" w:lineRule="auto"/>
      </w:pPr>
      <w:r w:rsidRPr="00B22A06">
        <w:rPr>
          <w:color w:val="000000"/>
          <w:lang w:val="en-HK"/>
        </w:rPr>
        <w:t xml:space="preserve">Social media has become the main </w:t>
      </w:r>
      <w:r w:rsidR="00135F1E">
        <w:rPr>
          <w:color w:val="000000"/>
          <w:lang w:val="en-HK"/>
        </w:rPr>
        <w:t>venue</w:t>
      </w:r>
      <w:r w:rsidR="00135F1E" w:rsidRPr="00B22A06">
        <w:rPr>
          <w:color w:val="000000"/>
          <w:lang w:val="en-HK"/>
        </w:rPr>
        <w:t xml:space="preserve"> </w:t>
      </w:r>
      <w:r w:rsidRPr="00B22A06">
        <w:rPr>
          <w:color w:val="000000"/>
          <w:lang w:val="en-HK"/>
        </w:rPr>
        <w:t xml:space="preserve">for people to express their points of view and </w:t>
      </w:r>
      <w:r w:rsidR="00957A2D" w:rsidRPr="00B22A06">
        <w:rPr>
          <w:color w:val="000000"/>
          <w:lang w:val="en-HK"/>
        </w:rPr>
        <w:t>comment</w:t>
      </w:r>
      <w:r w:rsidRPr="00B22A06">
        <w:rPr>
          <w:color w:val="000000"/>
          <w:lang w:val="en-HK"/>
        </w:rPr>
        <w:t xml:space="preserve"> on social events </w:t>
      </w:r>
      <w:r w:rsidR="00135F1E">
        <w:rPr>
          <w:color w:val="000000"/>
          <w:lang w:val="en-HK"/>
        </w:rPr>
        <w:t xml:space="preserve">as it allows </w:t>
      </w:r>
      <w:r w:rsidRPr="00B22A06">
        <w:rPr>
          <w:color w:val="000000"/>
          <w:lang w:val="en-HK"/>
        </w:rPr>
        <w:t xml:space="preserve">users to post and repost information </w:t>
      </w:r>
      <w:r w:rsidR="007960D0" w:rsidRPr="00B22A06">
        <w:rPr>
          <w:color w:val="000000"/>
          <w:lang w:val="en-HK"/>
        </w:rPr>
        <w:fldChar w:fldCharType="begin"/>
      </w:r>
      <w:r w:rsidR="00135F1E">
        <w:rPr>
          <w:color w:val="000000"/>
          <w:lang w:val="en-HK"/>
        </w:rPr>
        <w:instrText xml:space="preserve"> ADDIN EN.CITE &lt;EndNote&gt;&lt;Cite&gt;&lt;Author&gt;Abbas&lt;/Author&gt;&lt;Year&gt;2018&lt;/Year&gt;&lt;RecNum&gt;23&lt;/RecNum&gt;&lt;DisplayText&gt;(Abbas, Zhou, Deng, &amp;amp; Zhang, 2018)&lt;/DisplayText&gt;&lt;record&gt;&lt;rec-number&gt;23&lt;/rec-number&gt;&lt;foreign-keys&gt;&lt;key app="EN" db-id="2t0w2ffe2ewzsaea5w2pds9esv595e59s5at" timestamp="1655328528" guid="43f4e778-9f3f-4dba-bc29-b387f8aa0934"&gt;23&lt;/key&gt;&lt;/foreign-keys&gt;&lt;ref-type name="Journal Article"&gt;17&lt;/ref-type&gt;&lt;contributors&gt;&lt;authors&gt;&lt;author&gt;Abbas, Ahmed&lt;/author&gt;&lt;author&gt;Zhou, Yilu&lt;/author&gt;&lt;author&gt;Deng, Shasha&lt;/author&gt;&lt;author&gt;Zhang, Pengzhu&lt;/author&gt;&lt;/authors&gt;&lt;/contributors&gt;&lt;titles&gt;&lt;title&gt;Text analytics to support sense-making in social media: A language-action perspective&lt;/title&gt;&lt;secondary-title&gt;MIS Quarterly&lt;/secondary-title&gt;&lt;/titles&gt;&lt;periodical&gt;&lt;full-title&gt;MIS quarterly&lt;/full-title&gt;&lt;/periodical&gt;&lt;volume&gt;42&lt;/volume&gt;&lt;number&gt;2&lt;/number&gt;&lt;dates&gt;&lt;year&gt;2018&lt;/year&gt;&lt;/dates&gt;&lt;urls&gt;&lt;/urls&gt;&lt;/record&gt;&lt;/Cite&gt;&lt;/EndNote&gt;</w:instrText>
      </w:r>
      <w:r w:rsidR="007960D0" w:rsidRPr="00B22A06">
        <w:rPr>
          <w:color w:val="000000"/>
          <w:lang w:val="en-HK"/>
        </w:rPr>
        <w:fldChar w:fldCharType="separate"/>
      </w:r>
      <w:r w:rsidR="00135F1E">
        <w:rPr>
          <w:noProof/>
          <w:color w:val="000000"/>
          <w:lang w:val="en-HK"/>
        </w:rPr>
        <w:t>(Abbas</w:t>
      </w:r>
      <w:r w:rsidR="009E68B6">
        <w:rPr>
          <w:noProof/>
          <w:color w:val="000000"/>
          <w:lang w:val="en-HK"/>
        </w:rPr>
        <w:t>i</w:t>
      </w:r>
      <w:r w:rsidR="00135F1E">
        <w:rPr>
          <w:noProof/>
          <w:color w:val="000000"/>
          <w:lang w:val="en-HK"/>
        </w:rPr>
        <w:t>, Zhou, Deng, &amp; Zhang, 2018)</w:t>
      </w:r>
      <w:r w:rsidR="007960D0" w:rsidRPr="00B22A06">
        <w:rPr>
          <w:color w:val="000000"/>
          <w:lang w:val="en-HK"/>
        </w:rPr>
        <w:fldChar w:fldCharType="end"/>
      </w:r>
      <w:r w:rsidRPr="00B22A06">
        <w:rPr>
          <w:color w:val="000000"/>
          <w:lang w:val="en-HK"/>
        </w:rPr>
        <w:t xml:space="preserve"> </w:t>
      </w:r>
      <w:r w:rsidR="009D511A">
        <w:rPr>
          <w:color w:val="000000"/>
          <w:lang w:val="en-HK"/>
        </w:rPr>
        <w:t xml:space="preserve">and </w:t>
      </w:r>
      <w:r w:rsidRPr="00B22A06">
        <w:rPr>
          <w:color w:val="000000"/>
          <w:lang w:val="en-HK"/>
        </w:rPr>
        <w:t xml:space="preserve">express their points succinctly </w:t>
      </w:r>
      <w:r w:rsidR="007960D0" w:rsidRPr="00B22A06">
        <w:rPr>
          <w:color w:val="000000"/>
          <w:lang w:val="en-HK"/>
        </w:rPr>
        <w:fldChar w:fldCharType="begin"/>
      </w:r>
      <w:r w:rsidR="002F3BF1">
        <w:rPr>
          <w:color w:val="000000"/>
          <w:lang w:val="en-HK"/>
        </w:rPr>
        <w:instrText xml:space="preserve"> ADDIN EN.CITE &lt;EndNote&gt;&lt;Cite&gt;&lt;Author&gt;Adamopoulos&lt;/Author&gt;&lt;Year&gt;2018&lt;/Year&gt;&lt;RecNum&gt;24&lt;/RecNum&gt;&lt;DisplayText&gt;(Adamopoulos, Tsiakanikas, &amp;amp; Scorilas, 2018)&lt;/DisplayText&gt;&lt;record&gt;&lt;rec-number&gt;24&lt;/rec-number&gt;&lt;foreign-keys&gt;&lt;key app="EN" db-id="2t0w2ffe2ewzsaea5w2pds9esv595e59s5at" timestamp="1655328529" guid="02ea420a-85b9-450d-9155-b21c22c42800"&gt;24&lt;/key&gt;&lt;/foreign-keys&gt;&lt;ref-type name="Journal Article"&gt;17&lt;/ref-type&gt;&lt;contributors&gt;&lt;authors&gt;&lt;author&gt;Adamopoulos, Panagiotis G&lt;/author&gt;&lt;author&gt;Tsiakanikas, Panagiotis&lt;/author&gt;&lt;author&gt;Scorilas, Andreas&lt;/author&gt;&lt;/authors&gt;&lt;/contributors&gt;&lt;titles&gt;&lt;title&gt;Kallikrein-related peptidases and associated microRNAs as promising prognostic biomarkers in gastrointestinal malignancies&lt;/title&gt;&lt;secondary-title&gt;Biological Chemistry&lt;/secondary-title&gt;&lt;/titles&gt;&lt;periodical&gt;&lt;full-title&gt;Biological Chemistry&lt;/full-title&gt;&lt;/periodical&gt;&lt;pages&gt;821-836&lt;/pages&gt;&lt;volume&gt;399&lt;/volume&gt;&lt;number&gt;8&lt;/number&gt;&lt;dates&gt;&lt;year&gt;2018&lt;/year&gt;&lt;/dates&gt;&lt;isbn&gt;1437-4315&lt;/isbn&gt;&lt;urls&gt;&lt;/urls&gt;&lt;/record&gt;&lt;/Cite&gt;&lt;/EndNote&gt;</w:instrText>
      </w:r>
      <w:r w:rsidR="007960D0" w:rsidRPr="00B22A06">
        <w:rPr>
          <w:color w:val="000000"/>
          <w:lang w:val="en-HK"/>
        </w:rPr>
        <w:fldChar w:fldCharType="separate"/>
      </w:r>
      <w:r w:rsidR="007960D0" w:rsidRPr="00B22A06">
        <w:rPr>
          <w:noProof/>
          <w:color w:val="000000"/>
          <w:lang w:val="en-HK"/>
        </w:rPr>
        <w:t>(Adamopoulos, Tsiakanikas, &amp; Scorilas, 2018)</w:t>
      </w:r>
      <w:r w:rsidR="007960D0" w:rsidRPr="00B22A06">
        <w:rPr>
          <w:color w:val="000000"/>
          <w:lang w:val="en-HK"/>
        </w:rPr>
        <w:fldChar w:fldCharType="end"/>
      </w:r>
      <w:r w:rsidRPr="00B22A06">
        <w:rPr>
          <w:color w:val="000000"/>
          <w:lang w:val="en-HK"/>
        </w:rPr>
        <w:t xml:space="preserve">. </w:t>
      </w:r>
      <w:r w:rsidR="00D4311D">
        <w:rPr>
          <w:color w:val="000000"/>
          <w:lang w:val="en-HK"/>
        </w:rPr>
        <w:t xml:space="preserve">Many researchers have tried to </w:t>
      </w:r>
      <w:r w:rsidR="00072852">
        <w:rPr>
          <w:color w:val="000000"/>
          <w:lang w:val="en-HK"/>
        </w:rPr>
        <w:t xml:space="preserve">extract useful information from social media using NLP techniques. For example, </w:t>
      </w:r>
      <w:proofErr w:type="spellStart"/>
      <w:r w:rsidRPr="00B22A06">
        <w:rPr>
          <w:color w:val="000000"/>
          <w:lang w:val="en-HK"/>
        </w:rPr>
        <w:t>Aisopos</w:t>
      </w:r>
      <w:proofErr w:type="spellEnd"/>
      <w:r w:rsidRPr="00B22A06">
        <w:rPr>
          <w:color w:val="000000"/>
          <w:lang w:val="en-HK"/>
        </w:rPr>
        <w:t xml:space="preserve"> et al. </w:t>
      </w:r>
      <w:r w:rsidR="00E7736A">
        <w:rPr>
          <w:color w:val="000000"/>
          <w:lang w:val="en-HK"/>
        </w:rPr>
        <w:t xml:space="preserve">(2011) </w:t>
      </w:r>
      <w:r w:rsidRPr="00B22A06">
        <w:rPr>
          <w:color w:val="000000"/>
          <w:lang w:val="en-HK"/>
        </w:rPr>
        <w:t xml:space="preserve">used </w:t>
      </w:r>
      <w:r w:rsidR="007A39C7">
        <w:rPr>
          <w:color w:val="000000"/>
          <w:lang w:val="en-HK"/>
        </w:rPr>
        <w:t>n</w:t>
      </w:r>
      <w:r w:rsidRPr="00B22A06">
        <w:rPr>
          <w:color w:val="000000"/>
          <w:lang w:val="en-HK"/>
        </w:rPr>
        <w:t>-gram</w:t>
      </w:r>
      <w:r w:rsidR="000C1F6A">
        <w:rPr>
          <w:color w:val="000000"/>
          <w:lang w:val="en-HK"/>
        </w:rPr>
        <w:t>s</w:t>
      </w:r>
      <w:r w:rsidRPr="00B22A06">
        <w:rPr>
          <w:color w:val="000000"/>
          <w:lang w:val="en-HK"/>
        </w:rPr>
        <w:t xml:space="preserve"> to </w:t>
      </w:r>
      <w:proofErr w:type="spellStart"/>
      <w:r w:rsidRPr="00B22A06">
        <w:rPr>
          <w:color w:val="000000"/>
          <w:lang w:val="en-HK"/>
        </w:rPr>
        <w:t>analyze</w:t>
      </w:r>
      <w:proofErr w:type="spellEnd"/>
      <w:r w:rsidRPr="00B22A06">
        <w:rPr>
          <w:color w:val="000000"/>
          <w:lang w:val="en-HK"/>
        </w:rPr>
        <w:t xml:space="preserve"> the emotion of social media texts. Dey et al. </w:t>
      </w:r>
      <w:r w:rsidR="00E7736A">
        <w:rPr>
          <w:color w:val="000000"/>
          <w:lang w:val="en-HK"/>
        </w:rPr>
        <w:t xml:space="preserve">(2018) </w:t>
      </w:r>
      <w:r w:rsidRPr="00B22A06">
        <w:rPr>
          <w:color w:val="000000"/>
          <w:lang w:val="en-HK"/>
        </w:rPr>
        <w:t xml:space="preserve">extracted topics from Twitter based on a two-stage LSTM model. </w:t>
      </w:r>
      <w:proofErr w:type="spellStart"/>
      <w:r w:rsidR="00E7736A">
        <w:rPr>
          <w:color w:val="000000"/>
          <w:lang w:val="en-HK"/>
        </w:rPr>
        <w:t>D’</w:t>
      </w:r>
      <w:r w:rsidRPr="00B22A06">
        <w:rPr>
          <w:color w:val="000000"/>
          <w:lang w:val="en-HK"/>
        </w:rPr>
        <w:t>Andrea</w:t>
      </w:r>
      <w:proofErr w:type="spellEnd"/>
      <w:r w:rsidRPr="00B22A06">
        <w:rPr>
          <w:color w:val="000000"/>
          <w:lang w:val="en-HK"/>
        </w:rPr>
        <w:t xml:space="preserve"> et al. </w:t>
      </w:r>
      <w:r w:rsidR="00E7736A">
        <w:rPr>
          <w:color w:val="000000"/>
          <w:lang w:val="en-HK"/>
        </w:rPr>
        <w:t xml:space="preserve">(2019) </w:t>
      </w:r>
      <w:r w:rsidRPr="00B22A06">
        <w:rPr>
          <w:color w:val="000000"/>
          <w:lang w:val="en-HK"/>
        </w:rPr>
        <w:t>proposed an intelligent system that automatically infers trends in public opinion on vaccination topics.</w:t>
      </w:r>
      <w:r w:rsidR="00670D5D">
        <w:rPr>
          <w:color w:val="000000"/>
          <w:lang w:val="en-HK"/>
        </w:rPr>
        <w:t xml:space="preserve"> </w:t>
      </w:r>
      <w:r w:rsidR="00072852">
        <w:t>T</w:t>
      </w:r>
      <w:r w:rsidR="003D6322">
        <w:t xml:space="preserve">ext mining and machine learning techniques on </w:t>
      </w:r>
      <w:r w:rsidR="00072852">
        <w:t xml:space="preserve">social media data can </w:t>
      </w:r>
      <w:r w:rsidR="003D6322">
        <w:t xml:space="preserve">also support the </w:t>
      </w:r>
      <w:r w:rsidR="008D7D3E">
        <w:t>decision-making</w:t>
      </w:r>
      <w:r w:rsidR="003D6322">
        <w:t xml:space="preserve"> on governmental accounting information systems </w:t>
      </w:r>
      <w:r w:rsidR="003D6322" w:rsidRPr="00280105">
        <w:rPr>
          <w:color w:val="000000"/>
          <w:lang w:val="en-HK"/>
        </w:rPr>
        <w:fldChar w:fldCharType="begin"/>
      </w:r>
      <w:r w:rsidR="003D6322" w:rsidRPr="00280105">
        <w:rPr>
          <w:color w:val="000000"/>
          <w:lang w:val="en-HK"/>
        </w:rPr>
        <w:instrText xml:space="preserve"> ADDIN EN.CITE &lt;EndNote&gt;&lt;Cite&gt;&lt;Author&gt;Duan&lt;/Author&gt;&lt;Year&gt;2023&lt;/Year&gt;&lt;RecNum&gt;78&lt;/RecNum&gt;&lt;DisplayText&gt;(Duan, Vasarhelyi, Codesso, &amp;amp; Alzamil, 2023)&lt;/DisplayText&gt;&lt;record&gt;&lt;rec-number&gt;78&lt;/rec-number&gt;&lt;foreign-keys&gt;&lt;key app="EN" db-id="2t0w2ffe2ewzsaea5w2pds9esv595e59s5at" timestamp="1677077649" guid="09b71ba0-8dd1-4677-90df-ee8e51bc0624"&gt;78&lt;/key&gt;&lt;/foreign-keys&gt;&lt;ref-type name="Journal Article"&gt;17&lt;/ref-type&gt;&lt;contributors&gt;&lt;authors&gt;&lt;author&gt;Duan, Huijue Kelly&lt;/author&gt;&lt;author&gt;Vasarhelyi, Miklos A&lt;/author&gt;&lt;author&gt;Codesso, Mauricio&lt;/author&gt;&lt;author&gt;Alzamil, Zamil&lt;/author&gt;&lt;/authors&gt;&lt;/contributors&gt;&lt;titles&gt;&lt;title&gt;Enhancing the government accounting information systems using social media information: An application of text mining and machine learning&lt;/title&gt;&lt;secondary-title&gt;International Journal of Accounting Information Systems&lt;/secondary-title&gt;&lt;/titles&gt;&lt;periodical&gt;&lt;full-title&gt;International Journal of Accounting Information Systems&lt;/full-title&gt;&lt;/periodical&gt;&lt;pages&gt;100600&lt;/pages&gt;&lt;volume&gt;48&lt;/volume&gt;&lt;dates&gt;&lt;year&gt;2023&lt;/year&gt;&lt;/dates&gt;&lt;isbn&gt;1467-0895&lt;/isbn&gt;&lt;urls&gt;&lt;/urls&gt;&lt;/record&gt;&lt;/Cite&gt;&lt;/EndNote&gt;</w:instrText>
      </w:r>
      <w:r w:rsidR="003D6322" w:rsidRPr="00280105">
        <w:rPr>
          <w:color w:val="000000"/>
          <w:lang w:val="en-HK"/>
        </w:rPr>
        <w:fldChar w:fldCharType="separate"/>
      </w:r>
      <w:r w:rsidR="003D6322" w:rsidRPr="00280105">
        <w:rPr>
          <w:noProof/>
          <w:color w:val="000000"/>
          <w:lang w:val="en-HK"/>
        </w:rPr>
        <w:t>(Duan, Vasarhelyi, Codesso, &amp; Alzamil, 2023)</w:t>
      </w:r>
      <w:r w:rsidR="003D6322" w:rsidRPr="00280105">
        <w:rPr>
          <w:color w:val="000000"/>
          <w:lang w:val="en-HK"/>
        </w:rPr>
        <w:fldChar w:fldCharType="end"/>
      </w:r>
      <w:r w:rsidR="003D6322">
        <w:t xml:space="preserve">. </w:t>
      </w:r>
    </w:p>
    <w:p w14:paraId="0110B3F8" w14:textId="1C51BFED" w:rsidR="000709AA" w:rsidDel="00D639C1" w:rsidRDefault="00D639C1" w:rsidP="00F144D9">
      <w:pPr>
        <w:pBdr>
          <w:top w:val="nil"/>
          <w:left w:val="nil"/>
          <w:bottom w:val="nil"/>
          <w:right w:val="nil"/>
          <w:between w:val="nil"/>
        </w:pBdr>
        <w:spacing w:line="480" w:lineRule="auto"/>
        <w:rPr>
          <w:del w:id="41" w:author="Author"/>
        </w:rPr>
      </w:pPr>
      <w:ins w:id="42" w:author="Author">
        <w:r>
          <w:rPr>
            <w:color w:val="000000"/>
            <w:lang w:val="en-HK"/>
          </w:rPr>
          <w:lastRenderedPageBreak/>
          <w:tab/>
        </w:r>
      </w:ins>
    </w:p>
    <w:p w14:paraId="7D7DE871" w14:textId="7F49DAEB" w:rsidR="00BA382D" w:rsidRDefault="004469B7" w:rsidP="00F144D9">
      <w:pPr>
        <w:pBdr>
          <w:top w:val="nil"/>
          <w:left w:val="nil"/>
          <w:bottom w:val="nil"/>
          <w:right w:val="nil"/>
          <w:between w:val="nil"/>
        </w:pBdr>
        <w:spacing w:line="480" w:lineRule="auto"/>
      </w:pPr>
      <w:r>
        <w:rPr>
          <w:color w:val="000000"/>
          <w:lang w:val="en-HK"/>
        </w:rPr>
        <w:t xml:space="preserve">During </w:t>
      </w:r>
      <w:r w:rsidR="008D7D3E">
        <w:rPr>
          <w:color w:val="000000"/>
          <w:lang w:val="en-HK"/>
        </w:rPr>
        <w:t xml:space="preserve">a </w:t>
      </w:r>
      <w:r>
        <w:rPr>
          <w:color w:val="000000"/>
          <w:lang w:val="en-HK"/>
        </w:rPr>
        <w:t xml:space="preserve">disaster, social </w:t>
      </w:r>
      <w:r w:rsidR="00F52DD5">
        <w:rPr>
          <w:color w:val="000000"/>
          <w:lang w:val="en-HK"/>
        </w:rPr>
        <w:t>media</w:t>
      </w:r>
      <w:r>
        <w:rPr>
          <w:color w:val="000000"/>
          <w:lang w:val="en-HK"/>
        </w:rPr>
        <w:t xml:space="preserve"> </w:t>
      </w:r>
      <w:r w:rsidR="00072852">
        <w:rPr>
          <w:color w:val="000000"/>
          <w:lang w:val="en-HK"/>
        </w:rPr>
        <w:t xml:space="preserve">can </w:t>
      </w:r>
      <w:r>
        <w:rPr>
          <w:color w:val="000000"/>
          <w:lang w:val="en-HK"/>
        </w:rPr>
        <w:t xml:space="preserve">function as </w:t>
      </w:r>
      <w:r w:rsidR="00176510">
        <w:rPr>
          <w:color w:val="000000"/>
          <w:lang w:val="en-HK"/>
        </w:rPr>
        <w:t>an important and instant information source</w:t>
      </w:r>
      <w:r w:rsidR="007A3E90">
        <w:rPr>
          <w:color w:val="000000"/>
          <w:lang w:val="en-HK"/>
        </w:rPr>
        <w:t>. This allows the public to get updated information about the latest status of the disaster</w:t>
      </w:r>
      <w:r w:rsidR="00A173F3">
        <w:rPr>
          <w:color w:val="000000"/>
          <w:lang w:val="en-HK"/>
        </w:rPr>
        <w:t xml:space="preserve"> (Oh</w:t>
      </w:r>
      <w:r w:rsidR="00BB3EDA">
        <w:rPr>
          <w:color w:val="000000"/>
          <w:lang w:val="en-HK"/>
        </w:rPr>
        <w:t>, Agrawal, &amp; Rao</w:t>
      </w:r>
      <w:r w:rsidR="00A173F3">
        <w:rPr>
          <w:color w:val="000000"/>
          <w:lang w:val="en-HK"/>
        </w:rPr>
        <w:t>, 2013</w:t>
      </w:r>
      <w:r w:rsidR="007A3E90">
        <w:rPr>
          <w:color w:val="000000"/>
          <w:lang w:val="en-HK"/>
        </w:rPr>
        <w:t xml:space="preserve">; </w:t>
      </w:r>
      <w:r w:rsidR="00581BEE">
        <w:rPr>
          <w:color w:val="000000"/>
          <w:lang w:val="en-HK"/>
        </w:rPr>
        <w:t>Li,</w:t>
      </w:r>
      <w:r w:rsidR="00BB3EDA">
        <w:rPr>
          <w:color w:val="000000"/>
          <w:lang w:val="en-HK"/>
        </w:rPr>
        <w:t xml:space="preserve"> Vishwanath, &amp; Rao,</w:t>
      </w:r>
      <w:r w:rsidR="00581BEE">
        <w:rPr>
          <w:color w:val="000000"/>
          <w:lang w:val="en-HK"/>
        </w:rPr>
        <w:t xml:space="preserve"> 2014</w:t>
      </w:r>
      <w:r w:rsidR="00A173F3">
        <w:rPr>
          <w:color w:val="000000"/>
          <w:lang w:val="en-HK"/>
        </w:rPr>
        <w:t>)</w:t>
      </w:r>
      <w:r>
        <w:rPr>
          <w:color w:val="000000"/>
          <w:lang w:val="en-HK"/>
        </w:rPr>
        <w:t xml:space="preserve">. </w:t>
      </w:r>
      <w:r w:rsidR="00072852">
        <w:rPr>
          <w:color w:val="000000"/>
          <w:lang w:val="en-HK"/>
        </w:rPr>
        <w:t xml:space="preserve">For example, </w:t>
      </w:r>
      <w:r w:rsidRPr="00B22A06">
        <w:t xml:space="preserve">Sakaki et al. </w:t>
      </w:r>
      <w:r w:rsidR="00E7736A">
        <w:t xml:space="preserve">(2010) </w:t>
      </w:r>
      <w:r w:rsidRPr="00B22A06">
        <w:t xml:space="preserve">predicted the change in geological movement data and identified earthquake events on Twitter by monitoring tweets. Kitagawa et al. </w:t>
      </w:r>
      <w:r w:rsidR="00E7736A">
        <w:t xml:space="preserve">(2015) </w:t>
      </w:r>
      <w:r w:rsidRPr="00B22A06">
        <w:t xml:space="preserve">used Twitter information to identify infectious diseases such as influenza. </w:t>
      </w:r>
      <w:r w:rsidR="00366036">
        <w:t>S</w:t>
      </w:r>
      <w:r w:rsidR="000709AA" w:rsidRPr="000709AA">
        <w:t xml:space="preserve">ocial media </w:t>
      </w:r>
      <w:r w:rsidR="00366036">
        <w:t xml:space="preserve">messages </w:t>
      </w:r>
      <w:r w:rsidR="000709AA" w:rsidRPr="000709AA">
        <w:t>during COVID-19</w:t>
      </w:r>
      <w:r w:rsidR="000709AA">
        <w:t xml:space="preserve"> </w:t>
      </w:r>
      <w:r w:rsidR="000709AA" w:rsidRPr="000709AA">
        <w:t xml:space="preserve">are </w:t>
      </w:r>
      <w:r w:rsidR="000709AA">
        <w:t xml:space="preserve">analyzed </w:t>
      </w:r>
      <w:r w:rsidR="000709AA" w:rsidRPr="000709AA">
        <w:t xml:space="preserve">to </w:t>
      </w:r>
      <w:r w:rsidR="000709AA">
        <w:t xml:space="preserve">in order to provide </w:t>
      </w:r>
      <w:r w:rsidR="000709AA" w:rsidRPr="000709AA">
        <w:t>insights on disaster information managements (</w:t>
      </w:r>
      <w:r w:rsidR="00366036">
        <w:t xml:space="preserve">Bhatt, </w:t>
      </w:r>
      <w:proofErr w:type="spellStart"/>
      <w:r w:rsidR="00366036" w:rsidRPr="000709AA">
        <w:t>Vemprala</w:t>
      </w:r>
      <w:proofErr w:type="spellEnd"/>
      <w:r w:rsidR="00366036" w:rsidRPr="000709AA">
        <w:t xml:space="preserve">, </w:t>
      </w:r>
      <w:proofErr w:type="spellStart"/>
      <w:r w:rsidR="00366036" w:rsidRPr="000709AA">
        <w:t>Valecha</w:t>
      </w:r>
      <w:proofErr w:type="spellEnd"/>
      <w:r w:rsidR="00366036" w:rsidRPr="000709AA">
        <w:t xml:space="preserve">, </w:t>
      </w:r>
      <w:r w:rsidR="00366036">
        <w:t xml:space="preserve">Hariharan, </w:t>
      </w:r>
      <w:r w:rsidR="00366036" w:rsidRPr="000709AA">
        <w:t>&amp; Rao</w:t>
      </w:r>
      <w:r w:rsidR="00366036">
        <w:t xml:space="preserve">, 2022; </w:t>
      </w:r>
      <w:r w:rsidR="000709AA" w:rsidRPr="000709AA">
        <w:t xml:space="preserve">Rao, </w:t>
      </w:r>
      <w:proofErr w:type="spellStart"/>
      <w:r w:rsidR="000709AA" w:rsidRPr="000709AA">
        <w:t>Vemprala</w:t>
      </w:r>
      <w:proofErr w:type="spellEnd"/>
      <w:r w:rsidR="000709AA" w:rsidRPr="000709AA">
        <w:t xml:space="preserve">, </w:t>
      </w:r>
      <w:proofErr w:type="spellStart"/>
      <w:r w:rsidR="000709AA" w:rsidRPr="000709AA">
        <w:t>Akello</w:t>
      </w:r>
      <w:proofErr w:type="spellEnd"/>
      <w:r w:rsidR="000709AA" w:rsidRPr="000709AA">
        <w:t xml:space="preserve">, &amp; </w:t>
      </w:r>
      <w:proofErr w:type="spellStart"/>
      <w:r w:rsidR="000709AA" w:rsidRPr="000709AA">
        <w:t>Valecha</w:t>
      </w:r>
      <w:proofErr w:type="spellEnd"/>
      <w:r w:rsidR="000709AA" w:rsidRPr="000709AA">
        <w:t>, 2020).</w:t>
      </w:r>
      <w:r w:rsidR="00321E00">
        <w:t xml:space="preserve"> </w:t>
      </w:r>
      <w:r w:rsidR="009553D8">
        <w:t xml:space="preserve">Furthermore, disaster-related </w:t>
      </w:r>
      <w:r w:rsidR="00072852">
        <w:t>tweets have been</w:t>
      </w:r>
      <w:r w:rsidR="009553D8">
        <w:t xml:space="preserve"> class</w:t>
      </w:r>
      <w:r w:rsidR="009725C9">
        <w:t xml:space="preserve">ified </w:t>
      </w:r>
      <w:r w:rsidR="00176510">
        <w:t>into</w:t>
      </w:r>
      <w:r w:rsidR="009725C9">
        <w:t xml:space="preserve"> topics and their changes are monitored to </w:t>
      </w:r>
      <w:r w:rsidR="00176510">
        <w:t>explore</w:t>
      </w:r>
      <w:r w:rsidR="009725C9">
        <w:t xml:space="preserve"> an emerging phenomenon </w:t>
      </w:r>
      <w:r w:rsidR="009725C9" w:rsidRPr="009725C9">
        <w:rPr>
          <w:color w:val="000000"/>
          <w:lang w:val="en-HK"/>
        </w:rPr>
        <w:fldChar w:fldCharType="begin"/>
      </w:r>
      <w:r w:rsidR="009725C9" w:rsidRPr="009725C9">
        <w:rPr>
          <w:color w:val="000000"/>
          <w:lang w:val="en-HK"/>
        </w:rPr>
        <w:instrText xml:space="preserve"> ADDIN EN.CITE &lt;EndNote&gt;&lt;Cite&gt;&lt;Author&gt;Mukkamala&lt;/Author&gt;&lt;Year&gt;2018&lt;/Year&gt;&lt;RecNum&gt;95&lt;/RecNum&gt;&lt;DisplayText&gt;(Mukkamala &amp;amp; Beck, 2018)&lt;/DisplayText&gt;&lt;record&gt;&lt;rec-number&gt;95&lt;/rec-number&gt;&lt;foreign-keys&gt;&lt;key app="EN" db-id="2t0w2ffe2ewzsaea5w2pds9esv595e59s5at" timestamp="1677105415" guid="a74a541c-9dd7-4309-b247-cc49f0caa019"&gt;95&lt;/key&gt;&lt;/foreign-keys&gt;&lt;ref-type name="Conference Proceedings"&gt;10&lt;/ref-type&gt;&lt;contributors&gt;&lt;authors&gt;&lt;author&gt;Mukkamala, Alivelu Manga&lt;/author&gt;&lt;author&gt;Beck, Roman&lt;/author&gt;&lt;/authors&gt;&lt;/contributors&gt;&lt;titles&gt;&lt;title&gt;The role of social media for collective behaviour development in response to natural disasters&lt;/title&gt;&lt;secondary-title&gt;26th European Conference on Information Systems&lt;/secondary-title&gt;&lt;/titles&gt;&lt;dates&gt;&lt;year&gt;2018&lt;/year&gt;&lt;/dates&gt;&lt;publisher&gt;AIS Electronic Library (AISeL)&lt;/publisher&gt;&lt;urls&gt;&lt;/urls&gt;&lt;/record&gt;&lt;/Cite&gt;&lt;/EndNote&gt;</w:instrText>
      </w:r>
      <w:r w:rsidR="009725C9" w:rsidRPr="009725C9">
        <w:rPr>
          <w:color w:val="000000"/>
          <w:lang w:val="en-HK"/>
        </w:rPr>
        <w:fldChar w:fldCharType="separate"/>
      </w:r>
      <w:r w:rsidR="009725C9" w:rsidRPr="009725C9">
        <w:rPr>
          <w:noProof/>
          <w:color w:val="000000"/>
          <w:lang w:val="en-HK"/>
        </w:rPr>
        <w:t>(Mukkamala &amp; Beck, 2018)</w:t>
      </w:r>
      <w:r w:rsidR="009725C9" w:rsidRPr="009725C9">
        <w:rPr>
          <w:color w:val="000000"/>
          <w:lang w:val="en-HK"/>
        </w:rPr>
        <w:fldChar w:fldCharType="end"/>
      </w:r>
      <w:r w:rsidR="009725C9">
        <w:t>.</w:t>
      </w:r>
      <w:r w:rsidR="000709AA">
        <w:t xml:space="preserve"> </w:t>
      </w:r>
      <w:r w:rsidR="009725C9">
        <w:t xml:space="preserve"> </w:t>
      </w:r>
    </w:p>
    <w:p w14:paraId="7D304FE0" w14:textId="073CA42B" w:rsidR="004525C8" w:rsidDel="00D639C1" w:rsidRDefault="00D639C1" w:rsidP="00F144D9">
      <w:pPr>
        <w:pBdr>
          <w:top w:val="nil"/>
          <w:left w:val="nil"/>
          <w:bottom w:val="nil"/>
          <w:right w:val="nil"/>
          <w:between w:val="nil"/>
        </w:pBdr>
        <w:spacing w:line="480" w:lineRule="auto"/>
        <w:rPr>
          <w:del w:id="43" w:author="Author"/>
        </w:rPr>
      </w:pPr>
      <w:ins w:id="44" w:author="Author">
        <w:r>
          <w:rPr>
            <w:color w:val="000000"/>
            <w:lang w:val="en-HK"/>
          </w:rPr>
          <w:tab/>
        </w:r>
      </w:ins>
    </w:p>
    <w:p w14:paraId="6F7AC906" w14:textId="408580BC" w:rsidR="00A251D1" w:rsidRDefault="00BA382D" w:rsidP="00F144D9">
      <w:pPr>
        <w:pBdr>
          <w:top w:val="nil"/>
          <w:left w:val="nil"/>
          <w:bottom w:val="nil"/>
          <w:right w:val="nil"/>
          <w:between w:val="nil"/>
        </w:pBdr>
        <w:spacing w:line="480" w:lineRule="auto"/>
        <w:rPr>
          <w:color w:val="000000"/>
          <w:lang w:val="en-HK"/>
        </w:rPr>
      </w:pPr>
      <w:r w:rsidRPr="00B22A06">
        <w:rPr>
          <w:color w:val="000000"/>
          <w:lang w:val="en-HK"/>
        </w:rPr>
        <w:t xml:space="preserve">Sentiment analysis is frequently used in </w:t>
      </w:r>
      <w:r w:rsidR="00072852">
        <w:rPr>
          <w:color w:val="000000"/>
          <w:lang w:val="en-HK"/>
        </w:rPr>
        <w:t>social media analysis</w:t>
      </w:r>
      <w:r w:rsidRPr="00B22A06">
        <w:rPr>
          <w:color w:val="000000"/>
          <w:lang w:val="en-HK"/>
        </w:rPr>
        <w:t>. Traditional sentiment analysis measures positive and negative emotions. Valence-</w:t>
      </w:r>
      <w:r w:rsidR="00897EF0">
        <w:rPr>
          <w:color w:val="000000"/>
          <w:lang w:val="en-HK"/>
        </w:rPr>
        <w:t>a</w:t>
      </w:r>
      <w:r w:rsidR="00897EF0" w:rsidRPr="00B22A06">
        <w:rPr>
          <w:color w:val="000000"/>
          <w:lang w:val="en-HK"/>
        </w:rPr>
        <w:t xml:space="preserve">rousal </w:t>
      </w:r>
      <w:r w:rsidRPr="00B22A06">
        <w:rPr>
          <w:color w:val="000000"/>
          <w:lang w:val="en-HK"/>
        </w:rPr>
        <w:t>is a psychological concept that measures people’s emotions in two dimensions</w:t>
      </w:r>
      <w:r w:rsidR="00072852">
        <w:rPr>
          <w:color w:val="000000"/>
          <w:lang w:val="en-HK"/>
        </w:rPr>
        <w:t>,</w:t>
      </w:r>
      <w:r w:rsidRPr="00B22A06">
        <w:rPr>
          <w:color w:val="000000"/>
          <w:lang w:val="en-HK"/>
        </w:rPr>
        <w:t xml:space="preserve"> which is a good fit for the sentiment analysis for </w:t>
      </w:r>
      <w:r w:rsidR="005E7DD4">
        <w:rPr>
          <w:color w:val="000000"/>
          <w:lang w:val="en-HK"/>
        </w:rPr>
        <w:t>disaster event</w:t>
      </w:r>
      <w:r w:rsidRPr="00B22A06">
        <w:rPr>
          <w:color w:val="000000"/>
          <w:lang w:val="en-HK"/>
        </w:rPr>
        <w:t xml:space="preserve">s </w:t>
      </w:r>
      <w:r w:rsidRPr="00B22A06">
        <w:rPr>
          <w:color w:val="000000"/>
          <w:lang w:val="en-HK"/>
        </w:rPr>
        <w:fldChar w:fldCharType="begin"/>
      </w:r>
      <w:r>
        <w:rPr>
          <w:color w:val="000000"/>
          <w:lang w:val="en-HK"/>
        </w:rPr>
        <w:instrText xml:space="preserve"> ADDIN EN.CITE &lt;EndNote&gt;&lt;Cite&gt;&lt;Author&gt;Gilet&lt;/Author&gt;&lt;Year&gt;2011&lt;/Year&gt;&lt;RecNum&gt;41&lt;/RecNum&gt;&lt;DisplayText&gt;(Gilet &amp;amp; Jallais, 2011)&lt;/DisplayText&gt;&lt;record&gt;&lt;rec-number&gt;41&lt;/rec-number&gt;&lt;foreign-keys&gt;&lt;key app="EN" db-id="2t0w2ffe2ewzsaea5w2pds9esv595e59s5at" timestamp="1655328531" guid="e46b28d9-7299-4541-bad8-7b93fd20ac0d"&gt;41&lt;/key&gt;&lt;/foreign-keys&gt;&lt;ref-type name="Journal Article"&gt;17&lt;/ref-type&gt;&lt;contributors&gt;&lt;authors&gt;&lt;author&gt;Gilet, Anne-Laure&lt;/author&gt;&lt;author&gt;Jallais, Christophe&lt;/author&gt;&lt;/authors&gt;&lt;/contributors&gt;&lt;titles&gt;&lt;title&gt;Valence, arousal and word associations&lt;/title&gt;&lt;secondary-title&gt;Cognition and Emotion&lt;/secondary-title&gt;&lt;/titles&gt;&lt;periodical&gt;&lt;full-title&gt;Cognition and Emotion&lt;/full-title&gt;&lt;/periodical&gt;&lt;pages&gt;740-746&lt;/pages&gt;&lt;volume&gt;25&lt;/volume&gt;&lt;number&gt;4&lt;/number&gt;&lt;dates&gt;&lt;year&gt;2011&lt;/year&gt;&lt;/dates&gt;&lt;isbn&gt;0269-9931&lt;/isbn&gt;&lt;urls&gt;&lt;/urls&gt;&lt;/record&gt;&lt;/Cite&gt;&lt;/EndNote&gt;</w:instrText>
      </w:r>
      <w:r w:rsidRPr="00B22A06">
        <w:rPr>
          <w:color w:val="000000"/>
          <w:lang w:val="en-HK"/>
        </w:rPr>
        <w:fldChar w:fldCharType="separate"/>
      </w:r>
      <w:r w:rsidRPr="00B22A06">
        <w:rPr>
          <w:noProof/>
          <w:color w:val="000000"/>
          <w:lang w:val="en-HK"/>
        </w:rPr>
        <w:t>(Gilet &amp; Jallais, 2011)</w:t>
      </w:r>
      <w:r w:rsidRPr="00B22A06">
        <w:rPr>
          <w:color w:val="000000"/>
          <w:lang w:val="en-HK"/>
        </w:rPr>
        <w:fldChar w:fldCharType="end"/>
      </w:r>
      <w:r w:rsidRPr="00B22A06">
        <w:rPr>
          <w:color w:val="000000"/>
          <w:lang w:val="en-HK"/>
        </w:rPr>
        <w:t>. Valence measures the level of sentiment polarity and arousal measures the</w:t>
      </w:r>
      <w:r w:rsidR="00C312FF">
        <w:rPr>
          <w:color w:val="000000"/>
          <w:lang w:val="en-HK"/>
        </w:rPr>
        <w:t xml:space="preserve"> level of </w:t>
      </w:r>
      <w:r w:rsidRPr="00B22A06">
        <w:rPr>
          <w:color w:val="000000"/>
          <w:lang w:val="en-HK"/>
        </w:rPr>
        <w:t>stimul</w:t>
      </w:r>
      <w:r w:rsidR="00C312FF">
        <w:rPr>
          <w:color w:val="000000"/>
          <w:lang w:val="en-HK"/>
        </w:rPr>
        <w:t>ation</w:t>
      </w:r>
      <w:r w:rsidRPr="00B22A06">
        <w:rPr>
          <w:color w:val="000000"/>
          <w:lang w:val="en-HK"/>
        </w:rPr>
        <w:t xml:space="preserve"> of people’s emotions. A case study of Hurricane Harvey shows that the on-site public safety social network information with neutral and negative emotions is more likely to be popular </w:t>
      </w:r>
      <w:r w:rsidRPr="00B22A06">
        <w:rPr>
          <w:color w:val="000000"/>
          <w:lang w:val="en-HK"/>
        </w:rPr>
        <w:fldChar w:fldCharType="begin"/>
      </w:r>
      <w:r>
        <w:rPr>
          <w:color w:val="000000"/>
          <w:lang w:val="en-HK"/>
        </w:rPr>
        <w:instrText xml:space="preserve"> ADDIN EN.CITE &lt;EndNote&gt;&lt;Cite&gt;&lt;Author&gt;Chen&lt;/Author&gt;&lt;Year&gt;2020&lt;/Year&gt;&lt;RecNum&gt;42&lt;/RecNum&gt;&lt;DisplayText&gt;(S. Chen, Mao, Li, Ma, &amp;amp; Cao, 2020)&lt;/DisplayText&gt;&lt;record&gt;&lt;rec-number&gt;42&lt;/rec-number&gt;&lt;foreign-keys&gt;&lt;key app="EN" db-id="2t0w2ffe2ewzsaea5w2pds9esv595e59s5at" timestamp="1655328531" guid="f7226a88-ebec-4a86-8bf7-06e443194901"&gt;42&lt;/key&gt;&lt;/foreign-keys&gt;&lt;ref-type name="Journal Article"&gt;17&lt;/ref-type&gt;&lt;contributors&gt;&lt;authors&gt;&lt;author&gt;Chen, Sijing&lt;/author&gt;&lt;author&gt;Mao, Jin&lt;/author&gt;&lt;author&gt;Li, Gang&lt;/author&gt;&lt;author&gt;Ma, Chao&lt;/author&gt;&lt;author&gt;Cao, Yujie&lt;/author&gt;&lt;/authors&gt;&lt;/contributors&gt;&lt;titles&gt;&lt;title&gt;Uncovering sentiment and retweet patterns of disaster-related tweets from a spatiotemporal perspective–A case study of Hurricane Harvey&lt;/title&gt;&lt;secondary-title&gt;Telematics and Informatics&lt;/secondary-title&gt;&lt;/titles&gt;&lt;periodical&gt;&lt;full-title&gt;Telematics and Informatics&lt;/full-title&gt;&lt;/periodical&gt;&lt;pages&gt;101326&lt;/pages&gt;&lt;volume&gt;47&lt;/volume&gt;&lt;dates&gt;&lt;year&gt;2020&lt;/year&gt;&lt;/dates&gt;&lt;isbn&gt;0736-5853&lt;/isbn&gt;&lt;urls&gt;&lt;/urls&gt;&lt;/record&gt;&lt;/Cite&gt;&lt;/EndNote&gt;</w:instrText>
      </w:r>
      <w:r w:rsidRPr="00B22A06">
        <w:rPr>
          <w:color w:val="000000"/>
          <w:lang w:val="en-HK"/>
        </w:rPr>
        <w:fldChar w:fldCharType="separate"/>
      </w:r>
      <w:r w:rsidRPr="00B22A06">
        <w:rPr>
          <w:noProof/>
          <w:color w:val="000000"/>
          <w:lang w:val="en-HK"/>
        </w:rPr>
        <w:t>(S. Chen, Mao, Li, Ma, &amp; Cao, 2020)</w:t>
      </w:r>
      <w:r w:rsidRPr="00B22A06">
        <w:rPr>
          <w:color w:val="000000"/>
          <w:lang w:val="en-HK"/>
        </w:rPr>
        <w:fldChar w:fldCharType="end"/>
      </w:r>
      <w:r w:rsidRPr="00B22A06">
        <w:rPr>
          <w:color w:val="000000"/>
          <w:lang w:val="en-HK"/>
        </w:rPr>
        <w:t xml:space="preserve">. In the context of </w:t>
      </w:r>
      <w:r w:rsidR="00C0124B">
        <w:rPr>
          <w:color w:val="000000"/>
          <w:lang w:val="en-HK"/>
        </w:rPr>
        <w:t>disaster management</w:t>
      </w:r>
      <w:r w:rsidRPr="00B22A06">
        <w:rPr>
          <w:color w:val="000000"/>
          <w:lang w:val="en-HK"/>
        </w:rPr>
        <w:t xml:space="preserve">, </w:t>
      </w:r>
      <w:r w:rsidRPr="00B22A06">
        <w:rPr>
          <w:noProof/>
          <w:color w:val="000000"/>
          <w:lang w:val="en-HK"/>
        </w:rPr>
        <w:t xml:space="preserve">Garzia et al. </w:t>
      </w:r>
      <w:r w:rsidR="00E7736A">
        <w:rPr>
          <w:noProof/>
          <w:color w:val="000000"/>
          <w:lang w:val="en-HK"/>
        </w:rPr>
        <w:t xml:space="preserve">(2018) </w:t>
      </w:r>
      <w:r w:rsidRPr="00B22A06">
        <w:rPr>
          <w:color w:val="000000"/>
          <w:lang w:val="en-HK"/>
        </w:rPr>
        <w:t xml:space="preserve">point out that perceived risk exhibited in </w:t>
      </w:r>
      <w:r w:rsidR="002B6D8E">
        <w:rPr>
          <w:color w:val="000000"/>
          <w:lang w:val="en-HK"/>
        </w:rPr>
        <w:t>online social network</w:t>
      </w:r>
      <w:r w:rsidR="002B6D8E" w:rsidRPr="00B22A06">
        <w:rPr>
          <w:color w:val="000000"/>
          <w:lang w:val="en-HK"/>
        </w:rPr>
        <w:t xml:space="preserve">s </w:t>
      </w:r>
      <w:r w:rsidRPr="00B22A06">
        <w:rPr>
          <w:color w:val="000000"/>
          <w:lang w:val="en-HK"/>
        </w:rPr>
        <w:t xml:space="preserve">is a reflection of real risk. </w:t>
      </w:r>
      <w:r w:rsidR="00A251D1">
        <w:rPr>
          <w:color w:val="000000"/>
          <w:lang w:val="en-HK"/>
        </w:rPr>
        <w:t>Their</w:t>
      </w:r>
      <w:r w:rsidRPr="00B22A06">
        <w:rPr>
          <w:color w:val="000000"/>
          <w:lang w:val="en-HK"/>
        </w:rPr>
        <w:t xml:space="preserve"> case study </w:t>
      </w:r>
      <w:r w:rsidR="00A251D1">
        <w:rPr>
          <w:color w:val="000000"/>
          <w:lang w:val="en-HK"/>
        </w:rPr>
        <w:t>demonstrates</w:t>
      </w:r>
      <w:r w:rsidR="00275BAC">
        <w:rPr>
          <w:color w:val="000000"/>
          <w:lang w:val="en-HK"/>
        </w:rPr>
        <w:t xml:space="preserve"> </w:t>
      </w:r>
      <w:r w:rsidRPr="00B22A06">
        <w:rPr>
          <w:color w:val="000000"/>
          <w:lang w:val="en-HK"/>
        </w:rPr>
        <w:t xml:space="preserve">that </w:t>
      </w:r>
      <w:r w:rsidR="00275BAC">
        <w:rPr>
          <w:color w:val="000000"/>
          <w:lang w:val="en-HK"/>
        </w:rPr>
        <w:t>NLP</w:t>
      </w:r>
      <w:r w:rsidR="00275BAC" w:rsidRPr="00B22A06">
        <w:rPr>
          <w:color w:val="000000"/>
          <w:lang w:val="en-HK"/>
        </w:rPr>
        <w:t xml:space="preserve"> </w:t>
      </w:r>
      <w:r w:rsidRPr="00B22A06">
        <w:rPr>
          <w:color w:val="000000"/>
          <w:lang w:val="en-HK"/>
        </w:rPr>
        <w:t xml:space="preserve">is a useful tool for safety management. </w:t>
      </w:r>
      <w:r w:rsidR="002B6D8E">
        <w:rPr>
          <w:color w:val="000000"/>
          <w:lang w:val="en-HK"/>
        </w:rPr>
        <w:t>Social media</w:t>
      </w:r>
      <w:r w:rsidR="002B6D8E" w:rsidRPr="00B22A06">
        <w:rPr>
          <w:color w:val="000000"/>
          <w:lang w:val="en-HK"/>
        </w:rPr>
        <w:t xml:space="preserve"> </w:t>
      </w:r>
      <w:r w:rsidRPr="00B22A06">
        <w:rPr>
          <w:color w:val="000000"/>
          <w:lang w:val="en-HK"/>
        </w:rPr>
        <w:t>like Tweet</w:t>
      </w:r>
      <w:r w:rsidR="00E758B0">
        <w:rPr>
          <w:color w:val="000000"/>
          <w:lang w:val="en-HK"/>
        </w:rPr>
        <w:t>er</w:t>
      </w:r>
      <w:r w:rsidRPr="00B22A06">
        <w:rPr>
          <w:color w:val="000000"/>
          <w:lang w:val="en-HK"/>
        </w:rPr>
        <w:t xml:space="preserve"> are shown to be </w:t>
      </w:r>
      <w:r w:rsidR="007127CE">
        <w:rPr>
          <w:color w:val="000000"/>
          <w:lang w:val="en-HK"/>
        </w:rPr>
        <w:t xml:space="preserve">a </w:t>
      </w:r>
      <w:r w:rsidRPr="00B22A06">
        <w:rPr>
          <w:color w:val="000000"/>
          <w:lang w:val="en-HK"/>
        </w:rPr>
        <w:t xml:space="preserve">powerful </w:t>
      </w:r>
      <w:r w:rsidR="007127CE">
        <w:rPr>
          <w:color w:val="000000"/>
          <w:lang w:val="en-HK"/>
        </w:rPr>
        <w:t xml:space="preserve">data source </w:t>
      </w:r>
      <w:r w:rsidRPr="00B22A06">
        <w:rPr>
          <w:color w:val="000000"/>
          <w:lang w:val="en-HK"/>
        </w:rPr>
        <w:t xml:space="preserve">for immediacy content analysis of sentiment and other kinds of emotions </w:t>
      </w:r>
      <w:r w:rsidR="00F914F2">
        <w:rPr>
          <w:color w:val="000000"/>
          <w:lang w:val="en-HK"/>
        </w:rPr>
        <w:t xml:space="preserve">such as </w:t>
      </w:r>
      <w:r w:rsidRPr="00B22A06">
        <w:rPr>
          <w:color w:val="000000"/>
          <w:lang w:val="en-HK"/>
        </w:rPr>
        <w:t xml:space="preserve">happiness, sadness, </w:t>
      </w:r>
      <w:r w:rsidR="00F914F2">
        <w:rPr>
          <w:color w:val="000000"/>
          <w:lang w:val="en-HK"/>
        </w:rPr>
        <w:t xml:space="preserve">and </w:t>
      </w:r>
      <w:r w:rsidRPr="00B22A06">
        <w:rPr>
          <w:color w:val="000000"/>
          <w:lang w:val="en-HK"/>
        </w:rPr>
        <w:t xml:space="preserve">anger </w:t>
      </w:r>
      <w:r w:rsidRPr="00B22A06">
        <w:rPr>
          <w:color w:val="000000"/>
          <w:lang w:val="en-HK"/>
        </w:rPr>
        <w:fldChar w:fldCharType="begin"/>
      </w:r>
      <w:r>
        <w:rPr>
          <w:color w:val="000000"/>
          <w:lang w:val="en-HK"/>
        </w:rPr>
        <w:instrText xml:space="preserve"> ADDIN EN.CITE &lt;EndNote&gt;&lt;Cite&gt;&lt;Author&gt;Chew&lt;/Author&gt;&lt;Year&gt;2010&lt;/Year&gt;&lt;RecNum&gt;43&lt;/RecNum&gt;&lt;DisplayText&gt;(Chew &amp;amp; Eysenbach, 2010)&lt;/DisplayText&gt;&lt;record&gt;&lt;rec-number&gt;43&lt;/rec-number&gt;&lt;foreign-keys&gt;&lt;key app="EN" db-id="2t0w2ffe2ewzsaea5w2pds9esv595e59s5at" timestamp="1655328531" guid="66ea3bd3-d7ea-411f-8e3d-0a633ca6b554"&gt;43&lt;/key&gt;&lt;/foreign-keys&gt;&lt;ref-type name="Journal Article"&gt;17&lt;/ref-type&gt;&lt;contributors&gt;&lt;authors&gt;&lt;author&gt;Chew, Cynthia&lt;/author&gt;&lt;author&gt;Eysenbach, Gunther&lt;/author&gt;&lt;/authors&gt;&lt;/contributors&gt;&lt;titles&gt;&lt;title&gt;Pandemics in the age of Twitter: content analysis of Tweets during the 2009 H1N1 outbreak&lt;/title&gt;&lt;secondary-title&gt;PloS one&lt;/secondary-title&gt;&lt;/titles&gt;&lt;periodical&gt;&lt;full-title&gt;PloS one&lt;/full-title&gt;&lt;/periodical&gt;&lt;pages&gt;e14118&lt;/pages&gt;&lt;volume&gt;5&lt;/volume&gt;&lt;number&gt;11&lt;/number&gt;&lt;dates&gt;&lt;year&gt;2010&lt;/year&gt;&lt;/dates&gt;&lt;isbn&gt;1932-6203&lt;/isbn&gt;&lt;urls&gt;&lt;/urls&gt;&lt;/record&gt;&lt;/Cite&gt;&lt;/EndNote&gt;</w:instrText>
      </w:r>
      <w:r w:rsidRPr="00B22A06">
        <w:rPr>
          <w:color w:val="000000"/>
          <w:lang w:val="en-HK"/>
        </w:rPr>
        <w:fldChar w:fldCharType="separate"/>
      </w:r>
      <w:r w:rsidRPr="00B22A06">
        <w:rPr>
          <w:noProof/>
          <w:color w:val="000000"/>
          <w:lang w:val="en-HK"/>
        </w:rPr>
        <w:t>(Chew &amp; Eysenbach, 2010)</w:t>
      </w:r>
      <w:r w:rsidRPr="00B22A06">
        <w:rPr>
          <w:color w:val="000000"/>
          <w:lang w:val="en-HK"/>
        </w:rPr>
        <w:fldChar w:fldCharType="end"/>
      </w:r>
      <w:r w:rsidRPr="00B22A06">
        <w:rPr>
          <w:color w:val="000000"/>
          <w:lang w:val="en-HK"/>
        </w:rPr>
        <w:t xml:space="preserve">. </w:t>
      </w:r>
    </w:p>
    <w:p w14:paraId="74718719" w14:textId="53330925" w:rsidR="00A251D1" w:rsidDel="00D639C1" w:rsidRDefault="00B52A27" w:rsidP="00F144D9">
      <w:pPr>
        <w:pBdr>
          <w:top w:val="nil"/>
          <w:left w:val="nil"/>
          <w:bottom w:val="nil"/>
          <w:right w:val="nil"/>
          <w:between w:val="nil"/>
        </w:pBdr>
        <w:spacing w:line="480" w:lineRule="auto"/>
        <w:rPr>
          <w:del w:id="45" w:author="Author"/>
          <w:color w:val="000000"/>
          <w:lang w:val="en-HK"/>
        </w:rPr>
      </w:pPr>
      <w:ins w:id="46" w:author="Author">
        <w:r>
          <w:rPr>
            <w:color w:val="000000"/>
            <w:lang w:val="en-HK"/>
          </w:rPr>
          <w:lastRenderedPageBreak/>
          <w:tab/>
        </w:r>
      </w:ins>
    </w:p>
    <w:p w14:paraId="3D1298F6" w14:textId="7B202187" w:rsidR="00BA382D" w:rsidRDefault="00A251D1" w:rsidP="00F144D9">
      <w:pPr>
        <w:pBdr>
          <w:top w:val="nil"/>
          <w:left w:val="nil"/>
          <w:bottom w:val="nil"/>
          <w:right w:val="nil"/>
          <w:between w:val="nil"/>
        </w:pBdr>
        <w:spacing w:line="480" w:lineRule="auto"/>
        <w:rPr>
          <w:color w:val="000000"/>
          <w:lang w:val="en-HK"/>
        </w:rPr>
      </w:pPr>
      <w:r>
        <w:rPr>
          <w:color w:val="000000"/>
          <w:lang w:val="en-HK"/>
        </w:rPr>
        <w:t>Various</w:t>
      </w:r>
      <w:r w:rsidRPr="00B22A06">
        <w:rPr>
          <w:color w:val="000000"/>
          <w:lang w:val="en-HK"/>
        </w:rPr>
        <w:t xml:space="preserve"> </w:t>
      </w:r>
      <w:r w:rsidR="00BA382D" w:rsidRPr="00B22A06">
        <w:rPr>
          <w:color w:val="000000"/>
          <w:lang w:val="en-HK"/>
        </w:rPr>
        <w:t xml:space="preserve">methods </w:t>
      </w:r>
      <w:r>
        <w:rPr>
          <w:color w:val="000000"/>
          <w:lang w:val="en-HK"/>
        </w:rPr>
        <w:t xml:space="preserve">have been proposed </w:t>
      </w:r>
      <w:r w:rsidR="00BA382D" w:rsidRPr="00B22A06">
        <w:rPr>
          <w:color w:val="000000"/>
          <w:lang w:val="en-HK"/>
        </w:rPr>
        <w:t>for sentiment analysis</w:t>
      </w:r>
      <w:r>
        <w:rPr>
          <w:color w:val="000000"/>
          <w:lang w:val="en-HK"/>
        </w:rPr>
        <w:t xml:space="preserve"> on social media</w:t>
      </w:r>
      <w:r w:rsidR="00BA382D" w:rsidRPr="00B22A06">
        <w:rPr>
          <w:color w:val="000000"/>
          <w:lang w:val="en-HK"/>
        </w:rPr>
        <w:t xml:space="preserve">. </w:t>
      </w:r>
      <w:r w:rsidR="002442EC">
        <w:rPr>
          <w:color w:val="000000"/>
          <w:lang w:val="en-HK"/>
        </w:rPr>
        <w:t>For example, b</w:t>
      </w:r>
      <w:r w:rsidR="002442EC" w:rsidRPr="00B22A06">
        <w:rPr>
          <w:color w:val="000000"/>
          <w:lang w:val="en-HK"/>
        </w:rPr>
        <w:t xml:space="preserve">y </w:t>
      </w:r>
      <w:r w:rsidR="00BA382D" w:rsidRPr="00B22A06">
        <w:rPr>
          <w:color w:val="000000"/>
          <w:lang w:val="en-HK"/>
        </w:rPr>
        <w:t xml:space="preserve">applying a supervised machine learning method to </w:t>
      </w:r>
      <w:r w:rsidR="002B6D8E">
        <w:rPr>
          <w:color w:val="000000"/>
          <w:lang w:val="en-HK"/>
        </w:rPr>
        <w:t>social media</w:t>
      </w:r>
      <w:r w:rsidR="002B6D8E" w:rsidRPr="00B22A06">
        <w:rPr>
          <w:color w:val="000000"/>
          <w:lang w:val="en-HK"/>
        </w:rPr>
        <w:t xml:space="preserve"> </w:t>
      </w:r>
      <w:r w:rsidR="00BA382D" w:rsidRPr="00B22A06">
        <w:rPr>
          <w:color w:val="000000"/>
          <w:lang w:val="en-HK"/>
        </w:rPr>
        <w:t xml:space="preserve">texts, Abbasi </w:t>
      </w:r>
      <w:r>
        <w:rPr>
          <w:color w:val="000000"/>
          <w:lang w:val="en-HK"/>
        </w:rPr>
        <w:t xml:space="preserve">et al. </w:t>
      </w:r>
      <w:r w:rsidR="00E7736A">
        <w:rPr>
          <w:color w:val="000000"/>
          <w:lang w:val="en-HK"/>
        </w:rPr>
        <w:t xml:space="preserve">(2018) </w:t>
      </w:r>
      <w:r w:rsidR="00BA382D" w:rsidRPr="00B22A06">
        <w:rPr>
          <w:color w:val="000000"/>
          <w:lang w:val="en-HK"/>
        </w:rPr>
        <w:t xml:space="preserve">proposed a language-action prospective-based text analytics system to support sense-making in online disclosure. By </w:t>
      </w:r>
      <w:r w:rsidR="009138DE">
        <w:rPr>
          <w:color w:val="000000"/>
          <w:lang w:val="en-HK"/>
        </w:rPr>
        <w:t>conducting</w:t>
      </w:r>
      <w:r w:rsidR="009138DE" w:rsidRPr="00B22A06">
        <w:rPr>
          <w:color w:val="000000"/>
          <w:lang w:val="en-HK"/>
        </w:rPr>
        <w:t xml:space="preserve"> </w:t>
      </w:r>
      <w:r w:rsidR="00BA382D" w:rsidRPr="00B22A06">
        <w:rPr>
          <w:color w:val="000000"/>
          <w:lang w:val="en-HK"/>
        </w:rPr>
        <w:t xml:space="preserve">sentiment analysis and topic </w:t>
      </w:r>
      <w:proofErr w:type="spellStart"/>
      <w:r w:rsidR="00BA382D" w:rsidRPr="00B22A06">
        <w:rPr>
          <w:color w:val="000000"/>
          <w:lang w:val="en-HK"/>
        </w:rPr>
        <w:t>modeling</w:t>
      </w:r>
      <w:proofErr w:type="spellEnd"/>
      <w:r w:rsidR="00BA382D" w:rsidRPr="00B22A06">
        <w:rPr>
          <w:color w:val="000000"/>
          <w:lang w:val="en-HK"/>
        </w:rPr>
        <w:t xml:space="preserve"> on movie information-related Twitter posts, measures of movie competition are constructed to provide suggestions for firm manipulation </w:t>
      </w:r>
      <w:r w:rsidR="00BA382D" w:rsidRPr="00B22A06">
        <w:rPr>
          <w:color w:val="000000"/>
          <w:lang w:val="en-HK"/>
        </w:rPr>
        <w:fldChar w:fldCharType="begin"/>
      </w:r>
      <w:r w:rsidR="00AF62D9">
        <w:rPr>
          <w:color w:val="000000"/>
          <w:lang w:val="en-HK"/>
        </w:rPr>
        <w:instrText xml:space="preserve"> ADDIN EN.CITE &lt;EndNote&gt;&lt;Cite&gt;&lt;Author&gt;Lee&lt;/Author&gt;&lt;Year&gt;2018&lt;/Year&gt;&lt;RecNum&gt;44&lt;/RecNum&gt;&lt;DisplayText&gt;(Lee, Qiu, &amp;amp; Whinston, 2018)&lt;/DisplayText&gt;&lt;record&gt;&lt;rec-number&gt;44&lt;/rec-number&gt;&lt;foreign-keys&gt;&lt;key app="EN" db-id="2t0w2ffe2ewzsaea5w2pds9esv595e59s5at" ti</w:instrText>
      </w:r>
      <w:r w:rsidR="00AF62D9">
        <w:rPr>
          <w:rFonts w:hint="eastAsia"/>
          <w:color w:val="000000"/>
          <w:lang w:val="en-HK"/>
        </w:rPr>
        <w:instrText>mestamp="1655328531" guid="7b81252c-8fa6-45d4-842a-3952c70225d9"&gt;44&lt;/key&gt;&lt;/foreign-keys&gt;&lt;ref-type name="Journal Article"&gt;17&lt;/ref-type&gt;&lt;contributors&gt;&lt;authors&gt;&lt;author&gt;Lee, Shun</w:instrText>
      </w:r>
      <w:r w:rsidR="00AF62D9">
        <w:rPr>
          <w:rFonts w:hint="eastAsia"/>
          <w:color w:val="000000"/>
          <w:lang w:val="en-HK"/>
        </w:rPr>
        <w:instrText>‐</w:instrText>
      </w:r>
      <w:r w:rsidR="00AF62D9">
        <w:rPr>
          <w:rFonts w:hint="eastAsia"/>
          <w:color w:val="000000"/>
          <w:lang w:val="en-HK"/>
        </w:rPr>
        <w:instrText>Yang&lt;/author&gt;&lt;author&gt;Qiu, Liangfei&lt;/author&gt;&lt;author&gt;Whinston, Andrew&lt;/author&gt;&lt;/au</w:instrText>
      </w:r>
      <w:r w:rsidR="00AF62D9">
        <w:rPr>
          <w:color w:val="000000"/>
          <w:lang w:val="en-HK"/>
        </w:rPr>
        <w:instrText>thors&gt;&lt;/contributors&gt;&lt;titles&gt;&lt;title&gt;Sentiment manipulation in online platforms: An analysis of movie tweets&lt;/title&gt;&lt;secondary-title&gt;Production and Operations Management&lt;/secondary-title&gt;&lt;/titles&gt;&lt;periodical&gt;&lt;full-title&gt;Production and Operations Management&lt;/full-title&gt;&lt;/periodical&gt;&lt;pages&gt;393-416&lt;/pages&gt;&lt;volume&gt;27&lt;/volume&gt;&lt;number&gt;3&lt;/number&gt;&lt;dates&gt;&lt;year&gt;2018&lt;/year&gt;&lt;/dates&gt;&lt;isbn&gt;1059-1478&lt;/isbn&gt;&lt;urls&gt;&lt;/urls&gt;&lt;/record&gt;&lt;/Cite&gt;&lt;/EndNote&gt;</w:instrText>
      </w:r>
      <w:r w:rsidR="00BA382D" w:rsidRPr="00B22A06">
        <w:rPr>
          <w:color w:val="000000"/>
          <w:lang w:val="en-HK"/>
        </w:rPr>
        <w:fldChar w:fldCharType="separate"/>
      </w:r>
      <w:r w:rsidR="00AF62D9">
        <w:rPr>
          <w:noProof/>
          <w:color w:val="000000"/>
          <w:lang w:val="en-HK"/>
        </w:rPr>
        <w:t>(Lee, Qiu, &amp; Whinston, 2018)</w:t>
      </w:r>
      <w:r w:rsidR="00BA382D" w:rsidRPr="00B22A06">
        <w:rPr>
          <w:color w:val="000000"/>
          <w:lang w:val="en-HK"/>
        </w:rPr>
        <w:fldChar w:fldCharType="end"/>
      </w:r>
      <w:r w:rsidR="00BA382D" w:rsidRPr="00B22A06">
        <w:rPr>
          <w:color w:val="000000"/>
          <w:lang w:val="en-HK"/>
        </w:rPr>
        <w:t>.</w:t>
      </w:r>
      <w:r w:rsidR="00BA382D">
        <w:rPr>
          <w:color w:val="000000"/>
          <w:lang w:val="en-HK"/>
        </w:rPr>
        <w:t xml:space="preserve"> </w:t>
      </w:r>
    </w:p>
    <w:p w14:paraId="248988A4" w14:textId="4470326D" w:rsidR="00732978" w:rsidDel="00D639C1" w:rsidRDefault="00D639C1" w:rsidP="00F144D9">
      <w:pPr>
        <w:pBdr>
          <w:top w:val="nil"/>
          <w:left w:val="nil"/>
          <w:bottom w:val="nil"/>
          <w:right w:val="nil"/>
          <w:between w:val="nil"/>
        </w:pBdr>
        <w:spacing w:line="480" w:lineRule="auto"/>
        <w:rPr>
          <w:del w:id="47" w:author="Author"/>
          <w:color w:val="000000"/>
          <w:lang w:val="en-HK"/>
        </w:rPr>
      </w:pPr>
      <w:ins w:id="48" w:author="Author">
        <w:r>
          <w:rPr>
            <w:color w:val="000000"/>
            <w:lang w:val="en-HK"/>
          </w:rPr>
          <w:tab/>
        </w:r>
      </w:ins>
    </w:p>
    <w:p w14:paraId="47002FB9" w14:textId="6FEF65F1" w:rsidR="004525C8" w:rsidDel="00D639C1" w:rsidRDefault="00C63DD8" w:rsidP="00F144D9">
      <w:pPr>
        <w:pBdr>
          <w:top w:val="nil"/>
          <w:left w:val="nil"/>
          <w:bottom w:val="nil"/>
          <w:right w:val="nil"/>
          <w:between w:val="nil"/>
        </w:pBdr>
        <w:spacing w:line="480" w:lineRule="auto"/>
        <w:rPr>
          <w:del w:id="49" w:author="Author"/>
          <w:color w:val="000000"/>
        </w:rPr>
      </w:pPr>
      <w:r>
        <w:rPr>
          <w:color w:val="000000"/>
          <w:lang w:val="en-HK"/>
        </w:rPr>
        <w:t xml:space="preserve">Besides post contents, the </w:t>
      </w:r>
      <w:r w:rsidR="00125811">
        <w:rPr>
          <w:color w:val="000000"/>
          <w:lang w:val="en-HK"/>
        </w:rPr>
        <w:t>creators</w:t>
      </w:r>
      <w:r>
        <w:rPr>
          <w:color w:val="000000"/>
          <w:lang w:val="en-HK"/>
        </w:rPr>
        <w:t xml:space="preserve"> of the posts are also found to play an important role. For example, t</w:t>
      </w:r>
      <w:r w:rsidR="00BD7E83">
        <w:rPr>
          <w:color w:val="000000"/>
          <w:lang w:val="en-HK"/>
        </w:rPr>
        <w:t xml:space="preserve">he </w:t>
      </w:r>
      <w:r w:rsidR="00732978">
        <w:rPr>
          <w:color w:val="000000"/>
          <w:lang w:val="en-HK"/>
        </w:rPr>
        <w:t>influencers on social media are found more likely to be c</w:t>
      </w:r>
      <w:r w:rsidR="00BD7E83">
        <w:rPr>
          <w:color w:val="000000"/>
          <w:lang w:val="en-HK"/>
        </w:rPr>
        <w:t>elebrities and authorities</w:t>
      </w:r>
      <w:r w:rsidR="004E4B4F" w:rsidRPr="00F2190D">
        <w:rPr>
          <w:rFonts w:ascii="TimesNewRomanPS" w:eastAsia="Times New Roman" w:hAnsi="TimesNewRomanPS"/>
          <w:i/>
          <w:iCs/>
          <w:sz w:val="22"/>
          <w:szCs w:val="22"/>
        </w:rPr>
        <w:t xml:space="preserve"> </w:t>
      </w:r>
      <w:r w:rsidR="004E4B4F">
        <w:fldChar w:fldCharType="begin"/>
      </w:r>
      <w:r w:rsidR="004E4B4F">
        <w:instrText xml:space="preserve"> ADDIN EN.CITE &lt;EndNote&gt;&lt;Cite&gt;&lt;Author&gt;Cheong&lt;/Author&gt;&lt;Year&gt;2011&lt;/Year&gt;&lt;RecNum&gt;70&lt;/RecNum&gt;&lt;DisplayText&gt;(Cheong &amp;amp; Cheong, 2011)&lt;/DisplayText&gt;&lt;record&gt;&lt;rec-number&gt;70&lt;/rec-number&gt;&lt;foreign-keys&gt;&lt;key app="EN" db-id="2t0w2ffe2ewzsaea5w2pds9esv595e59s5at" timestamp="1677077634" guid="97156848-09b1-472e-b5d8-fda9e2a67279"&gt;70&lt;/key&gt;&lt;/foreign-keys&gt;&lt;ref-type name="Conference Proceedings"&gt;10&lt;/ref-type&gt;&lt;contributors&gt;&lt;authors&gt;&lt;author&gt;Cheong, France&lt;/author&gt;&lt;author&gt;Cheong, Christopher&lt;/author&gt;&lt;/authors&gt;&lt;/contributors&gt;&lt;titles&gt;&lt;title&gt;Social media data mining: a social network analysis of tweets during the Australian 2010-2011 Australian floods&lt;/title&gt;&lt;secondary-title&gt;PACIS 2011-15th Pacific Asia Conference on Information Systems: Quality Research in Pacific&lt;/secondary-title&gt;&lt;/titles&gt;&lt;pages&gt;1-16&lt;/pages&gt;&lt;dates&gt;&lt;year&gt;2011&lt;/year&gt;&lt;/dates&gt;&lt;publisher&gt;Queensland University of Technology&lt;/publisher&gt;&lt;isbn&gt;1864356448&lt;/isbn&gt;&lt;urls&gt;&lt;/urls&gt;&lt;/record&gt;&lt;/Cite&gt;&lt;/EndNote&gt;</w:instrText>
      </w:r>
      <w:r w:rsidR="004E4B4F">
        <w:fldChar w:fldCharType="separate"/>
      </w:r>
      <w:r w:rsidR="004E4B4F">
        <w:rPr>
          <w:noProof/>
        </w:rPr>
        <w:t>(Cheong &amp; Cheong, 2011)</w:t>
      </w:r>
      <w:r w:rsidR="004E4B4F">
        <w:fldChar w:fldCharType="end"/>
      </w:r>
      <w:r w:rsidR="004E4B4F">
        <w:rPr>
          <w:color w:val="000000"/>
          <w:lang w:val="en-HK"/>
        </w:rPr>
        <w:t>.</w:t>
      </w:r>
      <w:r w:rsidR="0086737F">
        <w:rPr>
          <w:color w:val="000000"/>
          <w:lang w:val="en-HK"/>
        </w:rPr>
        <w:t xml:space="preserve"> </w:t>
      </w:r>
      <w:r w:rsidR="00373127">
        <w:rPr>
          <w:color w:val="000000"/>
          <w:lang w:val="en-HK"/>
        </w:rPr>
        <w:t>Also, r</w:t>
      </w:r>
      <w:r w:rsidR="00FC6002">
        <w:rPr>
          <w:color w:val="000000"/>
          <w:lang w:val="en-HK"/>
        </w:rPr>
        <w:t xml:space="preserve">esearchers found </w:t>
      </w:r>
      <w:r>
        <w:rPr>
          <w:color w:val="000000"/>
          <w:lang w:val="en-HK"/>
        </w:rPr>
        <w:t xml:space="preserve">that </w:t>
      </w:r>
      <w:r w:rsidR="00176510">
        <w:rPr>
          <w:color w:val="000000"/>
          <w:lang w:val="en-HK"/>
        </w:rPr>
        <w:t>users’</w:t>
      </w:r>
      <w:r w:rsidR="00E50BBA">
        <w:rPr>
          <w:color w:val="000000"/>
          <w:lang w:val="en-HK"/>
        </w:rPr>
        <w:t xml:space="preserve"> </w:t>
      </w:r>
      <w:r w:rsidR="00176510">
        <w:rPr>
          <w:color w:val="000000"/>
          <w:lang w:val="en-HK"/>
        </w:rPr>
        <w:t>attitudes</w:t>
      </w:r>
      <w:r w:rsidR="00E50BBA">
        <w:rPr>
          <w:color w:val="000000"/>
          <w:lang w:val="en-HK"/>
        </w:rPr>
        <w:t xml:space="preserve"> toward </w:t>
      </w:r>
      <w:r w:rsidR="00FC6002">
        <w:rPr>
          <w:color w:val="000000"/>
          <w:lang w:val="en-HK"/>
        </w:rPr>
        <w:t xml:space="preserve">posts from institutional and non-institutional social media </w:t>
      </w:r>
      <w:r w:rsidR="00176510">
        <w:rPr>
          <w:color w:val="000000"/>
          <w:lang w:val="en-HK"/>
        </w:rPr>
        <w:t>accounts</w:t>
      </w:r>
      <w:r w:rsidR="00FC6002">
        <w:rPr>
          <w:color w:val="000000"/>
          <w:lang w:val="en-HK"/>
        </w:rPr>
        <w:t xml:space="preserve"> </w:t>
      </w:r>
      <w:r w:rsidR="00E50BBA">
        <w:rPr>
          <w:color w:val="000000"/>
          <w:lang w:val="en-HK"/>
        </w:rPr>
        <w:t>are different during disasters</w:t>
      </w:r>
      <w:r>
        <w:rPr>
          <w:color w:val="000000"/>
          <w:lang w:val="en-HK"/>
        </w:rPr>
        <w:t xml:space="preserve"> </w:t>
      </w:r>
      <w:r w:rsidR="00E50BBA" w:rsidRPr="00D378C1">
        <w:rPr>
          <w:color w:val="000000"/>
          <w:lang w:val="en-HK"/>
        </w:rPr>
        <w:fldChar w:fldCharType="begin"/>
      </w:r>
      <w:r w:rsidR="00E50BBA" w:rsidRPr="00D378C1">
        <w:rPr>
          <w:color w:val="000000"/>
          <w:lang w:val="en-HK"/>
        </w:rPr>
        <w:instrText xml:space="preserve"> ADDIN EN.CITE &lt;EndNote&gt;&lt;Cite&gt;&lt;Author&gt;Abedin&lt;/Author&gt;&lt;Year&gt;2018&lt;/Year&gt;&lt;RecNum&gt;67&lt;/RecNum&gt;&lt;DisplayText&gt;(Abedin &amp;amp; Babar, 2018)&lt;/DisplayText&gt;&lt;record&gt;&lt;rec-number&gt;67&lt;/rec-number&gt;&lt;foreign-keys&gt;&lt;key app="EN" db-id="2t0w2ffe2ewzsaea5w2pds9esv595e59s5at" timestamp="1677077632" guid="07c9443e-a5bc-4ed6-8b18-76b817beb100"&gt;67&lt;/key&gt;&lt;/foreign-keys&gt;&lt;ref-type name="Journal Article"&gt;17&lt;/ref-type&gt;&lt;contributors&gt;&lt;authors&gt;&lt;author&gt;Abedin, Babak&lt;/author&gt;&lt;author&gt;Babar, Abdul&lt;/author&gt;&lt;/authors&gt;&lt;/contributors&gt;&lt;titles&gt;&lt;title&gt;Institutional vs. non-institutional use of social media during emergency response: A case of twitter in 2014 Australian bush fire&lt;/title&gt;&lt;secondary-title&gt;Information Systems Frontiers&lt;/secondary-title&gt;&lt;/titles&gt;&lt;periodical&gt;&lt;full-title&gt;Information systems frontiers&lt;/full-title&gt;&lt;/periodical&gt;&lt;pages&gt;729-740&lt;/pages&gt;&lt;volume&gt;20&lt;/volume&gt;&lt;dates&gt;&lt;year&gt;2018&lt;/year&gt;&lt;/dates&gt;&lt;isbn&gt;1387-3326&lt;/isbn&gt;&lt;urls&gt;&lt;/urls&gt;&lt;/record&gt;&lt;/Cite&gt;&lt;/EndNote&gt;</w:instrText>
      </w:r>
      <w:r w:rsidR="00E50BBA" w:rsidRPr="00D378C1">
        <w:rPr>
          <w:color w:val="000000"/>
          <w:lang w:val="en-HK"/>
        </w:rPr>
        <w:fldChar w:fldCharType="separate"/>
      </w:r>
      <w:r w:rsidR="00E50BBA" w:rsidRPr="00D378C1">
        <w:rPr>
          <w:color w:val="000000"/>
          <w:lang w:val="en-HK"/>
        </w:rPr>
        <w:t>(Abedin &amp; Babar, 2018)</w:t>
      </w:r>
      <w:r w:rsidR="00E50BBA" w:rsidRPr="00D378C1">
        <w:rPr>
          <w:color w:val="000000"/>
          <w:lang w:val="en-HK"/>
        </w:rPr>
        <w:fldChar w:fldCharType="end"/>
      </w:r>
      <w:r w:rsidR="00E50BBA">
        <w:rPr>
          <w:color w:val="000000"/>
          <w:lang w:val="en-HK"/>
        </w:rPr>
        <w:t>.</w:t>
      </w:r>
      <w:r w:rsidR="00373127">
        <w:rPr>
          <w:color w:val="000000"/>
          <w:lang w:val="en-HK"/>
        </w:rPr>
        <w:t xml:space="preserve"> </w:t>
      </w:r>
      <w:r w:rsidR="007C3C40">
        <w:rPr>
          <w:color w:val="000000"/>
          <w:lang w:val="en-HK"/>
        </w:rPr>
        <w:t>Chen</w:t>
      </w:r>
      <w:r w:rsidR="00BB1DA5">
        <w:rPr>
          <w:color w:val="000000"/>
          <w:lang w:val="en-HK"/>
        </w:rPr>
        <w:t xml:space="preserve"> et al. </w:t>
      </w:r>
      <w:r w:rsidR="0037673B">
        <w:rPr>
          <w:color w:val="000000"/>
          <w:lang w:val="en-HK"/>
        </w:rPr>
        <w:t xml:space="preserve">(2017) </w:t>
      </w:r>
      <w:r w:rsidR="00BB1DA5">
        <w:rPr>
          <w:color w:val="000000"/>
          <w:lang w:val="en-HK"/>
        </w:rPr>
        <w:t xml:space="preserve">use network diffusion factors in the proposed social media </w:t>
      </w:r>
      <w:r w:rsidR="00176510">
        <w:rPr>
          <w:color w:val="000000"/>
          <w:lang w:val="en-HK"/>
        </w:rPr>
        <w:t>prediction</w:t>
      </w:r>
      <w:r w:rsidR="00BB1DA5">
        <w:rPr>
          <w:color w:val="000000"/>
          <w:lang w:val="en-HK"/>
        </w:rPr>
        <w:t xml:space="preserve"> sensor which </w:t>
      </w:r>
      <w:r w:rsidR="0099154E">
        <w:rPr>
          <w:color w:val="000000"/>
          <w:lang w:val="en-HK"/>
        </w:rPr>
        <w:t xml:space="preserve">verified the effectiveness of user information. </w:t>
      </w:r>
      <w:proofErr w:type="spellStart"/>
      <w:r w:rsidR="00373127">
        <w:rPr>
          <w:color w:val="000000"/>
          <w:lang w:val="en-HK"/>
        </w:rPr>
        <w:t>Yoo</w:t>
      </w:r>
      <w:proofErr w:type="spellEnd"/>
      <w:r w:rsidR="00373127">
        <w:rPr>
          <w:color w:val="000000"/>
          <w:lang w:val="en-HK"/>
        </w:rPr>
        <w:t xml:space="preserve"> et al. </w:t>
      </w:r>
      <w:r w:rsidR="0037673B">
        <w:rPr>
          <w:color w:val="000000"/>
          <w:lang w:val="en-HK"/>
        </w:rPr>
        <w:t xml:space="preserve">(2019) </w:t>
      </w:r>
      <w:r w:rsidR="00710908">
        <w:rPr>
          <w:color w:val="000000"/>
          <w:lang w:val="en-HK"/>
        </w:rPr>
        <w:t xml:space="preserve">find </w:t>
      </w:r>
      <w:r w:rsidR="00373127">
        <w:rPr>
          <w:color w:val="000000"/>
          <w:lang w:val="en-HK"/>
        </w:rPr>
        <w:t xml:space="preserve">that </w:t>
      </w:r>
      <w:r w:rsidR="00C931A3">
        <w:rPr>
          <w:color w:val="000000"/>
          <w:lang w:val="en-HK"/>
        </w:rPr>
        <w:t>t</w:t>
      </w:r>
      <w:r w:rsidR="00C931A3" w:rsidRPr="00D378C1">
        <w:rPr>
          <w:color w:val="000000"/>
          <w:lang w:val="en-HK"/>
        </w:rPr>
        <w:t>he diffusion of content contributed by people with larger networks is more likely to be amplified by the diffusion of similar content</w:t>
      </w:r>
      <w:r w:rsidR="007C3C40">
        <w:rPr>
          <w:color w:val="000000"/>
          <w:lang w:val="en-HK"/>
        </w:rPr>
        <w:t>.</w:t>
      </w:r>
      <w:r w:rsidR="000D7B6C" w:rsidRPr="00280105" w:rsidDel="00280105">
        <w:rPr>
          <w:color w:val="000000"/>
          <w:lang w:val="en-HK"/>
        </w:rPr>
        <w:t xml:space="preserve"> </w:t>
      </w:r>
      <w:r w:rsidR="004012F7">
        <w:rPr>
          <w:color w:val="000000"/>
          <w:lang w:val="en-HK"/>
        </w:rPr>
        <w:t xml:space="preserve">Chau and Xu </w:t>
      </w:r>
      <w:r w:rsidR="0037673B">
        <w:rPr>
          <w:color w:val="000000"/>
          <w:lang w:val="en-HK"/>
        </w:rPr>
        <w:t xml:space="preserve">(2012) </w:t>
      </w:r>
      <w:r w:rsidR="004012F7">
        <w:rPr>
          <w:color w:val="000000"/>
          <w:lang w:val="en-HK"/>
        </w:rPr>
        <w:t xml:space="preserve">show that users with a higher number of connections can spread information more quickly). </w:t>
      </w:r>
      <w:r w:rsidR="002B4A57">
        <w:rPr>
          <w:color w:val="000000"/>
          <w:lang w:val="en-HK"/>
        </w:rPr>
        <w:t xml:space="preserve">Therefore, it is </w:t>
      </w:r>
      <w:r w:rsidR="00FA053E">
        <w:rPr>
          <w:color w:val="000000"/>
        </w:rPr>
        <w:t xml:space="preserve">ideal to </w:t>
      </w:r>
      <w:r w:rsidR="008D2CBE">
        <w:rPr>
          <w:color w:val="000000"/>
        </w:rPr>
        <w:t xml:space="preserve">determine the </w:t>
      </w:r>
      <w:r w:rsidR="00176510">
        <w:rPr>
          <w:color w:val="000000"/>
        </w:rPr>
        <w:t>influential</w:t>
      </w:r>
      <w:r w:rsidR="008D2CBE">
        <w:rPr>
          <w:color w:val="000000"/>
        </w:rPr>
        <w:t xml:space="preserve"> degree of a user in social media networks</w:t>
      </w:r>
      <w:r w:rsidR="002B4A57">
        <w:rPr>
          <w:color w:val="000000"/>
        </w:rPr>
        <w:t xml:space="preserve"> and use this information in social media content analysis</w:t>
      </w:r>
      <w:r w:rsidR="008D2CBE">
        <w:rPr>
          <w:color w:val="000000"/>
        </w:rPr>
        <w:t>.</w:t>
      </w:r>
    </w:p>
    <w:p w14:paraId="42D47A21" w14:textId="77777777" w:rsidR="00A173F3" w:rsidRPr="005C28E3" w:rsidDel="00D639C1" w:rsidRDefault="00A173F3" w:rsidP="00F144D9">
      <w:pPr>
        <w:pBdr>
          <w:top w:val="nil"/>
          <w:left w:val="nil"/>
          <w:bottom w:val="nil"/>
          <w:right w:val="nil"/>
          <w:between w:val="nil"/>
        </w:pBdr>
        <w:spacing w:line="480" w:lineRule="auto"/>
        <w:rPr>
          <w:del w:id="50" w:author="Author"/>
          <w:color w:val="000000"/>
          <w:lang w:val="en-HK"/>
        </w:rPr>
      </w:pPr>
    </w:p>
    <w:p w14:paraId="53D10447" w14:textId="2ED12B8D" w:rsidR="001E3DEA" w:rsidRPr="00981131" w:rsidDel="00D639C1" w:rsidRDefault="001E3DEA" w:rsidP="00F144D9">
      <w:pPr>
        <w:pBdr>
          <w:top w:val="nil"/>
          <w:left w:val="nil"/>
          <w:bottom w:val="nil"/>
          <w:right w:val="nil"/>
          <w:between w:val="nil"/>
        </w:pBdr>
        <w:spacing w:line="480" w:lineRule="auto"/>
        <w:rPr>
          <w:del w:id="51" w:author="Author"/>
          <w:b/>
          <w:bCs/>
        </w:rPr>
      </w:pPr>
      <w:del w:id="52" w:author="Author">
        <w:r w:rsidRPr="00981131" w:rsidDel="00D639C1">
          <w:rPr>
            <w:b/>
            <w:bCs/>
          </w:rPr>
          <w:delText>2.</w:delText>
        </w:r>
        <w:r w:rsidR="007002D0" w:rsidDel="00D639C1">
          <w:rPr>
            <w:b/>
            <w:bCs/>
          </w:rPr>
          <w:delText>2</w:delText>
        </w:r>
        <w:r w:rsidRPr="00981131" w:rsidDel="00D639C1">
          <w:rPr>
            <w:b/>
            <w:bCs/>
          </w:rPr>
          <w:delText xml:space="preserve"> </w:delText>
        </w:r>
        <w:r w:rsidR="000801CC" w:rsidDel="00D639C1">
          <w:rPr>
            <w:b/>
            <w:bCs/>
          </w:rPr>
          <w:delText>Develop</w:delText>
        </w:r>
        <w:r w:rsidR="00EB3AED" w:rsidDel="00D639C1">
          <w:rPr>
            <w:b/>
            <w:bCs/>
          </w:rPr>
          <w:delText>ment</w:delText>
        </w:r>
        <w:r w:rsidR="000801CC" w:rsidDel="00D639C1">
          <w:rPr>
            <w:b/>
            <w:bCs/>
          </w:rPr>
          <w:delText xml:space="preserve"> of l</w:delText>
        </w:r>
        <w:r w:rsidRPr="00981131" w:rsidDel="00D639C1">
          <w:rPr>
            <w:b/>
            <w:bCs/>
          </w:rPr>
          <w:delText xml:space="preserve">anguage </w:delText>
        </w:r>
        <w:r w:rsidR="005C28E3" w:rsidRPr="00981131" w:rsidDel="00D639C1">
          <w:rPr>
            <w:b/>
            <w:bCs/>
          </w:rPr>
          <w:delText>models</w:delText>
        </w:r>
      </w:del>
    </w:p>
    <w:p w14:paraId="29307E4E" w14:textId="45967AA0" w:rsidR="001E3DEA" w:rsidDel="00D639C1" w:rsidRDefault="001E3DEA" w:rsidP="00F144D9">
      <w:pPr>
        <w:pStyle w:val="NoSpacing"/>
        <w:spacing w:line="480" w:lineRule="auto"/>
        <w:rPr>
          <w:del w:id="53" w:author="Author"/>
          <w:rFonts w:ascii="Times New Roman" w:eastAsia="SimSun" w:hAnsi="Times New Roman" w:cs="Times New Roman"/>
          <w:lang w:val="en-US"/>
        </w:rPr>
      </w:pPr>
      <w:del w:id="54" w:author="Author">
        <w:r w:rsidRPr="00981131" w:rsidDel="00D639C1">
          <w:rPr>
            <w:rFonts w:ascii="Times New Roman" w:eastAsia="SimSun" w:hAnsi="Times New Roman" w:cs="Times New Roman"/>
            <w:lang w:val="en-US"/>
          </w:rPr>
          <w:delText>Pre-trained language model</w:delText>
        </w:r>
        <w:r w:rsidR="00BB77C5" w:rsidDel="00D639C1">
          <w:rPr>
            <w:rFonts w:ascii="Times New Roman" w:eastAsia="SimSun" w:hAnsi="Times New Roman" w:cs="Times New Roman"/>
            <w:lang w:val="en-US"/>
          </w:rPr>
          <w:delText>s</w:delText>
        </w:r>
        <w:r w:rsidRPr="00981131" w:rsidDel="00D639C1">
          <w:rPr>
            <w:rFonts w:ascii="Times New Roman" w:eastAsia="SimSun" w:hAnsi="Times New Roman" w:cs="Times New Roman"/>
            <w:lang w:val="en-US"/>
          </w:rPr>
          <w:delText xml:space="preserve"> (PLM</w:delText>
        </w:r>
        <w:r w:rsidR="00C342C2" w:rsidDel="00D639C1">
          <w:rPr>
            <w:rFonts w:ascii="Times New Roman" w:eastAsia="SimSun" w:hAnsi="Times New Roman" w:cs="Times New Roman"/>
            <w:lang w:val="en-US"/>
          </w:rPr>
          <w:delText>s</w:delText>
        </w:r>
        <w:r w:rsidRPr="00981131" w:rsidDel="00D639C1">
          <w:rPr>
            <w:rFonts w:ascii="Times New Roman" w:eastAsia="SimSun" w:hAnsi="Times New Roman" w:cs="Times New Roman"/>
            <w:lang w:val="en-US"/>
          </w:rPr>
          <w:delText xml:space="preserve">) </w:delText>
        </w:r>
        <w:r w:rsidR="00BB77C5" w:rsidDel="00D639C1">
          <w:rPr>
            <w:rFonts w:ascii="Times New Roman" w:eastAsia="SimSun" w:hAnsi="Times New Roman" w:cs="Times New Roman"/>
            <w:lang w:val="en-US"/>
          </w:rPr>
          <w:delText xml:space="preserve">have become one of the most popular NLP technologies in recent years. PLMs </w:delText>
        </w:r>
        <w:r w:rsidRPr="00981131" w:rsidDel="00D639C1">
          <w:rPr>
            <w:rFonts w:ascii="Times New Roman" w:eastAsia="SimSun" w:hAnsi="Times New Roman" w:cs="Times New Roman"/>
            <w:lang w:val="en-US"/>
          </w:rPr>
          <w:delText xml:space="preserve">aim to learn the semantic representation of words in the hidden space, i.e., word embedding. The learned representation could significantly improve the performance of various downstream NLP tasks, such as text classification, sentiment analysis, and question </w:delText>
        </w:r>
        <w:r w:rsidR="00C342C2" w:rsidRPr="00981131" w:rsidDel="00D639C1">
          <w:rPr>
            <w:rFonts w:ascii="Times New Roman" w:eastAsia="SimSun" w:hAnsi="Times New Roman" w:cs="Times New Roman"/>
            <w:lang w:val="en-US"/>
          </w:rPr>
          <w:delText>answer</w:delText>
        </w:r>
        <w:r w:rsidR="00C342C2" w:rsidDel="00D639C1">
          <w:rPr>
            <w:rFonts w:ascii="Times New Roman" w:eastAsia="SimSun" w:hAnsi="Times New Roman" w:cs="Times New Roman"/>
            <w:lang w:val="en-US"/>
          </w:rPr>
          <w:delText>ing</w:delText>
        </w:r>
        <w:r w:rsidRPr="00981131" w:rsidDel="00D639C1">
          <w:rPr>
            <w:rFonts w:ascii="Times New Roman" w:eastAsia="SimSun" w:hAnsi="Times New Roman" w:cs="Times New Roman"/>
            <w:lang w:val="en-US"/>
          </w:rPr>
          <w:delText xml:space="preserve">. </w:delText>
        </w:r>
        <w:r w:rsidR="00C94E08" w:rsidDel="00D639C1">
          <w:rPr>
            <w:rFonts w:ascii="Times New Roman" w:eastAsia="SimSun" w:hAnsi="Times New Roman" w:cs="Times New Roman"/>
            <w:lang w:val="en-US"/>
          </w:rPr>
          <w:delText>Early</w:delText>
        </w:r>
        <w:r w:rsidR="00C94E08" w:rsidRPr="00981131" w:rsidDel="00D639C1">
          <w:rPr>
            <w:rFonts w:ascii="Times New Roman" w:eastAsia="SimSun" w:hAnsi="Times New Roman" w:cs="Times New Roman"/>
            <w:lang w:val="en-US"/>
          </w:rPr>
          <w:delText xml:space="preserve"> </w:delText>
        </w:r>
        <w:r w:rsidRPr="00981131" w:rsidDel="00D639C1">
          <w:rPr>
            <w:rFonts w:ascii="Times New Roman" w:eastAsia="SimSun" w:hAnsi="Times New Roman" w:cs="Times New Roman"/>
            <w:lang w:val="en-US"/>
          </w:rPr>
          <w:delText xml:space="preserve">PLMs use simple architecture such as </w:delText>
        </w:r>
        <w:r w:rsidR="00BA3BED" w:rsidDel="00D639C1">
          <w:rPr>
            <w:rFonts w:ascii="Times New Roman" w:eastAsia="SimSun" w:hAnsi="Times New Roman" w:cs="Times New Roman"/>
            <w:lang w:val="en-US"/>
          </w:rPr>
          <w:delText>continuous b</w:delText>
        </w:r>
        <w:r w:rsidR="00BA3BED" w:rsidRPr="00981131" w:rsidDel="00D639C1">
          <w:rPr>
            <w:rFonts w:ascii="Times New Roman" w:eastAsia="SimSun" w:hAnsi="Times New Roman" w:cs="Times New Roman"/>
            <w:lang w:val="en-US"/>
          </w:rPr>
          <w:delText>ag</w:delText>
        </w:r>
        <w:r w:rsidRPr="00981131" w:rsidDel="00D639C1">
          <w:rPr>
            <w:rFonts w:ascii="Times New Roman" w:eastAsia="SimSun" w:hAnsi="Times New Roman" w:cs="Times New Roman"/>
            <w:lang w:val="en-US"/>
          </w:rPr>
          <w:delText>-of-</w:delText>
        </w:r>
        <w:r w:rsidR="00BA3BED" w:rsidDel="00D639C1">
          <w:rPr>
            <w:rFonts w:ascii="Times New Roman" w:eastAsia="SimSun" w:hAnsi="Times New Roman" w:cs="Times New Roman"/>
            <w:lang w:val="en-US"/>
          </w:rPr>
          <w:delText>w</w:delText>
        </w:r>
        <w:r w:rsidR="00BA3BED" w:rsidRPr="00981131" w:rsidDel="00D639C1">
          <w:rPr>
            <w:rFonts w:ascii="Times New Roman" w:eastAsia="SimSun" w:hAnsi="Times New Roman" w:cs="Times New Roman"/>
            <w:lang w:val="en-US"/>
          </w:rPr>
          <w:delText xml:space="preserve">ords </w:delText>
        </w:r>
        <w:r w:rsidRPr="00981131" w:rsidDel="00D639C1">
          <w:rPr>
            <w:rFonts w:ascii="Times New Roman" w:eastAsia="SimSun" w:hAnsi="Times New Roman" w:cs="Times New Roman"/>
            <w:lang w:val="en-US"/>
          </w:rPr>
          <w:delText xml:space="preserve">(CBOW) and </w:delText>
        </w:r>
        <w:r w:rsidR="00E2028B" w:rsidDel="00D639C1">
          <w:rPr>
            <w:rFonts w:ascii="Times New Roman" w:eastAsia="SimSun" w:hAnsi="Times New Roman" w:cs="Times New Roman"/>
            <w:lang w:val="en-US"/>
          </w:rPr>
          <w:delText>s</w:delText>
        </w:r>
        <w:r w:rsidRPr="00981131" w:rsidDel="00D639C1">
          <w:rPr>
            <w:rFonts w:ascii="Times New Roman" w:eastAsia="SimSun" w:hAnsi="Times New Roman" w:cs="Times New Roman"/>
            <w:lang w:val="en-US"/>
          </w:rPr>
          <w:delText>kip-</w:delText>
        </w:r>
        <w:r w:rsidR="00E2028B" w:rsidDel="00D639C1">
          <w:rPr>
            <w:rFonts w:ascii="Times New Roman" w:eastAsia="SimSun" w:hAnsi="Times New Roman" w:cs="Times New Roman"/>
            <w:lang w:val="en-US"/>
          </w:rPr>
          <w:delText>g</w:delText>
        </w:r>
        <w:r w:rsidR="00E2028B" w:rsidRPr="00981131" w:rsidDel="00D639C1">
          <w:rPr>
            <w:rFonts w:ascii="Times New Roman" w:eastAsia="SimSun" w:hAnsi="Times New Roman" w:cs="Times New Roman"/>
            <w:lang w:val="en-US"/>
          </w:rPr>
          <w:delText xml:space="preserve">ram </w:delText>
        </w:r>
        <w:r w:rsidRPr="00981131" w:rsidDel="00D639C1">
          <w:rPr>
            <w:rFonts w:ascii="Times New Roman" w:eastAsia="SimSun" w:hAnsi="Times New Roman" w:cs="Times New Roman"/>
            <w:lang w:val="en-US"/>
          </w:rPr>
          <w:delText xml:space="preserve">(SG) to learn the shallow representation of words </w:delText>
        </w:r>
        <w:r w:rsidDel="00D639C1">
          <w:fldChar w:fldCharType="begin"/>
        </w:r>
        <w:r w:rsidDel="00D639C1">
          <w:rPr>
            <w:rFonts w:ascii="Times New Roman" w:eastAsia="SimSun" w:hAnsi="Times New Roman" w:cs="Times New Roman"/>
            <w:lang w:val="en-US"/>
          </w:rPr>
          <w:delInstrText xml:space="preserve"> ADDIN EN.CITE &lt;EndNote&gt;&lt;Cite&gt;&lt;Author&gt;Qiu&lt;/Author&gt;&lt;Year&gt;2020&lt;/Year&gt;&lt;RecNum&gt;55&lt;/RecNum&gt;&lt;DisplayText&gt;(Qiu et al., 2020)&lt;/DisplayText&gt;&lt;record&gt;&lt;rec-number&gt;55&lt;/rec-number&gt;&lt;foreign-keys&gt;&lt;key app="EN" db-id="2t0w2ffe2ewzsaea5w2pds9esv595e59s5at" timestamp="1676907057" guid="55c823a0-728f-4d3d-b314-7b7f9743bee2"&gt;55&lt;/key&gt;&lt;/foreign-keys&gt;&lt;ref-type name="Journal Article"&gt;17&lt;/ref-type&gt;&lt;contributors&gt;&lt;authors&gt;&lt;author&gt;Qiu, Xipeng&lt;/author&gt;&lt;author&gt;Sun, Tianxiang&lt;/author&gt;&lt;author&gt;Xu, Yige&lt;/author&gt;&lt;author&gt;Shao, Yunfan&lt;/author&gt;&lt;author&gt;Dai, Ning&lt;/author&gt;&lt;author&gt;Huang, Xuanjing&lt;/author&gt;&lt;/authors&gt;&lt;/contributors&gt;&lt;titles&gt;&lt;title&gt;Pre-trained models for natural language processing: A survey&lt;/title&gt;&lt;secondary-title&gt;Science China Technological Sciences&lt;/secondary-title&gt;&lt;/titles&gt;&lt;periodical&gt;&lt;full-title&gt;Science China Technological Sciences&lt;/full-title&gt;&lt;/periodical&gt;&lt;pages&gt;1872-1897&lt;/pages&gt;&lt;volume&gt;63&lt;/volume&gt;&lt;number&gt;10&lt;/number&gt;&lt;dates&gt;&lt;year&gt;2020&lt;/year&gt;&lt;/dates&gt;&lt;isbn&gt;1674-7321&lt;/isbn&gt;&lt;urls&gt;&lt;/urls&gt;&lt;/record&gt;&lt;/Cite&gt;&lt;/EndNote&gt;</w:delInstrText>
        </w:r>
        <w:r w:rsidDel="00D639C1">
          <w:fldChar w:fldCharType="separate"/>
        </w:r>
        <w:r w:rsidDel="00D639C1">
          <w:rPr>
            <w:rFonts w:ascii="Times New Roman" w:eastAsia="SimSun" w:hAnsi="Times New Roman" w:cs="Times New Roman"/>
            <w:noProof/>
            <w:lang w:val="en-US"/>
          </w:rPr>
          <w:delText>(Qiu et al., 2020)</w:delText>
        </w:r>
        <w:r w:rsidDel="00D639C1">
          <w:fldChar w:fldCharType="end"/>
        </w:r>
        <w:r w:rsidRPr="00981131" w:rsidDel="00D639C1">
          <w:rPr>
            <w:rFonts w:ascii="Times New Roman" w:eastAsia="SimSun" w:hAnsi="Times New Roman" w:cs="Times New Roman"/>
            <w:lang w:val="en-US"/>
          </w:rPr>
          <w:delText xml:space="preserve">. </w:delText>
        </w:r>
        <w:r w:rsidR="00E85C9B" w:rsidDel="00D639C1">
          <w:rPr>
            <w:rFonts w:ascii="Times New Roman" w:eastAsia="SimSun" w:hAnsi="Times New Roman" w:cs="Times New Roman"/>
            <w:lang w:val="en-US"/>
          </w:rPr>
          <w:delText xml:space="preserve">Word2vec are </w:delText>
        </w:r>
        <w:r w:rsidR="00C94E08" w:rsidDel="00D639C1">
          <w:rPr>
            <w:rFonts w:ascii="Times New Roman" w:eastAsia="SimSun" w:hAnsi="Times New Roman" w:cs="Times New Roman"/>
            <w:lang w:val="en-US"/>
          </w:rPr>
          <w:delText>G</w:delText>
        </w:r>
        <w:r w:rsidR="00E85C9B" w:rsidRPr="00981131" w:rsidDel="00D639C1">
          <w:rPr>
            <w:rFonts w:ascii="Times New Roman" w:eastAsia="SimSun" w:hAnsi="Times New Roman" w:cs="Times New Roman"/>
            <w:lang w:val="en-US"/>
          </w:rPr>
          <w:delText xml:space="preserve">love </w:delText>
        </w:r>
        <w:r w:rsidR="00E85C9B" w:rsidDel="00D639C1">
          <w:rPr>
            <w:rFonts w:ascii="Times New Roman" w:eastAsia="SimSun" w:hAnsi="Times New Roman" w:cs="Times New Roman"/>
            <w:lang w:val="en-US"/>
          </w:rPr>
          <w:delText>are two popular</w:delText>
        </w:r>
        <w:r w:rsidRPr="00981131" w:rsidDel="00D639C1">
          <w:rPr>
            <w:rFonts w:ascii="Times New Roman" w:eastAsia="SimSun" w:hAnsi="Times New Roman" w:cs="Times New Roman"/>
            <w:lang w:val="en-US"/>
          </w:rPr>
          <w:delText xml:space="preserve"> implementation</w:delText>
        </w:r>
        <w:r w:rsidR="00C94E08" w:rsidDel="00D639C1">
          <w:rPr>
            <w:rFonts w:ascii="Times New Roman" w:eastAsia="SimSun" w:hAnsi="Times New Roman" w:cs="Times New Roman"/>
            <w:lang w:val="en-US"/>
          </w:rPr>
          <w:delText>s</w:delText>
        </w:r>
        <w:r w:rsidRPr="00981131" w:rsidDel="00D639C1">
          <w:rPr>
            <w:rFonts w:ascii="Times New Roman" w:eastAsia="SimSun" w:hAnsi="Times New Roman" w:cs="Times New Roman"/>
            <w:lang w:val="en-US"/>
          </w:rPr>
          <w:delText xml:space="preserve"> of these approaches and </w:delText>
        </w:r>
        <w:r w:rsidR="00E85C9B" w:rsidDel="00D639C1">
          <w:rPr>
            <w:rFonts w:ascii="Times New Roman" w:eastAsia="SimSun" w:hAnsi="Times New Roman" w:cs="Times New Roman"/>
            <w:lang w:val="en-US"/>
          </w:rPr>
          <w:delText xml:space="preserve">are </w:delText>
        </w:r>
        <w:r w:rsidRPr="00981131" w:rsidDel="00D639C1">
          <w:rPr>
            <w:rFonts w:ascii="Times New Roman" w:eastAsia="SimSun" w:hAnsi="Times New Roman" w:cs="Times New Roman"/>
            <w:lang w:val="en-US"/>
          </w:rPr>
          <w:delText>effective for different NLP tasks</w:delText>
        </w:r>
        <w:r w:rsidDel="00D639C1">
          <w:rPr>
            <w:rFonts w:ascii="Times New Roman" w:eastAsia="SimSun" w:hAnsi="Times New Roman" w:cs="Times New Roman"/>
            <w:lang w:val="en-US"/>
          </w:rPr>
          <w:delText xml:space="preserve"> </w:delText>
        </w:r>
        <w:r w:rsidDel="00D639C1">
          <w:fldChar w:fldCharType="begin"/>
        </w:r>
        <w:r w:rsidR="00942D78" w:rsidDel="00D639C1">
          <w:rPr>
            <w:rFonts w:ascii="Times New Roman" w:eastAsia="SimSun" w:hAnsi="Times New Roman" w:cs="Times New Roman"/>
            <w:lang w:val="en-US"/>
          </w:rPr>
          <w:delInstrText xml:space="preserve"> ADDIN EN.CITE &lt;EndNote&gt;&lt;Cite&gt;&lt;Author&gt;Pennington&lt;/Author&gt;&lt;Year&gt;2014&lt;/Year&gt;&lt;RecNum&gt;56&lt;/RecNum&gt;&lt;DisplayText&gt;(Pennington, Socher, &amp;amp; Manning, 2014)&lt;/DisplayText&gt;&lt;record&gt;&lt;rec-number&gt;56&lt;/rec-number&gt;&lt;foreign-keys&gt;&lt;key app="EN" db-id="2t0w2ffe2ewzsaea5w2pds9esv595e59s5at" timestamp="1676907063" guid="0863994f-2292-4f04-8cfa-249dfa7585ec"&gt;56&lt;/key&gt;&lt;/foreign-keys&gt;&lt;ref-type name="Conference Proceedings"&gt;10&lt;/ref-type&gt;&lt;contributors&gt;&lt;authors&gt;&lt;author&gt;Pennington, Jeffrey&lt;/author&gt;&lt;author&gt;Socher, Richard&lt;/author&gt;&lt;author&gt;Manning, Christopher D&lt;/author&gt;&lt;/authors&gt;&lt;/contributors&gt;&lt;titles&gt;&lt;title&gt;Glove: Global vectors for word representation&lt;/title&gt;&lt;secondary-title&gt;Proceedings of the 2014 conference on empirical methods in natural language processing (EMNLP)&lt;/secondary-title&gt;&lt;/titles&gt;&lt;pages&gt;1532-1543&lt;/pages&gt;&lt;dates&gt;&lt;year&gt;2014&lt;/year&gt;&lt;/dates&gt;&lt;urls&gt;&lt;/urls&gt;&lt;/record&gt;&lt;/Cite&gt;&lt;/EndNote&gt;</w:delInstrText>
        </w:r>
        <w:r w:rsidDel="00D639C1">
          <w:fldChar w:fldCharType="separate"/>
        </w:r>
        <w:r w:rsidR="00942D78" w:rsidDel="00D639C1">
          <w:rPr>
            <w:rFonts w:ascii="Times New Roman" w:eastAsia="SimSun" w:hAnsi="Times New Roman" w:cs="Times New Roman"/>
            <w:noProof/>
            <w:lang w:val="en-US"/>
          </w:rPr>
          <w:delText>(Pennington, Socher, &amp; Manning, 2014)</w:delText>
        </w:r>
        <w:r w:rsidDel="00D639C1">
          <w:fldChar w:fldCharType="end"/>
        </w:r>
        <w:r w:rsidRPr="00981131" w:rsidDel="00D639C1">
          <w:rPr>
            <w:rFonts w:ascii="Times New Roman" w:eastAsia="SimSun" w:hAnsi="Times New Roman" w:cs="Times New Roman"/>
            <w:lang w:val="en-US"/>
          </w:rPr>
          <w:delText xml:space="preserve">. With the </w:delText>
        </w:r>
        <w:r w:rsidR="00FF309E" w:rsidDel="00D639C1">
          <w:rPr>
            <w:rFonts w:ascii="Times New Roman" w:eastAsia="SimSun" w:hAnsi="Times New Roman" w:cs="Times New Roman"/>
            <w:lang w:val="en-US"/>
          </w:rPr>
          <w:delText>advances</w:delText>
        </w:r>
        <w:r w:rsidR="00FF309E" w:rsidRPr="00981131" w:rsidDel="00D639C1">
          <w:rPr>
            <w:rFonts w:ascii="Times New Roman" w:eastAsia="SimSun" w:hAnsi="Times New Roman" w:cs="Times New Roman"/>
            <w:lang w:val="en-US"/>
          </w:rPr>
          <w:delText xml:space="preserve"> </w:delText>
        </w:r>
        <w:r w:rsidRPr="00981131" w:rsidDel="00D639C1">
          <w:rPr>
            <w:rFonts w:ascii="Times New Roman" w:eastAsia="SimSun" w:hAnsi="Times New Roman" w:cs="Times New Roman"/>
            <w:lang w:val="en-US"/>
          </w:rPr>
          <w:delText>of deep learning, various neural network</w:delText>
        </w:r>
        <w:r w:rsidR="00FF309E" w:rsidDel="00D639C1">
          <w:rPr>
            <w:rFonts w:ascii="Times New Roman" w:eastAsia="SimSun" w:hAnsi="Times New Roman" w:cs="Times New Roman"/>
            <w:lang w:val="en-US"/>
          </w:rPr>
          <w:delText xml:space="preserve"> model</w:delText>
        </w:r>
        <w:r w:rsidRPr="00981131" w:rsidDel="00D639C1">
          <w:rPr>
            <w:rFonts w:ascii="Times New Roman" w:eastAsia="SimSun" w:hAnsi="Times New Roman" w:cs="Times New Roman"/>
            <w:lang w:val="en-US"/>
          </w:rPr>
          <w:delText xml:space="preserve">s have been proposed, such as convolutional neural networks (CNNs), recurrent neural networks (RNNs), and attention mechanisms. </w:delText>
        </w:r>
        <w:r w:rsidR="00565C90" w:rsidDel="00D639C1">
          <w:rPr>
            <w:rFonts w:ascii="Times New Roman" w:eastAsia="SimSun" w:hAnsi="Times New Roman" w:cs="Times New Roman"/>
            <w:lang w:val="en-US"/>
          </w:rPr>
          <w:delText xml:space="preserve">For example, </w:delText>
        </w:r>
        <w:r w:rsidRPr="00981131" w:rsidDel="00D639C1">
          <w:rPr>
            <w:rFonts w:ascii="Times New Roman" w:eastAsia="SimSun" w:hAnsi="Times New Roman" w:cs="Times New Roman"/>
            <w:lang w:val="en-US"/>
          </w:rPr>
          <w:delText>ELMo is a bi-directional LSTM network</w:delText>
        </w:r>
        <w:r w:rsidR="00565C90" w:rsidDel="00D639C1">
          <w:rPr>
            <w:rFonts w:ascii="Times New Roman" w:eastAsia="SimSun" w:hAnsi="Times New Roman" w:cs="Times New Roman"/>
            <w:lang w:val="en-US"/>
          </w:rPr>
          <w:delText>, a type of CNN,</w:delText>
        </w:r>
        <w:r w:rsidRPr="00981131" w:rsidDel="00D639C1">
          <w:rPr>
            <w:rFonts w:ascii="Times New Roman" w:eastAsia="SimSun" w:hAnsi="Times New Roman" w:cs="Times New Roman"/>
            <w:lang w:val="en-US"/>
          </w:rPr>
          <w:delText xml:space="preserve"> that takes character-level tokens as inputs and outputs word-level embeddings</w:delText>
        </w:r>
        <w:r w:rsidDel="00D639C1">
          <w:rPr>
            <w:rFonts w:ascii="Times New Roman" w:eastAsia="SimSun" w:hAnsi="Times New Roman" w:cs="Times New Roman"/>
            <w:lang w:val="en-US"/>
          </w:rPr>
          <w:delText xml:space="preserve"> </w:delText>
        </w:r>
        <w:r w:rsidDel="00D639C1">
          <w:fldChar w:fldCharType="begin"/>
        </w:r>
        <w:r w:rsidDel="00D639C1">
          <w:rPr>
            <w:rFonts w:ascii="Times New Roman" w:eastAsia="SimSun" w:hAnsi="Times New Roman" w:cs="Times New Roman"/>
            <w:lang w:val="en-US"/>
          </w:rPr>
          <w:delInstrText xml:space="preserve"> ADDIN EN.CITE &lt;EndNote&gt;&lt;Cite&gt;&lt;Author&gt;Peters&lt;/Author&gt;&lt;Year&gt;2018&lt;/Year&gt;&lt;RecNum&gt;54&lt;/RecNum&gt;&lt;DisplayText&gt;(Peters et al., 2018)&lt;/DisplayText&gt;&lt;record&gt;&lt;rec-number&gt;54&lt;/rec-number&gt;&lt;foreign-keys&gt;&lt;key app="EN" db-id="2t0w2ffe2ewzsaea5w2pds9esv595e59s5at" timestamp="1676906993" guid="e5d84a89-3770-4cc5-80e5-fff2c023cdc8"&gt;54&lt;/key&gt;&lt;/foreign-keys&gt;&lt;ref-type name="Conference Proceedings"&gt;10&lt;/ref-type&gt;&lt;contributors&gt;&lt;authors&gt;&lt;author&gt;Peters, Matthew E.&lt;/author&gt;&lt;author&gt;Neumann, Mark&lt;/author&gt;&lt;author&gt;Iyyer, Mohit&lt;/author&gt;&lt;author&gt;Gardner, Matt&lt;/author&gt;&lt;author&gt;Clark, Christopher&lt;/author&gt;&lt;author&gt;Lee, Kenton&lt;/author&gt;&lt;author&gt;Zettlemoyer, Luke&lt;/author&gt;&lt;/authors&gt;&lt;/contributors&gt;&lt;titles&gt;&lt;title&gt;Deep Contextualized Word Representations&lt;/title&gt;&lt;secondary-title&gt;Proceedings of the 2018 Conference of the North American Chapter of the Association for Computational Linguistics: Human Language Technologies&lt;/secondary-title&gt;&lt;/titles&gt;&lt;pages&gt;2227-2237&lt;/pages&gt;&lt;dates&gt;&lt;year&gt;2018&lt;/year&gt;&lt;/dates&gt;&lt;pub-location&gt;New Orleans, Louisiana&lt;/pub-location&gt;&lt;urls&gt;&lt;/urls&gt;&lt;/record&gt;&lt;/Cite&gt;&lt;/EndNote&gt;</w:delInstrText>
        </w:r>
        <w:r w:rsidDel="00D639C1">
          <w:fldChar w:fldCharType="separate"/>
        </w:r>
        <w:r w:rsidDel="00D639C1">
          <w:rPr>
            <w:rFonts w:ascii="Times New Roman" w:eastAsia="SimSun" w:hAnsi="Times New Roman" w:cs="Times New Roman"/>
            <w:noProof/>
            <w:lang w:val="en-US"/>
          </w:rPr>
          <w:delText>(Peters et al., 2018)</w:delText>
        </w:r>
        <w:r w:rsidDel="00D639C1">
          <w:fldChar w:fldCharType="end"/>
        </w:r>
        <w:r w:rsidRPr="00981131" w:rsidDel="00D639C1">
          <w:rPr>
            <w:rFonts w:ascii="Times New Roman" w:eastAsia="SimSun" w:hAnsi="Times New Roman" w:cs="Times New Roman"/>
            <w:lang w:val="en-US"/>
          </w:rPr>
          <w:delText xml:space="preserve">. ELMo outperforms </w:delText>
        </w:r>
        <w:r w:rsidR="003570F4" w:rsidDel="00D639C1">
          <w:rPr>
            <w:rFonts w:ascii="Times New Roman" w:eastAsia="SimSun" w:hAnsi="Times New Roman" w:cs="Times New Roman"/>
            <w:lang w:val="en-US"/>
          </w:rPr>
          <w:delText>early</w:delText>
        </w:r>
        <w:r w:rsidR="003570F4" w:rsidRPr="00981131" w:rsidDel="00D639C1">
          <w:rPr>
            <w:rFonts w:ascii="Times New Roman" w:eastAsia="SimSun" w:hAnsi="Times New Roman" w:cs="Times New Roman"/>
            <w:lang w:val="en-US"/>
          </w:rPr>
          <w:delText xml:space="preserve"> </w:delText>
        </w:r>
        <w:r w:rsidRPr="00981131" w:rsidDel="00D639C1">
          <w:rPr>
            <w:rFonts w:ascii="Times New Roman" w:eastAsia="SimSun" w:hAnsi="Times New Roman" w:cs="Times New Roman"/>
            <w:lang w:val="en-US"/>
          </w:rPr>
          <w:delText xml:space="preserve">PLMs and can produce deep embeddings of words. However, the number of model parameters in ELMo is still small, which limits </w:delText>
        </w:r>
        <w:r w:rsidR="00CE1534" w:rsidDel="00D639C1">
          <w:rPr>
            <w:rFonts w:ascii="Times New Roman" w:eastAsia="SimSun" w:hAnsi="Times New Roman" w:cs="Times New Roman"/>
            <w:lang w:val="en-US"/>
          </w:rPr>
          <w:delText xml:space="preserve">its </w:delText>
        </w:r>
        <w:r w:rsidRPr="00981131" w:rsidDel="00D639C1">
          <w:rPr>
            <w:rFonts w:ascii="Times New Roman" w:eastAsia="SimSun" w:hAnsi="Times New Roman" w:cs="Times New Roman"/>
            <w:lang w:val="en-US"/>
          </w:rPr>
          <w:delText>performance. Transformer, a deep neural network based on a multi-head attention mechanism, is then proposed to build large language models (LLM</w:delText>
        </w:r>
        <w:r w:rsidR="00815859" w:rsidDel="00D639C1">
          <w:rPr>
            <w:rFonts w:ascii="Times New Roman" w:eastAsia="SimSun" w:hAnsi="Times New Roman" w:cs="Times New Roman"/>
            <w:lang w:val="en-US"/>
          </w:rPr>
          <w:delText>s</w:delText>
        </w:r>
        <w:r w:rsidRPr="00981131" w:rsidDel="00D639C1">
          <w:rPr>
            <w:rFonts w:ascii="Times New Roman" w:eastAsia="SimSun" w:hAnsi="Times New Roman" w:cs="Times New Roman"/>
            <w:lang w:val="en-US"/>
          </w:rPr>
          <w:delText>)</w:delText>
        </w:r>
        <w:r w:rsidR="00F14E93" w:rsidDel="00D639C1">
          <w:rPr>
            <w:rFonts w:ascii="Times New Roman" w:eastAsia="SimSun" w:hAnsi="Times New Roman" w:cs="Times New Roman"/>
            <w:lang w:val="en-US"/>
          </w:rPr>
          <w:delText>, typically with millions or even billions of parameters</w:delText>
        </w:r>
        <w:r w:rsidRPr="00981131" w:rsidDel="00D639C1">
          <w:rPr>
            <w:rFonts w:ascii="Times New Roman" w:eastAsia="SimSun" w:hAnsi="Times New Roman" w:cs="Times New Roman"/>
            <w:lang w:val="en-US"/>
          </w:rPr>
          <w:delText>. GPT</w:delText>
        </w:r>
        <w:r w:rsidR="00E27CE0" w:rsidDel="00D639C1">
          <w:rPr>
            <w:rFonts w:ascii="Times New Roman" w:eastAsia="SimSun" w:hAnsi="Times New Roman" w:cs="Times New Roman"/>
            <w:lang w:val="en-US"/>
          </w:rPr>
          <w:delText>, the model behind the popular ChatGPT,</w:delText>
        </w:r>
        <w:r w:rsidRPr="00981131" w:rsidDel="00D639C1">
          <w:rPr>
            <w:rFonts w:ascii="Times New Roman" w:eastAsia="SimSun" w:hAnsi="Times New Roman" w:cs="Times New Roman"/>
            <w:lang w:val="en-US"/>
          </w:rPr>
          <w:delText xml:space="preserve"> is an LLM created by OpenAI, which exhibits an impressive ability to write coherent and passionate essays that outperform previous PLMs</w:delText>
        </w:r>
        <w:r w:rsidDel="00D639C1">
          <w:rPr>
            <w:rFonts w:ascii="Times New Roman" w:eastAsia="SimSun" w:hAnsi="Times New Roman" w:cs="Times New Roman"/>
            <w:lang w:val="en-US"/>
          </w:rPr>
          <w:delText xml:space="preserve"> </w:delText>
        </w:r>
        <w:r w:rsidDel="00D639C1">
          <w:fldChar w:fldCharType="begin"/>
        </w:r>
        <w:r w:rsidDel="00D639C1">
          <w:rPr>
            <w:rFonts w:ascii="Times New Roman" w:eastAsia="SimSun" w:hAnsi="Times New Roman" w:cs="Times New Roman"/>
            <w:lang w:val="en-US"/>
          </w:rPr>
          <w:delInstrText xml:space="preserve"> ADDIN EN.CITE &lt;EndNote&gt;&lt;Cite&gt;&lt;Author&gt;Brown&lt;/Author&gt;&lt;Year&gt;2020&lt;/Year&gt;&lt;RecNum&gt;59&lt;/RecNum&gt;&lt;DisplayText&gt;(Brown et al., 2020)&lt;/DisplayText&gt;&lt;record&gt;&lt;rec-number&gt;59&lt;/rec-number&gt;&lt;foreign-keys&gt;&lt;key app="EN" db-id="2t0w2ffe2ewzsaea5w2pds9esv595e59s5at" timestamp="1676907077" guid="b24801e3-153a-4053-9753-38fb6f5e603f"&gt;59&lt;/key&gt;&lt;/foreign-keys&gt;&lt;ref-type name="Journal Article"&gt;17&lt;/ref-type&gt;&lt;contributors&gt;&lt;authors&gt;&lt;author&gt;Brown, Tom&lt;/author&gt;&lt;author&gt;Mann, Benjamin&lt;/author&gt;&lt;author&gt;Ryder, Nick&lt;/author&gt;&lt;author&gt;Subbiah, Melanie&lt;/author&gt;&lt;author&gt;Kaplan, Jared D&lt;/author&gt;&lt;author&gt;Dhariwal, Prafulla&lt;/author&gt;&lt;author&gt;Neelakantan, Arvind&lt;/author&gt;&lt;author&gt;Shyam, Pranav&lt;/author&gt;&lt;author&gt;Sastry, Girish&lt;/author&gt;&lt;author&gt;Askell, Amanda&lt;/author&gt;&lt;/authors&gt;&lt;/contributors&gt;&lt;titles&gt;&lt;title&gt;Language models are few-shot learners&lt;/title&gt;&lt;secondary-title&gt;Advances in neural information processing systems&lt;/secondary-title&gt;&lt;/titles&gt;&lt;periodical&gt;&lt;full-title&gt;Advances in neural information processing systems&lt;/full-title&gt;&lt;/periodical&gt;&lt;pages&gt;1877-1901&lt;/pages&gt;&lt;volume&gt;33&lt;/volume&gt;&lt;dates&gt;&lt;year&gt;2020&lt;/year&gt;&lt;/dates&gt;&lt;urls&gt;&lt;/urls&gt;&lt;/record&gt;&lt;/Cite&gt;&lt;/EndNote&gt;</w:delInstrText>
        </w:r>
        <w:r w:rsidDel="00D639C1">
          <w:fldChar w:fldCharType="separate"/>
        </w:r>
        <w:r w:rsidDel="00D639C1">
          <w:rPr>
            <w:rFonts w:ascii="Times New Roman" w:eastAsia="SimSun" w:hAnsi="Times New Roman" w:cs="Times New Roman"/>
            <w:noProof/>
            <w:lang w:val="en-US"/>
          </w:rPr>
          <w:delText>(Brown et al., 2020)</w:delText>
        </w:r>
        <w:r w:rsidDel="00D639C1">
          <w:fldChar w:fldCharType="end"/>
        </w:r>
        <w:r w:rsidRPr="00981131" w:rsidDel="00D639C1">
          <w:rPr>
            <w:rFonts w:ascii="Times New Roman" w:eastAsia="SimSun" w:hAnsi="Times New Roman" w:cs="Times New Roman"/>
            <w:lang w:val="en-US"/>
          </w:rPr>
          <w:delText>. BERT is another implementation of LLM</w:delText>
        </w:r>
        <w:r w:rsidR="00BF6A9D" w:rsidDel="00D639C1">
          <w:rPr>
            <w:rFonts w:ascii="Times New Roman" w:eastAsia="SimSun" w:hAnsi="Times New Roman" w:cs="Times New Roman"/>
            <w:lang w:val="en-US"/>
          </w:rPr>
          <w:delText xml:space="preserve"> from Google AI</w:delText>
        </w:r>
        <w:r w:rsidRPr="00981131" w:rsidDel="00D639C1">
          <w:rPr>
            <w:rFonts w:ascii="Times New Roman" w:eastAsia="SimSun" w:hAnsi="Times New Roman" w:cs="Times New Roman"/>
            <w:lang w:val="en-US"/>
          </w:rPr>
          <w:delText xml:space="preserve">, which </w:delText>
        </w:r>
        <w:r w:rsidR="004E556A" w:rsidDel="00D639C1">
          <w:rPr>
            <w:rFonts w:ascii="Times New Roman" w:eastAsia="SimSun" w:hAnsi="Times New Roman" w:cs="Times New Roman"/>
            <w:lang w:val="en-US"/>
          </w:rPr>
          <w:delText>achieves</w:delText>
        </w:r>
        <w:r w:rsidR="004E556A" w:rsidRPr="00981131" w:rsidDel="00D639C1">
          <w:rPr>
            <w:rFonts w:ascii="Times New Roman" w:eastAsia="SimSun" w:hAnsi="Times New Roman" w:cs="Times New Roman"/>
            <w:lang w:val="en-US"/>
          </w:rPr>
          <w:delText xml:space="preserve"> </w:delText>
        </w:r>
        <w:r w:rsidRPr="00981131" w:rsidDel="00D639C1">
          <w:rPr>
            <w:rFonts w:ascii="Times New Roman" w:eastAsia="SimSun" w:hAnsi="Times New Roman" w:cs="Times New Roman"/>
            <w:lang w:val="en-US"/>
          </w:rPr>
          <w:delText>state-of-the-art results on a wide array of NLP tasks</w:delText>
        </w:r>
        <w:r w:rsidDel="00D639C1">
          <w:rPr>
            <w:rFonts w:ascii="Times New Roman" w:eastAsia="SimSun" w:hAnsi="Times New Roman" w:cs="Times New Roman"/>
            <w:lang w:val="en-US"/>
          </w:rPr>
          <w:delText xml:space="preserve"> </w:delText>
        </w:r>
        <w:r w:rsidDel="00D639C1">
          <w:fldChar w:fldCharType="begin"/>
        </w:r>
        <w:r w:rsidDel="00D639C1">
          <w:rPr>
            <w:rFonts w:ascii="Times New Roman" w:eastAsia="SimSun" w:hAnsi="Times New Roman" w:cs="Times New Roman"/>
            <w:lang w:val="en-US"/>
          </w:rPr>
          <w:delInstrText xml:space="preserve"> ADDIN EN.CITE &lt;EndNote&gt;&lt;Cite&gt;&lt;Author&gt;Kenton&lt;/Author&gt;&lt;Year&gt;2019&lt;/Year&gt;&lt;RecNum&gt;57&lt;/RecNum&gt;&lt;DisplayText&gt;(Kenton &amp;amp; Toutanova, 2019)&lt;/DisplayText&gt;&lt;record&gt;&lt;rec-number&gt;57&lt;/rec-number&gt;&lt;foreign-keys&gt;&lt;key app="EN" db-id="2t0w2ffe2ewzsaea5w2pds9esv595e59s5at" timestamp="1676907066" guid="83091dd2-8295-4cfd-ac12-d9c762224598"&gt;57&lt;/key&gt;&lt;/foreign-keys&gt;&lt;ref-type name="Conference Proceedings"&gt;10&lt;/ref-type&gt;&lt;contributors&gt;&lt;authors&gt;&lt;author&gt;Kenton, Jacob Devlin Ming-Wei Chang&lt;/author&gt;&lt;author&gt;Toutanova, Lee Kristina&lt;/author&gt;&lt;/authors&gt;&lt;/contributors&gt;&lt;titles&gt;&lt;title&gt;Bert: Pre-training of deep bidirectional transformers for language understanding&lt;/title&gt;&lt;secondary-title&gt;Proceedings of naacL-HLT&lt;/secondary-title&gt;&lt;/titles&gt;&lt;pages&gt;4171-4186&lt;/pages&gt;&lt;dates&gt;&lt;year&gt;2019&lt;/year&gt;&lt;/dates&gt;&lt;urls&gt;&lt;/urls&gt;&lt;/record&gt;&lt;/Cite&gt;&lt;/EndNote&gt;</w:delInstrText>
        </w:r>
        <w:r w:rsidDel="00D639C1">
          <w:fldChar w:fldCharType="separate"/>
        </w:r>
        <w:r w:rsidDel="00D639C1">
          <w:rPr>
            <w:rFonts w:ascii="Times New Roman" w:eastAsia="SimSun" w:hAnsi="Times New Roman" w:cs="Times New Roman"/>
            <w:noProof/>
            <w:lang w:val="en-US"/>
          </w:rPr>
          <w:delText>(Kenton &amp; Toutanova, 2019)</w:delText>
        </w:r>
        <w:r w:rsidDel="00D639C1">
          <w:fldChar w:fldCharType="end"/>
        </w:r>
        <w:r w:rsidRPr="00981131" w:rsidDel="00D639C1">
          <w:rPr>
            <w:rFonts w:ascii="Times New Roman" w:eastAsia="SimSun" w:hAnsi="Times New Roman" w:cs="Times New Roman"/>
            <w:lang w:val="en-US"/>
          </w:rPr>
          <w:delText xml:space="preserve">. Unlike GPT, which has a left-to-right model architecture, BERT is a masked language modeling that </w:delText>
        </w:r>
        <w:r w:rsidR="0024556C" w:rsidDel="00D639C1">
          <w:rPr>
            <w:rFonts w:ascii="Times New Roman" w:eastAsia="SimSun" w:hAnsi="Times New Roman" w:cs="Times New Roman"/>
            <w:lang w:val="en-US"/>
          </w:rPr>
          <w:delText xml:space="preserve">can </w:delText>
        </w:r>
        <w:r w:rsidRPr="00981131" w:rsidDel="00D639C1">
          <w:rPr>
            <w:rFonts w:ascii="Times New Roman" w:eastAsia="SimSun" w:hAnsi="Times New Roman" w:cs="Times New Roman"/>
            <w:lang w:val="en-US"/>
          </w:rPr>
          <w:delText xml:space="preserve">learn bidirectional sentence representation. This architecture makes BERT suitable for text classification and regression task, which requires a representation of the entire input sentence. It is </w:delText>
        </w:r>
        <w:r w:rsidR="0024556C" w:rsidDel="00D639C1">
          <w:rPr>
            <w:rFonts w:ascii="Times New Roman" w:eastAsia="SimSun" w:hAnsi="Times New Roman" w:cs="Times New Roman"/>
            <w:lang w:val="en-US"/>
          </w:rPr>
          <w:delText xml:space="preserve">reportedly </w:delText>
        </w:r>
        <w:r w:rsidRPr="00981131" w:rsidDel="00D639C1">
          <w:rPr>
            <w:rFonts w:ascii="Times New Roman" w:eastAsia="SimSun" w:hAnsi="Times New Roman" w:cs="Times New Roman"/>
            <w:lang w:val="en-US"/>
          </w:rPr>
          <w:delText xml:space="preserve">utilized in almost every English query in Google’s search engine and is also one of the most </w:delText>
        </w:r>
        <w:r w:rsidR="000F13DB" w:rsidRPr="00981131" w:rsidDel="00D639C1">
          <w:rPr>
            <w:rFonts w:ascii="Times New Roman" w:eastAsia="SimSun" w:hAnsi="Times New Roman" w:cs="Times New Roman"/>
            <w:lang w:val="en-US"/>
          </w:rPr>
          <w:delText>widely used</w:delText>
        </w:r>
        <w:r w:rsidRPr="00981131" w:rsidDel="00D639C1">
          <w:rPr>
            <w:rFonts w:ascii="Times New Roman" w:eastAsia="SimSun" w:hAnsi="Times New Roman" w:cs="Times New Roman"/>
            <w:lang w:val="en-US"/>
          </w:rPr>
          <w:delText xml:space="preserve"> PLMs in </w:delText>
        </w:r>
        <w:r w:rsidR="0024556C" w:rsidDel="00D639C1">
          <w:rPr>
            <w:rFonts w:ascii="Times New Roman" w:eastAsia="SimSun" w:hAnsi="Times New Roman" w:cs="Times New Roman"/>
            <w:lang w:val="en-US"/>
          </w:rPr>
          <w:delText>academi</w:delText>
        </w:r>
        <w:r w:rsidR="00A35CCE" w:rsidDel="00D639C1">
          <w:rPr>
            <w:rFonts w:ascii="Times New Roman" w:eastAsia="SimSun" w:hAnsi="Times New Roman" w:cs="Times New Roman"/>
            <w:lang w:val="en-US"/>
          </w:rPr>
          <w:delText>c research</w:delText>
        </w:r>
        <w:r w:rsidRPr="00981131" w:rsidDel="00D639C1">
          <w:rPr>
            <w:rFonts w:ascii="Times New Roman" w:eastAsia="SimSun" w:hAnsi="Times New Roman" w:cs="Times New Roman"/>
            <w:lang w:val="en-US"/>
          </w:rPr>
          <w:delText xml:space="preserve">. Various </w:delText>
        </w:r>
        <w:r w:rsidR="00A35CCE" w:rsidDel="00D639C1">
          <w:rPr>
            <w:rFonts w:ascii="Times New Roman" w:eastAsia="SimSun" w:hAnsi="Times New Roman" w:cs="Times New Roman"/>
            <w:lang w:val="en-US"/>
          </w:rPr>
          <w:delText>studies have</w:delText>
        </w:r>
        <w:r w:rsidR="002A6D51" w:rsidDel="00D639C1">
          <w:rPr>
            <w:rFonts w:ascii="Times New Roman" w:eastAsia="SimSun" w:hAnsi="Times New Roman" w:cs="Times New Roman"/>
            <w:lang w:val="en-US"/>
          </w:rPr>
          <w:delText xml:space="preserve"> </w:delText>
        </w:r>
        <w:r w:rsidRPr="00981131" w:rsidDel="00D639C1">
          <w:rPr>
            <w:rFonts w:ascii="Times New Roman" w:eastAsia="SimSun" w:hAnsi="Times New Roman" w:cs="Times New Roman"/>
            <w:lang w:val="en-US"/>
          </w:rPr>
          <w:delText xml:space="preserve">also </w:delText>
        </w:r>
        <w:r w:rsidR="002A6D51" w:rsidDel="00D639C1">
          <w:rPr>
            <w:rFonts w:ascii="Times New Roman" w:eastAsia="SimSun" w:hAnsi="Times New Roman" w:cs="Times New Roman"/>
            <w:lang w:val="en-US"/>
          </w:rPr>
          <w:delText xml:space="preserve">tried to </w:delText>
        </w:r>
        <w:r w:rsidRPr="00981131" w:rsidDel="00D639C1">
          <w:rPr>
            <w:rFonts w:ascii="Times New Roman" w:eastAsia="SimSun" w:hAnsi="Times New Roman" w:cs="Times New Roman"/>
            <w:lang w:val="en-US"/>
          </w:rPr>
          <w:delText xml:space="preserve">optimize and improve the performance of the original BERT. </w:delText>
        </w:r>
        <w:r w:rsidR="002A6D51" w:rsidDel="00D639C1">
          <w:rPr>
            <w:rFonts w:ascii="Times New Roman" w:eastAsia="SimSun" w:hAnsi="Times New Roman" w:cs="Times New Roman"/>
            <w:lang w:val="en-US"/>
          </w:rPr>
          <w:delText xml:space="preserve">For instance, </w:delText>
        </w:r>
        <w:r w:rsidRPr="00981131" w:rsidDel="00D639C1">
          <w:rPr>
            <w:rFonts w:ascii="Times New Roman" w:eastAsia="SimSun" w:hAnsi="Times New Roman" w:cs="Times New Roman"/>
            <w:lang w:val="en-US"/>
          </w:rPr>
          <w:delText xml:space="preserve">RoBERTa is a robustly optimized BERT pre-trained model that matches or exceeds the performance of </w:delText>
        </w:r>
        <w:r w:rsidR="005A1F09" w:rsidDel="00D639C1">
          <w:rPr>
            <w:rFonts w:ascii="Times New Roman" w:eastAsia="SimSun" w:hAnsi="Times New Roman" w:cs="Times New Roman"/>
            <w:lang w:val="en-US"/>
          </w:rPr>
          <w:delText>other</w:delText>
        </w:r>
        <w:r w:rsidR="005A1F09" w:rsidRPr="00981131" w:rsidDel="00D639C1">
          <w:rPr>
            <w:rFonts w:ascii="Times New Roman" w:eastAsia="SimSun" w:hAnsi="Times New Roman" w:cs="Times New Roman"/>
            <w:lang w:val="en-US"/>
          </w:rPr>
          <w:delText xml:space="preserve"> </w:delText>
        </w:r>
        <w:r w:rsidRPr="00981131" w:rsidDel="00D639C1">
          <w:rPr>
            <w:rFonts w:ascii="Times New Roman" w:eastAsia="SimSun" w:hAnsi="Times New Roman" w:cs="Times New Roman"/>
            <w:lang w:val="en-US"/>
          </w:rPr>
          <w:delText>post-BERT methods</w:delText>
        </w:r>
        <w:r w:rsidDel="00D639C1">
          <w:rPr>
            <w:rFonts w:ascii="Times New Roman" w:eastAsia="SimSun" w:hAnsi="Times New Roman" w:cs="Times New Roman"/>
            <w:lang w:val="en-US"/>
          </w:rPr>
          <w:delText xml:space="preserve"> </w:delText>
        </w:r>
        <w:r w:rsidDel="00D639C1">
          <w:fldChar w:fldCharType="begin"/>
        </w:r>
        <w:r w:rsidDel="00D639C1">
          <w:rPr>
            <w:rFonts w:ascii="Times New Roman" w:eastAsia="SimSun" w:hAnsi="Times New Roman" w:cs="Times New Roman"/>
            <w:lang w:val="en-US"/>
          </w:rPr>
          <w:delInstrText xml:space="preserve"> ADDIN EN.CITE &lt;EndNote&gt;&lt;Cite&gt;&lt;Author&gt;Liu&lt;/Author&gt;&lt;Year&gt;2019&lt;/Year&gt;&lt;RecNum&gt;53&lt;/RecNum&gt;&lt;DisplayText&gt;(Liu et al., 2019)&lt;/DisplayText&gt;&lt;record&gt;&lt;rec-number&gt;53&lt;/rec-number&gt;&lt;foreign-keys&gt;&lt;key app="EN" db-id="2t0w2ffe2ewzsaea5w2pds9esv595e59s5at" timestamp="1676906391" guid="cd889ae6-8488-4ac1-bf6a-d02122265a45"&gt;53&lt;/key&gt;&lt;/foreign-keys&gt;&lt;ref-type name="Conference Proceedings"&gt;10&lt;/ref-type&gt;&lt;contributors&gt;&lt;authors&gt;&lt;author&gt;Liu, Yinhan &lt;/author&gt;&lt;author&gt;Ott, Myle &lt;/author&gt;&lt;author&gt;Goyal, Naman &lt;/author&gt;&lt;author&gt;Du, Jingfei &lt;/author&gt;&lt;author&gt;Joshi, Mandar &lt;/author&gt;&lt;author&gt;Chen, Danqi &lt;/author&gt;&lt;author&gt;Levy, Omer &lt;/author&gt;&lt;author&gt;Lewis, Mike &lt;/author&gt;&lt;author&gt;Luke, Zettlemoyer&lt;/author&gt;&lt;author&gt;Stoyanov, Veselin &lt;/author&gt;&lt;/authors&gt;&lt;/contributors&gt;&lt;titles&gt;&lt;title&gt;Roberta: A robustly optimized bert pretraining approach&lt;/title&gt;&lt;secondary-title&gt;Proceedings of the 20th Chinese National Conference on Computational Linguistics&lt;/secondary-title&gt;&lt;/titles&gt;&lt;pages&gt;1218–1227&lt;/pages&gt;&lt;dates&gt;&lt;year&gt;2019&lt;/year&gt;&lt;/dates&gt;&lt;urls&gt;&lt;/urls&gt;&lt;/record&gt;&lt;/Cite&gt;&lt;/EndNote&gt;</w:delInstrText>
        </w:r>
        <w:r w:rsidDel="00D639C1">
          <w:fldChar w:fldCharType="separate"/>
        </w:r>
        <w:r w:rsidDel="00D639C1">
          <w:rPr>
            <w:rFonts w:ascii="Times New Roman" w:eastAsia="SimSun" w:hAnsi="Times New Roman" w:cs="Times New Roman"/>
            <w:noProof/>
            <w:lang w:val="en-US"/>
          </w:rPr>
          <w:delText>(Liu et al., 2019)</w:delText>
        </w:r>
        <w:r w:rsidDel="00D639C1">
          <w:fldChar w:fldCharType="end"/>
        </w:r>
        <w:r w:rsidRPr="00981131" w:rsidDel="00D639C1">
          <w:rPr>
            <w:rFonts w:ascii="Times New Roman" w:eastAsia="SimSun" w:hAnsi="Times New Roman" w:cs="Times New Roman"/>
            <w:lang w:val="en-US"/>
          </w:rPr>
          <w:delText xml:space="preserve">. </w:delText>
        </w:r>
        <w:r w:rsidR="0062004B" w:rsidDel="00D639C1">
          <w:rPr>
            <w:rFonts w:ascii="Times New Roman" w:eastAsia="SimSun" w:hAnsi="Times New Roman" w:cs="Times New Roman"/>
            <w:lang w:val="en-US"/>
          </w:rPr>
          <w:delText>The use of LLMs has great potential for analyzing social media contents during disaster events.</w:delText>
        </w:r>
      </w:del>
    </w:p>
    <w:p w14:paraId="5CFB0672" w14:textId="77777777" w:rsidR="009B0158" w:rsidRPr="00D378C1" w:rsidDel="00D639C1" w:rsidRDefault="009B0158">
      <w:pPr>
        <w:pBdr>
          <w:top w:val="nil"/>
          <w:left w:val="nil"/>
          <w:bottom w:val="nil"/>
          <w:right w:val="nil"/>
          <w:between w:val="nil"/>
        </w:pBdr>
        <w:spacing w:line="480" w:lineRule="auto"/>
        <w:rPr>
          <w:del w:id="55" w:author="Author"/>
        </w:rPr>
        <w:pPrChange w:id="56" w:author="FBERPG" w:date="2023-06-12T23:54:00Z">
          <w:pPr>
            <w:pStyle w:val="NoSpacing"/>
            <w:spacing w:line="480" w:lineRule="auto"/>
          </w:pPr>
        </w:pPrChange>
      </w:pPr>
    </w:p>
    <w:p w14:paraId="06548A97" w14:textId="563CFFF8" w:rsidR="00636071" w:rsidRPr="00B22A06" w:rsidDel="00D639C1" w:rsidRDefault="00636071" w:rsidP="00F144D9">
      <w:pPr>
        <w:pStyle w:val="Heading2"/>
        <w:spacing w:after="0" w:line="480" w:lineRule="auto"/>
        <w:rPr>
          <w:del w:id="57" w:author="Author"/>
          <w:sz w:val="24"/>
          <w:szCs w:val="24"/>
        </w:rPr>
      </w:pPr>
      <w:del w:id="58" w:author="Author">
        <w:r w:rsidRPr="00B22A06" w:rsidDel="00D639C1">
          <w:rPr>
            <w:sz w:val="24"/>
            <w:szCs w:val="24"/>
          </w:rPr>
          <w:delText>2.</w:delText>
        </w:r>
        <w:r w:rsidR="007002D0" w:rsidDel="00D639C1">
          <w:rPr>
            <w:sz w:val="24"/>
            <w:szCs w:val="24"/>
          </w:rPr>
          <w:delText>3</w:delText>
        </w:r>
        <w:r w:rsidRPr="00B22A06" w:rsidDel="00D639C1">
          <w:rPr>
            <w:sz w:val="24"/>
            <w:szCs w:val="24"/>
          </w:rPr>
          <w:delText xml:space="preserve">. </w:delText>
        </w:r>
        <w:r w:rsidR="005107C0" w:rsidRPr="00B22A06" w:rsidDel="00D639C1">
          <w:rPr>
            <w:sz w:val="24"/>
            <w:szCs w:val="24"/>
          </w:rPr>
          <w:delText>Risk management</w:delText>
        </w:r>
        <w:r w:rsidR="00464730" w:rsidDel="00D639C1">
          <w:rPr>
            <w:sz w:val="24"/>
            <w:szCs w:val="24"/>
          </w:rPr>
          <w:delText xml:space="preserve"> with expert </w:delText>
        </w:r>
        <w:r w:rsidR="00055565" w:rsidDel="00D639C1">
          <w:rPr>
            <w:sz w:val="24"/>
            <w:szCs w:val="24"/>
          </w:rPr>
          <w:delText>judgment</w:delText>
        </w:r>
      </w:del>
    </w:p>
    <w:p w14:paraId="03BD0E38" w14:textId="0C4D9369" w:rsidR="005107C0" w:rsidRPr="00D378C1" w:rsidDel="00D639C1" w:rsidRDefault="00444F15" w:rsidP="00F144D9">
      <w:pPr>
        <w:pBdr>
          <w:top w:val="nil"/>
          <w:left w:val="nil"/>
          <w:bottom w:val="nil"/>
          <w:right w:val="nil"/>
          <w:between w:val="nil"/>
        </w:pBdr>
        <w:spacing w:line="480" w:lineRule="auto"/>
        <w:rPr>
          <w:del w:id="59" w:author="Author"/>
          <w:color w:val="000000"/>
        </w:rPr>
      </w:pPr>
      <w:del w:id="60" w:author="Author">
        <w:r w:rsidDel="00D639C1">
          <w:rPr>
            <w:color w:val="000000"/>
            <w:lang w:val="en-HK"/>
          </w:rPr>
          <w:delText>T</w:delText>
        </w:r>
        <w:r w:rsidR="005107C0" w:rsidRPr="00B22A06" w:rsidDel="00D639C1">
          <w:rPr>
            <w:color w:val="000000"/>
            <w:lang w:val="en-HK"/>
          </w:rPr>
          <w:delText xml:space="preserve">raditional risk assessment </w:delText>
        </w:r>
        <w:r w:rsidDel="00D639C1">
          <w:rPr>
            <w:color w:val="000000"/>
            <w:lang w:val="en-HK"/>
          </w:rPr>
          <w:delText xml:space="preserve">research </w:delText>
        </w:r>
        <w:r w:rsidR="005107C0" w:rsidRPr="00B22A06" w:rsidDel="00D639C1">
          <w:rPr>
            <w:color w:val="000000"/>
            <w:lang w:val="en-HK"/>
          </w:rPr>
          <w:delText xml:space="preserve">usually </w:delText>
        </w:r>
        <w:r w:rsidR="002B0AEA" w:rsidDel="00D639C1">
          <w:rPr>
            <w:color w:val="000000"/>
            <w:lang w:val="en-HK"/>
          </w:rPr>
          <w:delText>relies on the</w:delText>
        </w:r>
        <w:r w:rsidR="002B0AEA" w:rsidRPr="00B22A06" w:rsidDel="00D639C1">
          <w:rPr>
            <w:color w:val="000000"/>
            <w:lang w:val="en-HK"/>
          </w:rPr>
          <w:delText xml:space="preserve"> </w:delText>
        </w:r>
        <w:r w:rsidR="005107C0" w:rsidRPr="00B22A06" w:rsidDel="00D639C1">
          <w:rPr>
            <w:color w:val="000000"/>
            <w:lang w:val="en-HK"/>
          </w:rPr>
          <w:delText xml:space="preserve">intrinsic factors of </w:delText>
        </w:r>
        <w:r w:rsidR="00E33ADB" w:rsidDel="00D639C1">
          <w:rPr>
            <w:color w:val="000000"/>
            <w:lang w:val="en-HK"/>
          </w:rPr>
          <w:delText xml:space="preserve">an </w:delText>
        </w:r>
        <w:r w:rsidR="005107C0" w:rsidRPr="00B22A06" w:rsidDel="00D639C1">
          <w:rPr>
            <w:color w:val="000000"/>
            <w:lang w:val="en-HK"/>
          </w:rPr>
          <w:delText>event</w:delText>
        </w:r>
        <w:r w:rsidR="00E33ADB" w:rsidDel="00D639C1">
          <w:rPr>
            <w:color w:val="000000"/>
            <w:lang w:val="en-HK"/>
          </w:rPr>
          <w:delText>,</w:delText>
        </w:r>
        <w:r w:rsidR="005107C0" w:rsidRPr="00B22A06" w:rsidDel="00D639C1">
          <w:rPr>
            <w:color w:val="000000"/>
            <w:lang w:val="en-HK"/>
          </w:rPr>
          <w:delText xml:space="preserve"> such as the loss of properties or lives. </w:delText>
        </w:r>
        <w:r w:rsidR="002B0AEA" w:rsidDel="00D639C1">
          <w:rPr>
            <w:color w:val="000000"/>
            <w:lang w:val="en-HK"/>
          </w:rPr>
          <w:delText>M</w:delText>
        </w:r>
        <w:r w:rsidR="005107C0" w:rsidRPr="00B22A06" w:rsidDel="00D639C1">
          <w:rPr>
            <w:color w:val="000000"/>
            <w:lang w:val="en-HK"/>
          </w:rPr>
          <w:delText xml:space="preserve">odern approaches conceptualize event risks through </w:delText>
        </w:r>
        <w:r w:rsidR="005249D9" w:rsidDel="00D639C1">
          <w:rPr>
            <w:color w:val="000000"/>
            <w:lang w:val="en-HK"/>
          </w:rPr>
          <w:delText>additional</w:delText>
        </w:r>
        <w:r w:rsidR="005249D9" w:rsidRPr="00B22A06" w:rsidDel="00D639C1">
          <w:rPr>
            <w:color w:val="000000"/>
            <w:lang w:val="en-HK"/>
          </w:rPr>
          <w:delText xml:space="preserve"> </w:delText>
        </w:r>
        <w:r w:rsidR="005107C0" w:rsidRPr="00B22A06" w:rsidDel="00D639C1">
          <w:rPr>
            <w:color w:val="000000"/>
            <w:lang w:val="en-HK"/>
          </w:rPr>
          <w:delText xml:space="preserve">factors. Social media-based risk assessment has the potential to play a critical role in disaster response. </w:delText>
        </w:r>
        <w:r w:rsidR="00B53843" w:rsidDel="00D639C1">
          <w:rPr>
            <w:color w:val="000000"/>
            <w:lang w:val="en-HK"/>
          </w:rPr>
          <w:delText>I</w:delText>
        </w:r>
        <w:r w:rsidR="009A52DC" w:rsidDel="00D639C1">
          <w:rPr>
            <w:color w:val="000000"/>
            <w:lang w:val="en-HK"/>
          </w:rPr>
          <w:delText>nformation</w:delText>
        </w:r>
        <w:r w:rsidR="009A52DC" w:rsidRPr="00B22A06" w:rsidDel="00D639C1">
          <w:rPr>
            <w:color w:val="000000"/>
            <w:lang w:val="en-HK"/>
          </w:rPr>
          <w:delText xml:space="preserve"> </w:delText>
        </w:r>
        <w:r w:rsidR="005107C0" w:rsidRPr="00B22A06" w:rsidDel="00D639C1">
          <w:rPr>
            <w:color w:val="000000"/>
            <w:lang w:val="en-HK"/>
          </w:rPr>
          <w:delText xml:space="preserve">extraction and risk assessment based on </w:delText>
        </w:r>
        <w:r w:rsidR="009A52DC" w:rsidDel="00D639C1">
          <w:rPr>
            <w:color w:val="000000"/>
            <w:lang w:val="en-HK"/>
          </w:rPr>
          <w:delText>social media</w:delText>
        </w:r>
        <w:r w:rsidR="009A52DC" w:rsidRPr="00B22A06" w:rsidDel="00D639C1">
          <w:rPr>
            <w:color w:val="000000"/>
            <w:lang w:val="en-HK"/>
          </w:rPr>
          <w:delText xml:space="preserve"> </w:delText>
        </w:r>
        <w:r w:rsidR="00397F07" w:rsidDel="00D639C1">
          <w:rPr>
            <w:color w:val="000000"/>
            <w:lang w:val="en-HK"/>
          </w:rPr>
          <w:delText>can</w:delText>
        </w:r>
        <w:r w:rsidR="005107C0" w:rsidRPr="00B22A06" w:rsidDel="00D639C1">
          <w:rPr>
            <w:color w:val="000000"/>
            <w:lang w:val="en-HK"/>
          </w:rPr>
          <w:delText xml:space="preserve"> quickly recognize </w:delText>
        </w:r>
        <w:r w:rsidR="005E7DD4" w:rsidDel="00D639C1">
          <w:rPr>
            <w:color w:val="000000"/>
            <w:lang w:val="en-HK"/>
          </w:rPr>
          <w:delText>disaster event</w:delText>
        </w:r>
        <w:r w:rsidR="005107C0" w:rsidRPr="00B22A06" w:rsidDel="00D639C1">
          <w:rPr>
            <w:color w:val="000000"/>
            <w:lang w:val="en-HK"/>
          </w:rPr>
          <w:delText xml:space="preserve">s so that relevant institutes </w:delText>
        </w:r>
        <w:r w:rsidR="009A52DC" w:rsidDel="00D639C1">
          <w:rPr>
            <w:color w:val="000000"/>
            <w:lang w:val="en-HK"/>
          </w:rPr>
          <w:delText xml:space="preserve">can better </w:delText>
        </w:r>
        <w:r w:rsidR="005107C0" w:rsidRPr="00B22A06" w:rsidDel="00D639C1">
          <w:rPr>
            <w:color w:val="000000"/>
            <w:lang w:val="en-HK"/>
          </w:rPr>
          <w:delText xml:space="preserve">understand the situation. </w:delText>
        </w:r>
        <w:r w:rsidR="00B53843" w:rsidDel="00D639C1">
          <w:rPr>
            <w:color w:val="000000"/>
            <w:lang w:val="en-HK"/>
          </w:rPr>
          <w:delText>In addition</w:delText>
        </w:r>
        <w:r w:rsidR="005107C0" w:rsidRPr="00B22A06" w:rsidDel="00D639C1">
          <w:rPr>
            <w:color w:val="000000"/>
            <w:lang w:val="en-HK"/>
          </w:rPr>
          <w:delText xml:space="preserve">, through risk assessment of the event, people are able to </w:delText>
        </w:r>
        <w:r w:rsidR="00B53843" w:rsidDel="00D639C1">
          <w:rPr>
            <w:color w:val="000000"/>
            <w:lang w:val="en-HK"/>
          </w:rPr>
          <w:delText xml:space="preserve">better </w:delText>
        </w:r>
        <w:r w:rsidR="005107C0" w:rsidRPr="00B22A06" w:rsidDel="00D639C1">
          <w:rPr>
            <w:color w:val="000000"/>
            <w:lang w:val="en-HK"/>
          </w:rPr>
          <w:delText xml:space="preserve">understand the risk status of the events so as to effectively implement prevention and control measures. </w:delText>
        </w:r>
        <w:r w:rsidR="00F93C9C" w:rsidDel="00D639C1">
          <w:rPr>
            <w:color w:val="000000"/>
            <w:lang w:val="en-HK"/>
          </w:rPr>
          <w:delText>When</w:delText>
        </w:r>
        <w:r w:rsidR="005107C0" w:rsidRPr="00B22A06" w:rsidDel="00D639C1">
          <w:rPr>
            <w:color w:val="000000"/>
            <w:lang w:val="en-HK"/>
          </w:rPr>
          <w:delText xml:space="preserve"> a crisis</w:delText>
        </w:r>
        <w:r w:rsidR="00F93C9C" w:rsidDel="00D639C1">
          <w:rPr>
            <w:color w:val="000000"/>
            <w:lang w:val="en-HK"/>
          </w:rPr>
          <w:delText xml:space="preserve"> occurs</w:delText>
        </w:r>
        <w:r w:rsidR="005107C0" w:rsidRPr="00B22A06" w:rsidDel="00D639C1">
          <w:rPr>
            <w:color w:val="000000"/>
            <w:lang w:val="en-HK"/>
          </w:rPr>
          <w:delText xml:space="preserve">, through the research and analysis of the relevant social media content, the risk of the event can be measured </w:delText>
        </w:r>
        <w:r w:rsidR="00F93C9C" w:rsidDel="00D639C1">
          <w:rPr>
            <w:color w:val="000000"/>
            <w:lang w:val="en-HK"/>
          </w:rPr>
          <w:delText xml:space="preserve">and </w:delText>
        </w:r>
        <w:r w:rsidR="005107C0" w:rsidRPr="00B22A06" w:rsidDel="00D639C1">
          <w:rPr>
            <w:color w:val="000000"/>
            <w:lang w:val="en-HK"/>
          </w:rPr>
          <w:delText xml:space="preserve">people </w:delText>
        </w:r>
        <w:r w:rsidR="00F93C9C" w:rsidDel="00D639C1">
          <w:rPr>
            <w:color w:val="000000"/>
            <w:lang w:val="en-HK"/>
          </w:rPr>
          <w:delText xml:space="preserve">can take appropriate </w:delText>
        </w:r>
        <w:r w:rsidR="005107C0" w:rsidRPr="00B22A06" w:rsidDel="00D639C1">
          <w:rPr>
            <w:color w:val="000000"/>
            <w:lang w:val="en-HK"/>
          </w:rPr>
          <w:delText>precautionary</w:delText>
        </w:r>
        <w:r w:rsidR="00F93C9C" w:rsidDel="00D639C1">
          <w:rPr>
            <w:color w:val="000000"/>
            <w:lang w:val="en-HK"/>
          </w:rPr>
          <w:delText xml:space="preserve"> measures</w:delText>
        </w:r>
        <w:r w:rsidR="005107C0" w:rsidRPr="00B22A06" w:rsidDel="00D639C1">
          <w:rPr>
            <w:color w:val="000000"/>
            <w:lang w:val="en-HK"/>
          </w:rPr>
          <w:delText xml:space="preserve">. For example, Abel </w:delText>
        </w:r>
        <w:r w:rsidR="00F93C9C" w:rsidDel="00D639C1">
          <w:rPr>
            <w:color w:val="000000"/>
            <w:lang w:val="en-HK"/>
          </w:rPr>
          <w:delText xml:space="preserve">et al. </w:delText>
        </w:r>
        <w:r w:rsidR="005107C0" w:rsidRPr="00B22A06" w:rsidDel="00D639C1">
          <w:rPr>
            <w:color w:val="000000"/>
            <w:lang w:val="en-HK"/>
          </w:rPr>
          <w:delText xml:space="preserve">used social network data to </w:delText>
        </w:r>
        <w:r w:rsidR="00E74C74" w:rsidDel="00D639C1">
          <w:rPr>
            <w:color w:val="000000"/>
            <w:lang w:val="en-HK"/>
          </w:rPr>
          <w:delText>track</w:delText>
        </w:r>
        <w:r w:rsidR="00E74C74" w:rsidRPr="00B22A06" w:rsidDel="00D639C1">
          <w:rPr>
            <w:color w:val="000000"/>
            <w:lang w:val="en-HK"/>
          </w:rPr>
          <w:delText xml:space="preserve"> </w:delText>
        </w:r>
        <w:r w:rsidR="005107C0" w:rsidRPr="00B22A06" w:rsidDel="00D639C1">
          <w:rPr>
            <w:color w:val="000000"/>
            <w:lang w:val="en-HK"/>
          </w:rPr>
          <w:delText xml:space="preserve">fire incidents, which is a typical application of social media risk assessment </w:delText>
        </w:r>
        <w:r w:rsidR="00BA1844" w:rsidRPr="00B22A06" w:rsidDel="00D639C1">
          <w:rPr>
            <w:color w:val="000000"/>
            <w:lang w:val="en-HK"/>
          </w:rPr>
          <w:fldChar w:fldCharType="begin"/>
        </w:r>
        <w:r w:rsidR="002F3BF1" w:rsidDel="00D639C1">
          <w:rPr>
            <w:color w:val="000000"/>
            <w:lang w:val="en-HK"/>
          </w:rPr>
          <w:delInstrText xml:space="preserve"> ADDIN EN.CITE &lt;EndNote&gt;&lt;Cite&gt;&lt;Author&gt;Abel&lt;/Author&gt;&lt;Year&gt;2012&lt;/Year&gt;&lt;RecNum&gt;45&lt;/RecNum&gt;&lt;DisplayText&gt;(Abel, Hauff, Houben, Stronkman, &amp;amp; Tao, 2012)&lt;/DisplayText&gt;&lt;record&gt;&lt;rec-number&gt;45&lt;/rec-number&gt;&lt;foreign-keys&gt;&lt;key app="EN" db-id="2t0w2ffe2ewzsaea5w2pds9esv595e59s5at" timestamp="1655328531" guid="071196b2-7413-45de-8f72-88519df3cecc"&gt;45&lt;/key&gt;&lt;/foreign-keys&gt;&lt;ref-type name="Conference Proceedings"&gt;10&lt;/ref-type&gt;&lt;contributors&gt;&lt;authors&gt;&lt;author&gt;Abel, Fabian&lt;/author&gt;&lt;author&gt;Hauff, Claudia&lt;/author&gt;&lt;author&gt;Houben, Geert-Jan&lt;/author&gt;&lt;author&gt;Stronkman, Richard&lt;/author&gt;&lt;author&gt;Tao, Ke&lt;/author&gt;&lt;/authors&gt;&lt;/contributors&gt;&lt;titles&gt;&lt;title&gt;Twitcident: fighting fire with information from social web streams&lt;/title&gt;&lt;secondary-title&gt;Proceedings of the 21st international conference on world wide web&lt;/secondary-title&gt;&lt;/titles&gt;&lt;pages&gt;305-308&lt;/pages&gt;&lt;dates&gt;&lt;year&gt;2012&lt;/year&gt;&lt;/dates&gt;&lt;urls&gt;&lt;/urls&gt;&lt;/record&gt;&lt;/Cite&gt;&lt;/EndNote&gt;</w:delInstrText>
        </w:r>
        <w:r w:rsidR="00BA1844" w:rsidRPr="00B22A06" w:rsidDel="00D639C1">
          <w:rPr>
            <w:color w:val="000000"/>
            <w:lang w:val="en-HK"/>
          </w:rPr>
          <w:fldChar w:fldCharType="separate"/>
        </w:r>
        <w:r w:rsidR="00BA1844" w:rsidRPr="00B22A06" w:rsidDel="00D639C1">
          <w:rPr>
            <w:noProof/>
            <w:color w:val="000000"/>
            <w:lang w:val="en-HK"/>
          </w:rPr>
          <w:delText>(Abel, Hauff, Houben, Stronkman, &amp; Tao, 2012)</w:delText>
        </w:r>
        <w:r w:rsidR="00BA1844" w:rsidRPr="00B22A06" w:rsidDel="00D639C1">
          <w:rPr>
            <w:color w:val="000000"/>
            <w:lang w:val="en-HK"/>
          </w:rPr>
          <w:fldChar w:fldCharType="end"/>
        </w:r>
        <w:r w:rsidR="005107C0" w:rsidRPr="00B22A06" w:rsidDel="00D639C1">
          <w:rPr>
            <w:color w:val="000000"/>
            <w:lang w:val="en-HK"/>
          </w:rPr>
          <w:delText>.</w:delText>
        </w:r>
        <w:r w:rsidR="00BE5046" w:rsidDel="00D639C1">
          <w:rPr>
            <w:color w:val="000000"/>
            <w:lang w:val="en-HK"/>
          </w:rPr>
          <w:delText xml:space="preserve"> Li et al. </w:delText>
        </w:r>
        <w:r w:rsidR="00BE5046" w:rsidDel="00D639C1">
          <w:rPr>
            <w:color w:val="000000"/>
          </w:rPr>
          <w:delText xml:space="preserve">designed a </w:delText>
        </w:r>
        <w:r w:rsidR="00FB0EF3" w:rsidDel="00D639C1">
          <w:rPr>
            <w:color w:val="000000"/>
          </w:rPr>
          <w:delText xml:space="preserve">system based on social media text analysis and topic modeling </w:delText>
        </w:r>
        <w:r w:rsidR="00F05B58" w:rsidDel="00D639C1">
          <w:rPr>
            <w:color w:val="000000"/>
          </w:rPr>
          <w:delText xml:space="preserve">to recognize fraud risk </w:delText>
        </w:r>
        <w:r w:rsidR="00A66328" w:rsidDel="00D639C1">
          <w:rPr>
            <w:color w:val="000000"/>
          </w:rPr>
          <w:delText>in online trading</w:delText>
        </w:r>
        <w:r w:rsidR="00F05B58" w:rsidRPr="00FB0EF3" w:rsidDel="00D639C1">
          <w:rPr>
            <w:color w:val="000000"/>
            <w:lang w:val="en-HK"/>
          </w:rPr>
          <w:delText xml:space="preserve"> </w:delText>
        </w:r>
        <w:r w:rsidR="00FB0EF3" w:rsidRPr="00FB0EF3" w:rsidDel="00D639C1">
          <w:rPr>
            <w:color w:val="000000"/>
            <w:lang w:val="en-HK"/>
          </w:rPr>
          <w:fldChar w:fldCharType="begin"/>
        </w:r>
        <w:r w:rsidR="00FB0EF3" w:rsidRPr="00FB0EF3" w:rsidDel="00D639C1">
          <w:rPr>
            <w:color w:val="000000"/>
            <w:lang w:val="en-HK"/>
          </w:rPr>
          <w:delInstrText xml:space="preserve"> ADDIN EN.CITE &lt;EndNote&gt;&lt;Cite&gt;&lt;Author&gt;Li&lt;/Author&gt;&lt;Year&gt;2016&lt;/Year&gt;&lt;RecNum&gt;74&lt;/RecNum&gt;&lt;DisplayText&gt;(Li, Chen, &amp;amp; Nunamaker Jr, 2016)&lt;/DisplayText&gt;&lt;record&gt;&lt;rec-number&gt;74&lt;/rec-number&gt;&lt;foreign-keys&gt;&lt;key app="EN" db-id="2t0w2ffe2ewzsaea5w2pds9esv595e59s5at" timestamp="1677077635" guid="0aa2a790-dbbf-40bb-bd9a-8de92837a95e"&gt;74&lt;/key&gt;&lt;/foreign-keys&gt;&lt;ref-type name="Journal Article"&gt;17&lt;/ref-type&gt;&lt;contributors&gt;&lt;authors&gt;&lt;author&gt;Li, Weifeng&lt;/author&gt;&lt;author&gt;Chen, Hsinchun&lt;/author&gt;&lt;author&gt;Nunamaker Jr, Jay F&lt;/author&gt;&lt;/authors&gt;&lt;/contributors&gt;&lt;titles&gt;&lt;title&gt;Identifying and profiling key sellers in cyber carding community: AZSecure text mining system&lt;/title&gt;&lt;secondary-title&gt;Journal of Management Information Systems&lt;/secondary-title&gt;&lt;/titles&gt;&lt;periodical&gt;&lt;full-title&gt;Journal of management information systems&lt;/full-title&gt;&lt;/periodical&gt;&lt;pages&gt;1059-1086&lt;/pages&gt;&lt;volume&gt;33&lt;/volume&gt;&lt;number&gt;4&lt;/number&gt;&lt;dates&gt;&lt;year&gt;2016&lt;/year&gt;&lt;/dates&gt;&lt;isbn&gt;0742-1222&lt;/isbn&gt;&lt;urls&gt;&lt;/urls&gt;&lt;/record&gt;&lt;/Cite&gt;&lt;/EndNote&gt;</w:delInstrText>
        </w:r>
        <w:r w:rsidR="00FB0EF3" w:rsidRPr="00FB0EF3" w:rsidDel="00D639C1">
          <w:rPr>
            <w:color w:val="000000"/>
            <w:lang w:val="en-HK"/>
          </w:rPr>
          <w:fldChar w:fldCharType="separate"/>
        </w:r>
        <w:r w:rsidR="00FB0EF3" w:rsidRPr="00FB0EF3" w:rsidDel="00D639C1">
          <w:rPr>
            <w:noProof/>
            <w:color w:val="000000"/>
            <w:lang w:val="en-HK"/>
          </w:rPr>
          <w:delText>(Li, Chen, &amp; Nunamaker Jr, 2016)</w:delText>
        </w:r>
        <w:r w:rsidR="00FB0EF3" w:rsidRPr="00FB0EF3" w:rsidDel="00D639C1">
          <w:rPr>
            <w:color w:val="000000"/>
            <w:lang w:val="en-HK"/>
          </w:rPr>
          <w:fldChar w:fldCharType="end"/>
        </w:r>
        <w:r w:rsidR="00FB0EF3" w:rsidDel="00D639C1">
          <w:rPr>
            <w:color w:val="000000"/>
          </w:rPr>
          <w:delText xml:space="preserve">. </w:delText>
        </w:r>
      </w:del>
    </w:p>
    <w:p w14:paraId="3F3B0CD1" w14:textId="171CDCFE" w:rsidR="00FB0EF3" w:rsidRPr="00D378C1" w:rsidDel="00D639C1" w:rsidRDefault="00FB0EF3" w:rsidP="00F144D9">
      <w:pPr>
        <w:pBdr>
          <w:top w:val="nil"/>
          <w:left w:val="nil"/>
          <w:bottom w:val="nil"/>
          <w:right w:val="nil"/>
          <w:between w:val="nil"/>
        </w:pBdr>
        <w:spacing w:line="480" w:lineRule="auto"/>
        <w:rPr>
          <w:del w:id="61" w:author="Author"/>
          <w:color w:val="000000"/>
        </w:rPr>
      </w:pPr>
    </w:p>
    <w:p w14:paraId="32411878" w14:textId="50A6FCD2" w:rsidR="00636071" w:rsidDel="00D639C1" w:rsidRDefault="005107C0" w:rsidP="00F144D9">
      <w:pPr>
        <w:pBdr>
          <w:top w:val="nil"/>
          <w:left w:val="nil"/>
          <w:bottom w:val="nil"/>
          <w:right w:val="nil"/>
          <w:between w:val="nil"/>
        </w:pBdr>
        <w:spacing w:line="480" w:lineRule="auto"/>
        <w:rPr>
          <w:del w:id="62" w:author="Author"/>
          <w:color w:val="000000"/>
          <w:lang w:val="en-HK"/>
        </w:rPr>
      </w:pPr>
      <w:del w:id="63" w:author="Author">
        <w:r w:rsidRPr="00B22A06" w:rsidDel="00D639C1">
          <w:rPr>
            <w:color w:val="000000"/>
            <w:lang w:val="en-HK"/>
          </w:rPr>
          <w:delText xml:space="preserve">There are three </w:delText>
        </w:r>
        <w:r w:rsidR="00B63E77" w:rsidDel="00D639C1">
          <w:rPr>
            <w:color w:val="000000"/>
            <w:lang w:val="en-HK"/>
          </w:rPr>
          <w:delText>categories</w:delText>
        </w:r>
        <w:r w:rsidR="00B63E77" w:rsidRPr="00B22A06" w:rsidDel="00D639C1">
          <w:rPr>
            <w:color w:val="000000"/>
            <w:lang w:val="en-HK"/>
          </w:rPr>
          <w:delText xml:space="preserve"> </w:delText>
        </w:r>
        <w:r w:rsidRPr="00B22A06" w:rsidDel="00D639C1">
          <w:rPr>
            <w:color w:val="000000"/>
            <w:lang w:val="en-HK"/>
          </w:rPr>
          <w:delText>of methods for traditional risk assessment: qualitative assessment, quantitative assessment, and hybrid assessment</w:delText>
        </w:r>
        <w:r w:rsidR="00BA1844" w:rsidRPr="00B22A06" w:rsidDel="00D639C1">
          <w:rPr>
            <w:color w:val="000000"/>
            <w:lang w:val="en-HK"/>
          </w:rPr>
          <w:delText xml:space="preserve"> </w:delText>
        </w:r>
        <w:r w:rsidR="00BA1844" w:rsidRPr="00B22A06" w:rsidDel="00D639C1">
          <w:rPr>
            <w:color w:val="000000"/>
            <w:lang w:val="en-HK"/>
          </w:rPr>
          <w:fldChar w:fldCharType="begin"/>
        </w:r>
        <w:r w:rsidR="00426DEA" w:rsidDel="00D639C1">
          <w:rPr>
            <w:color w:val="000000"/>
            <w:lang w:val="en-HK"/>
          </w:rPr>
          <w:delInstrText xml:space="preserve"> ADDIN EN.CITE &lt;EndNote&gt;&lt;Cite&gt;&lt;Author&gt;Behnia&lt;/Author&gt;&lt;Year&gt;2012&lt;/Year&gt;&lt;RecNum&gt;46&lt;/RecNum&gt;&lt;DisplayText&gt;(Behnia, Abd Rashid, &amp;amp; Chaudhry, 2012)&lt;/DisplayText&gt;&lt;record&gt;&lt;rec-number&gt;46&lt;/rec-number&gt;&lt;foreign-keys&gt;&lt;key app="EN" db-id="2t0w2ffe2ewzsaea5w2pds9esv595e59s5at" timestamp="1655328531" guid="e9d69355-0075-4830-84bf-8d1318de1ba1"&gt;46&lt;/key&gt;&lt;/foreign-keys&gt;&lt;ref-type name="Journal Article"&gt;17&lt;/ref-type&gt;&lt;contributors&gt;&lt;authors&gt;&lt;author&gt;Behnia, Armaghan&lt;/author&gt;&lt;author&gt;Abd Rashid, Rafhana&lt;/author&gt;&lt;author&gt;Chaudhry, Junaid Ahsenali&lt;/author&gt;&lt;/authors&gt;&lt;/contributors&gt;&lt;titles&gt;&lt;title&gt;A survey of information security risk analysis methods&lt;/title&gt;&lt;secondary-title&gt;SmartCR&lt;/secondary-title&gt;&lt;/titles&gt;&lt;periodical&gt;&lt;full-title&gt;SmartCR&lt;/full-title&gt;&lt;/periodical&gt;&lt;pages&gt;79-94&lt;/pages&gt;&lt;volume&gt;2&lt;/volume&gt;&lt;number&gt;1&lt;/number&gt;&lt;dates&gt;&lt;year&gt;2012&lt;/year&gt;&lt;/dates&gt;&lt;urls&gt;&lt;/urls&gt;&lt;/record&gt;&lt;/Cite&gt;&lt;/EndNote&gt;</w:delInstrText>
        </w:r>
        <w:r w:rsidR="00BA1844" w:rsidRPr="00B22A06" w:rsidDel="00D639C1">
          <w:rPr>
            <w:color w:val="000000"/>
            <w:lang w:val="en-HK"/>
          </w:rPr>
          <w:fldChar w:fldCharType="separate"/>
        </w:r>
        <w:r w:rsidR="00426DEA" w:rsidDel="00D639C1">
          <w:rPr>
            <w:noProof/>
            <w:color w:val="000000"/>
            <w:lang w:val="en-HK"/>
          </w:rPr>
          <w:delText>(Behnia, Rashid, &amp; Chaudhry, 2012)</w:delText>
        </w:r>
        <w:r w:rsidR="00BA1844" w:rsidRPr="00B22A06" w:rsidDel="00D639C1">
          <w:rPr>
            <w:color w:val="000000"/>
            <w:lang w:val="en-HK"/>
          </w:rPr>
          <w:fldChar w:fldCharType="end"/>
        </w:r>
        <w:r w:rsidRPr="00B22A06" w:rsidDel="00D639C1">
          <w:rPr>
            <w:color w:val="000000"/>
            <w:lang w:val="en-HK"/>
          </w:rPr>
          <w:delText>. Qualitative risk assessment methods rely on the experience of the decision-maker</w:delText>
        </w:r>
        <w:r w:rsidR="00B63E77" w:rsidDel="00D639C1">
          <w:rPr>
            <w:color w:val="000000"/>
            <w:lang w:val="en-HK"/>
          </w:rPr>
          <w:delText>s</w:delText>
        </w:r>
        <w:r w:rsidR="00AF2DB8" w:rsidDel="00D639C1">
          <w:rPr>
            <w:color w:val="000000"/>
            <w:lang w:val="en-HK"/>
          </w:rPr>
          <w:delText>, who are often experts in public safety and disaster management</w:delText>
        </w:r>
        <w:r w:rsidRPr="00B22A06" w:rsidDel="00D639C1">
          <w:rPr>
            <w:color w:val="000000"/>
            <w:lang w:val="en-HK"/>
          </w:rPr>
          <w:delText>. Quantitative methods usually calculate features based on approaches such as time series model</w:delText>
        </w:r>
        <w:r w:rsidR="00B63E77" w:rsidDel="00D639C1">
          <w:rPr>
            <w:color w:val="000000"/>
            <w:lang w:val="en-HK"/>
          </w:rPr>
          <w:delText>s</w:delText>
        </w:r>
        <w:r w:rsidRPr="00B22A06" w:rsidDel="00D639C1">
          <w:rPr>
            <w:color w:val="000000"/>
            <w:lang w:val="en-HK"/>
          </w:rPr>
          <w:delText xml:space="preserve"> and machine learning. Large-scale data are often used in the</w:delText>
        </w:r>
        <w:r w:rsidR="0083684E" w:rsidDel="00D639C1">
          <w:rPr>
            <w:color w:val="000000"/>
            <w:lang w:val="en-HK"/>
          </w:rPr>
          <w:delText>se</w:delText>
        </w:r>
        <w:r w:rsidRPr="00B22A06" w:rsidDel="00D639C1">
          <w:rPr>
            <w:color w:val="000000"/>
            <w:lang w:val="en-HK"/>
          </w:rPr>
          <w:delText xml:space="preserve"> model</w:delText>
        </w:r>
        <w:r w:rsidR="0083684E" w:rsidDel="00D639C1">
          <w:rPr>
            <w:color w:val="000000"/>
            <w:lang w:val="en-HK"/>
          </w:rPr>
          <w:delText>s</w:delText>
        </w:r>
        <w:r w:rsidRPr="00B22A06" w:rsidDel="00D639C1">
          <w:rPr>
            <w:color w:val="000000"/>
            <w:lang w:val="en-HK"/>
          </w:rPr>
          <w:delText xml:space="preserve">. Hybrid methods, such as the analytic hierarchy process, </w:delText>
        </w:r>
        <w:r w:rsidR="00957A2D" w:rsidRPr="00B22A06" w:rsidDel="00D639C1">
          <w:rPr>
            <w:color w:val="000000"/>
            <w:lang w:val="en-HK"/>
          </w:rPr>
          <w:delText xml:space="preserve">and </w:delText>
        </w:r>
        <w:r w:rsidRPr="00B22A06" w:rsidDel="00D639C1">
          <w:rPr>
            <w:color w:val="000000"/>
            <w:lang w:val="en-HK"/>
          </w:rPr>
          <w:delText xml:space="preserve">comprehensive evaluation method, </w:delText>
        </w:r>
        <w:r w:rsidR="0083684E" w:rsidDel="00D639C1">
          <w:rPr>
            <w:color w:val="000000"/>
            <w:lang w:val="en-HK"/>
          </w:rPr>
          <w:delText>combine</w:delText>
        </w:r>
        <w:r w:rsidR="0083684E" w:rsidRPr="00B22A06" w:rsidDel="00D639C1">
          <w:rPr>
            <w:color w:val="000000"/>
            <w:lang w:val="en-HK"/>
          </w:rPr>
          <w:delText xml:space="preserve"> </w:delText>
        </w:r>
        <w:r w:rsidRPr="00B22A06" w:rsidDel="00D639C1">
          <w:rPr>
            <w:color w:val="000000"/>
            <w:lang w:val="en-HK"/>
          </w:rPr>
          <w:delText>the strengths of the former two methods.</w:delText>
        </w:r>
        <w:r w:rsidR="003C465E" w:rsidDel="00D639C1">
          <w:rPr>
            <w:color w:val="000000"/>
            <w:lang w:val="en-HK"/>
          </w:rPr>
          <w:delText xml:space="preserve"> </w:delText>
        </w:r>
      </w:del>
    </w:p>
    <w:p w14:paraId="6CB74F8F" w14:textId="1100DEDE" w:rsidR="00D16D3A" w:rsidRDefault="00D16D3A" w:rsidP="00F144D9">
      <w:pPr>
        <w:pBdr>
          <w:top w:val="nil"/>
          <w:left w:val="nil"/>
          <w:bottom w:val="nil"/>
          <w:right w:val="nil"/>
          <w:between w:val="nil"/>
        </w:pBdr>
        <w:spacing w:line="480" w:lineRule="auto"/>
        <w:rPr>
          <w:color w:val="000000"/>
          <w:lang w:val="en-HK"/>
        </w:rPr>
      </w:pPr>
    </w:p>
    <w:p w14:paraId="657A96A4" w14:textId="7682197E" w:rsidR="009D743C" w:rsidRPr="00B22A06" w:rsidRDefault="004309B8" w:rsidP="00F144D9">
      <w:pPr>
        <w:pStyle w:val="Heading1"/>
        <w:spacing w:after="0" w:line="480" w:lineRule="auto"/>
        <w:rPr>
          <w:b w:val="0"/>
        </w:rPr>
      </w:pPr>
      <w:r w:rsidRPr="00B22A06">
        <w:t xml:space="preserve">3. </w:t>
      </w:r>
      <w:r w:rsidR="005107C0" w:rsidRPr="00B22A06">
        <w:t>Research Design</w:t>
      </w:r>
    </w:p>
    <w:p w14:paraId="6C523C09" w14:textId="6FEDF584" w:rsidR="00C11296" w:rsidDel="00D639C1" w:rsidRDefault="00CB4620" w:rsidP="00F144D9">
      <w:pPr>
        <w:pBdr>
          <w:top w:val="nil"/>
          <w:left w:val="nil"/>
          <w:bottom w:val="nil"/>
          <w:right w:val="nil"/>
          <w:between w:val="nil"/>
        </w:pBdr>
        <w:spacing w:line="480" w:lineRule="auto"/>
        <w:rPr>
          <w:del w:id="64" w:author="Author"/>
        </w:rPr>
      </w:pPr>
      <w:r>
        <w:t xml:space="preserve">Given the strengths of human intelligence and experience </w:t>
      </w:r>
      <w:r w:rsidR="00C106DD">
        <w:t>as well as</w:t>
      </w:r>
      <w:r>
        <w:t xml:space="preserve"> the advances in NLP methods, we believe it is best to combine their strengths </w:t>
      </w:r>
      <w:r w:rsidR="0083017A">
        <w:t xml:space="preserve">to come up with a model for disaster risk assessment. </w:t>
      </w:r>
      <w:r w:rsidR="00B63D47" w:rsidRPr="00B22A06">
        <w:t xml:space="preserve">We follow </w:t>
      </w:r>
      <w:r w:rsidR="00281C0B">
        <w:t>the</w:t>
      </w:r>
      <w:r w:rsidR="00281C0B" w:rsidRPr="00B22A06">
        <w:t xml:space="preserve"> </w:t>
      </w:r>
      <w:r w:rsidR="00B63D47" w:rsidRPr="00B22A06">
        <w:t xml:space="preserve">design science paradigm </w:t>
      </w:r>
      <w:r w:rsidR="00BA1844" w:rsidRPr="00B22A06">
        <w:fldChar w:fldCharType="begin"/>
      </w:r>
      <w:r w:rsidR="002F3BF1">
        <w:instrText xml:space="preserve"> ADDIN EN.CITE &lt;EndNote&gt;&lt;Cite&gt;&lt;Author&gt;Hevner&lt;/Author&gt;&lt;Year&gt;2004&lt;/Year&gt;&lt;RecNum&gt;12&lt;/RecNum&gt;&lt;DisplayText&gt;(Hevner et al., 2004)&lt;/DisplayText&gt;&lt;record&gt;&lt;rec-number&gt;12&lt;/rec-number&gt;&lt;foreign-keys&gt;&lt;key app="EN" db-id="2t0w2ffe2ewzsaea5w2pds9esv595e59s5at" timestamp="1655328527" guid="ececed84-ba97-4684-ac57-aa7a52b4f18c"&gt;12&lt;/key&gt;&lt;/foreign-keys&gt;&lt;ref-type name="Journal Article"&gt;17&lt;/ref-type&gt;&lt;contributors&gt;&lt;authors&gt;&lt;author&gt;Hevner, Alan R&lt;/author&gt;&lt;author&gt;March, Salvatore T&lt;/author&gt;&lt;author&gt;Park, Jinsoo&lt;/author&gt;&lt;author&gt;Ram, Sudha&lt;/author&gt;&lt;/authors&gt;&lt;/contributors&gt;&lt;titles&gt;&lt;title&gt;Design science in information systems research&lt;/title&gt;&lt;secondary-title&gt;MIS quarterly&lt;/secondary-title&gt;&lt;/titles&gt;&lt;periodical&gt;&lt;full-title&gt;MIS quarterly&lt;/full-title&gt;&lt;/periodical&gt;&lt;pages&gt;75-105&lt;/pages&gt;&lt;dates&gt;&lt;year&gt;2004&lt;/year&gt;&lt;/dates&gt;&lt;isbn&gt;0276-7783&lt;/isbn&gt;&lt;urls&gt;&lt;/urls&gt;&lt;/record&gt;&lt;/Cite&gt;&lt;/EndNote&gt;</w:instrText>
      </w:r>
      <w:r w:rsidR="00BA1844" w:rsidRPr="00B22A06">
        <w:fldChar w:fldCharType="separate"/>
      </w:r>
      <w:r w:rsidR="00BA1844" w:rsidRPr="00B22A06">
        <w:rPr>
          <w:noProof/>
        </w:rPr>
        <w:t>(Hevner et al., 2004)</w:t>
      </w:r>
      <w:r w:rsidR="00BA1844" w:rsidRPr="00B22A06">
        <w:fldChar w:fldCharType="end"/>
      </w:r>
      <w:r w:rsidR="00B63D47" w:rsidRPr="00B22A06">
        <w:t xml:space="preserve"> and propose a model which ranks </w:t>
      </w:r>
      <w:r w:rsidR="005E7DD4">
        <w:t>disaster event</w:t>
      </w:r>
      <w:r w:rsidR="00B63D47" w:rsidRPr="00B22A06">
        <w:t xml:space="preserve">s by their risk levels with the </w:t>
      </w:r>
      <w:r w:rsidR="003C465E">
        <w:t>extracted</w:t>
      </w:r>
      <w:r w:rsidR="003C465E" w:rsidRPr="00B22A06">
        <w:t xml:space="preserve"> </w:t>
      </w:r>
      <w:r w:rsidR="00B63D47" w:rsidRPr="00B22A06">
        <w:t xml:space="preserve">features. The research framework is shown in Figure 1. First, we </w:t>
      </w:r>
      <w:r w:rsidR="00371AA1">
        <w:t>crawl data of disaster events</w:t>
      </w:r>
      <w:r w:rsidR="00CF68E4">
        <w:t>-related posts</w:t>
      </w:r>
      <w:r w:rsidR="005350F6">
        <w:t xml:space="preserve">, which </w:t>
      </w:r>
      <w:r w:rsidR="005350F6">
        <w:lastRenderedPageBreak/>
        <w:t>include both the content-level and user-level data, from</w:t>
      </w:r>
      <w:r w:rsidR="00371AA1">
        <w:t xml:space="preserve"> </w:t>
      </w:r>
      <w:r w:rsidR="00FE67FA">
        <w:t>social media</w:t>
      </w:r>
      <w:r w:rsidR="00B63D47" w:rsidRPr="00B22A06">
        <w:t xml:space="preserve">. Second, a risk assessment model is proposed with </w:t>
      </w:r>
      <w:r w:rsidR="00723618">
        <w:t>three</w:t>
      </w:r>
      <w:r w:rsidR="00723618" w:rsidRPr="00B22A06">
        <w:t xml:space="preserve"> </w:t>
      </w:r>
      <w:r w:rsidR="00B63D47" w:rsidRPr="00B22A06">
        <w:t xml:space="preserve">main </w:t>
      </w:r>
      <w:r w:rsidR="00723618">
        <w:t>features</w:t>
      </w:r>
      <w:r w:rsidR="00B63D47" w:rsidRPr="00B22A06">
        <w:t xml:space="preserve">: </w:t>
      </w:r>
      <w:r w:rsidR="00723618">
        <w:t>sentiment</w:t>
      </w:r>
      <w:r w:rsidR="00A3466B">
        <w:t>, risk expression</w:t>
      </w:r>
      <w:r w:rsidR="00921775">
        <w:t xml:space="preserve"> and </w:t>
      </w:r>
      <w:r w:rsidR="00B63D47" w:rsidRPr="00B22A06">
        <w:t xml:space="preserve">influence. </w:t>
      </w:r>
      <w:r w:rsidR="00342356">
        <w:t>P</w:t>
      </w:r>
      <w:r w:rsidR="003A3B75">
        <w:t>ost content</w:t>
      </w:r>
      <w:r w:rsidR="00342356">
        <w:t>s are preprocessed with</w:t>
      </w:r>
      <w:r w:rsidR="00BE5822">
        <w:t xml:space="preserve"> stemming and tokenization</w:t>
      </w:r>
      <w:r w:rsidR="00342356">
        <w:t xml:space="preserve"> and the three features are calculated</w:t>
      </w:r>
      <w:r w:rsidR="007B1456">
        <w:t xml:space="preserve">. </w:t>
      </w:r>
      <w:r w:rsidR="004936FF">
        <w:t xml:space="preserve">The </w:t>
      </w:r>
      <w:r w:rsidR="0058415F">
        <w:t>two-dimension</w:t>
      </w:r>
      <w:r w:rsidR="00AD5065">
        <w:t>al</w:t>
      </w:r>
      <w:r w:rsidR="0058415F">
        <w:t xml:space="preserve"> </w:t>
      </w:r>
      <w:r w:rsidR="004936FF">
        <w:t>sentiment</w:t>
      </w:r>
      <w:r w:rsidR="0058415F">
        <w:t xml:space="preserve">, </w:t>
      </w:r>
      <w:r w:rsidR="00342356">
        <w:t xml:space="preserve">which includes </w:t>
      </w:r>
      <w:r w:rsidR="007849CC">
        <w:t>valence and a</w:t>
      </w:r>
      <w:r w:rsidR="003C17C2">
        <w:t>rousal</w:t>
      </w:r>
      <w:r w:rsidR="007849CC">
        <w:t>,</w:t>
      </w:r>
      <w:r w:rsidR="004936FF">
        <w:t xml:space="preserve"> is computed by the pre-trained </w:t>
      </w:r>
      <w:r w:rsidR="005576AA">
        <w:t>deep learning model</w:t>
      </w:r>
      <w:r w:rsidR="0058415F">
        <w:t xml:space="preserve">. </w:t>
      </w:r>
      <w:r w:rsidR="003C17C2">
        <w:t xml:space="preserve">The risk </w:t>
      </w:r>
      <w:r w:rsidR="003A54B4">
        <w:t>expression</w:t>
      </w:r>
      <w:r w:rsidR="00145787">
        <w:t xml:space="preserve"> </w:t>
      </w:r>
      <w:r w:rsidR="00342356">
        <w:t xml:space="preserve">can be </w:t>
      </w:r>
      <w:r w:rsidR="00145787">
        <w:t xml:space="preserve">calculated </w:t>
      </w:r>
      <w:r w:rsidR="00342356">
        <w:t>matching words that appear in a risk-related lexicon</w:t>
      </w:r>
      <w:r w:rsidR="003A6FB9">
        <w:t>.</w:t>
      </w:r>
      <w:r w:rsidR="00145787">
        <w:t xml:space="preserve"> </w:t>
      </w:r>
      <w:r w:rsidR="004D5E33">
        <w:t xml:space="preserve">Influence </w:t>
      </w:r>
      <w:r w:rsidR="000E6E4B">
        <w:t xml:space="preserve">is inferred from the </w:t>
      </w:r>
      <w:r w:rsidR="00605FC5">
        <w:t>post-information</w:t>
      </w:r>
      <w:r w:rsidR="00541A17">
        <w:t xml:space="preserve"> and </w:t>
      </w:r>
      <w:r w:rsidR="00605FC5">
        <w:t>post-creator</w:t>
      </w:r>
      <w:r w:rsidR="000E6E4B">
        <w:t xml:space="preserve"> information with expert </w:t>
      </w:r>
      <w:r w:rsidR="00605FC5">
        <w:t>judgment</w:t>
      </w:r>
      <w:r w:rsidR="000E6E4B">
        <w:t xml:space="preserve">. </w:t>
      </w:r>
      <w:r w:rsidR="00B63D47" w:rsidRPr="00B22A06">
        <w:t xml:space="preserve">Finally, the matrix grading method is used to evaluate the risk of </w:t>
      </w:r>
      <w:r w:rsidR="005E7DD4">
        <w:t>disaster event</w:t>
      </w:r>
      <w:r w:rsidR="00B63D47" w:rsidRPr="00B22A06">
        <w:t>s</w:t>
      </w:r>
      <w:r w:rsidR="00150927">
        <w:t xml:space="preserve"> </w:t>
      </w:r>
      <w:r w:rsidR="00B63D47" w:rsidRPr="00B22A06">
        <w:t>based on the t</w:t>
      </w:r>
      <w:r w:rsidR="00150927">
        <w:t>hree</w:t>
      </w:r>
      <w:r w:rsidR="00B63D47" w:rsidRPr="00B22A06">
        <w:t xml:space="preserve"> aforementioned </w:t>
      </w:r>
      <w:r w:rsidR="00150927">
        <w:t>features</w:t>
      </w:r>
      <w:r w:rsidR="00B63D47" w:rsidRPr="00B22A06">
        <w:t>.</w:t>
      </w:r>
    </w:p>
    <w:p w14:paraId="16F0A950" w14:textId="07BC015D" w:rsidR="00EC1B82" w:rsidRDefault="00EC1B82" w:rsidP="00F144D9">
      <w:pPr>
        <w:pBdr>
          <w:top w:val="nil"/>
          <w:left w:val="nil"/>
          <w:bottom w:val="nil"/>
          <w:right w:val="nil"/>
          <w:between w:val="nil"/>
        </w:pBdr>
        <w:spacing w:line="480" w:lineRule="auto"/>
      </w:pPr>
    </w:p>
    <w:p w14:paraId="27699F93" w14:textId="77777777" w:rsidR="00EC1B82" w:rsidRPr="00B22A06" w:rsidRDefault="00EC1B82" w:rsidP="00EC1B82">
      <w:pPr>
        <w:pStyle w:val="Heading2"/>
        <w:spacing w:after="0" w:line="480" w:lineRule="auto"/>
        <w:rPr>
          <w:sz w:val="24"/>
          <w:szCs w:val="24"/>
        </w:rPr>
      </w:pPr>
      <w:r w:rsidRPr="00B22A06">
        <w:rPr>
          <w:sz w:val="24"/>
          <w:szCs w:val="24"/>
        </w:rPr>
        <w:t>3.1. Feature engineering</w:t>
      </w:r>
    </w:p>
    <w:p w14:paraId="1A1B8466" w14:textId="1E09D527" w:rsidR="00EC1B82" w:rsidDel="00FA7DC7" w:rsidRDefault="00FA7DC7" w:rsidP="00FA7DC7">
      <w:pPr>
        <w:pBdr>
          <w:top w:val="nil"/>
          <w:left w:val="nil"/>
          <w:bottom w:val="nil"/>
          <w:right w:val="nil"/>
          <w:between w:val="nil"/>
        </w:pBdr>
        <w:spacing w:line="480" w:lineRule="auto"/>
        <w:rPr>
          <w:del w:id="65" w:author="Author"/>
          <w:color w:val="000000"/>
          <w:lang w:val="en-HK"/>
        </w:rPr>
      </w:pPr>
      <w:r>
        <w:rPr>
          <w:noProof/>
          <w:color w:val="000000"/>
          <w:lang w:val="en-HK"/>
        </w:rPr>
        <mc:AlternateContent>
          <mc:Choice Requires="wpg">
            <w:drawing>
              <wp:anchor distT="0" distB="0" distL="114300" distR="114300" simplePos="0" relativeHeight="251661312" behindDoc="0" locked="0" layoutInCell="1" allowOverlap="1" wp14:anchorId="7A43001F" wp14:editId="466DD1F0">
                <wp:simplePos x="0" y="0"/>
                <wp:positionH relativeFrom="column">
                  <wp:posOffset>731520</wp:posOffset>
                </wp:positionH>
                <wp:positionV relativeFrom="paragraph">
                  <wp:posOffset>1234959</wp:posOffset>
                </wp:positionV>
                <wp:extent cx="4288790" cy="3685078"/>
                <wp:effectExtent l="0" t="0" r="3810" b="0"/>
                <wp:wrapTopAndBottom/>
                <wp:docPr id="4412976" name="Group 2"/>
                <wp:cNvGraphicFramePr/>
                <a:graphic xmlns:a="http://schemas.openxmlformats.org/drawingml/2006/main">
                  <a:graphicData uri="http://schemas.microsoft.com/office/word/2010/wordprocessingGroup">
                    <wpg:wgp>
                      <wpg:cNvGrpSpPr/>
                      <wpg:grpSpPr>
                        <a:xfrm>
                          <a:off x="0" y="0"/>
                          <a:ext cx="4288790" cy="3685078"/>
                          <a:chOff x="0" y="5543"/>
                          <a:chExt cx="4288790" cy="3685309"/>
                        </a:xfrm>
                      </wpg:grpSpPr>
                      <pic:pic xmlns:pic="http://schemas.openxmlformats.org/drawingml/2006/picture">
                        <pic:nvPicPr>
                          <pic:cNvPr id="1018537384" name="Picture 1018537384"/>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5543"/>
                            <a:ext cx="4288790" cy="3336290"/>
                          </a:xfrm>
                          <a:prstGeom prst="rect">
                            <a:avLst/>
                          </a:prstGeom>
                          <a:noFill/>
                        </pic:spPr>
                      </pic:pic>
                      <wps:wsp>
                        <wps:cNvPr id="194524780" name="Text Box 1"/>
                        <wps:cNvSpPr txBox="1"/>
                        <wps:spPr>
                          <a:xfrm>
                            <a:off x="764771" y="3419200"/>
                            <a:ext cx="2665614" cy="271652"/>
                          </a:xfrm>
                          <a:prstGeom prst="rect">
                            <a:avLst/>
                          </a:prstGeom>
                          <a:noFill/>
                          <a:ln w="6350">
                            <a:noFill/>
                          </a:ln>
                        </wps:spPr>
                        <wps:txbx>
                          <w:txbxContent>
                            <w:p w14:paraId="3C010B0A" w14:textId="77777777" w:rsidR="00FA7DC7" w:rsidDel="007C0DC4" w:rsidRDefault="00FA7DC7" w:rsidP="00FA7DC7">
                              <w:pPr>
                                <w:pBdr>
                                  <w:top w:val="nil"/>
                                  <w:left w:val="nil"/>
                                  <w:bottom w:val="nil"/>
                                  <w:right w:val="nil"/>
                                  <w:between w:val="nil"/>
                                </w:pBdr>
                                <w:spacing w:line="480" w:lineRule="auto"/>
                                <w:jc w:val="center"/>
                                <w:rPr>
                                  <w:del w:id="66" w:author="Author"/>
                                  <w:moveTo w:id="67" w:author="Author"/>
                                  <w:rFonts w:eastAsia="Arial"/>
                                  <w:b/>
                                </w:rPr>
                              </w:pPr>
                              <w:moveToRangeStart w:id="68" w:author="Author" w:name="move137516327"/>
                              <w:moveTo w:id="69" w:author="Author">
                                <w:r w:rsidRPr="00B22A06">
                                  <w:rPr>
                                    <w:rFonts w:eastAsia="Arial"/>
                                    <w:b/>
                                  </w:rPr>
                                  <w:t>Figure 1. Research framework.</w:t>
                                </w:r>
                              </w:moveTo>
                            </w:p>
                            <w:moveToRangeEnd w:id="68"/>
                            <w:p w14:paraId="603FDE8E" w14:textId="77777777" w:rsidR="00FA7DC7" w:rsidRDefault="00FA7D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A43001F" id="Group 2" o:spid="_x0000_s1026" style="position:absolute;margin-left:57.6pt;margin-top:97.25pt;width:337.7pt;height:290.15pt;z-index:251661312;mso-height-relative:margin" coordorigin=",55" coordsize="42887,36853"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18537384" o:spid="_x0000_s1027" type="#_x0000_t75" style="position:absolute;top:55;width:42887;height:3336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">
                  <v:imagedata r:id="rId9" o:title=""/>
                </v:shape>
                <v:shapetype id="_x0000_t202" coordsize="21600,21600" o:spt="202" path="m,l,21600r21600,l21600,xe">
                  <v:stroke joinstyle="miter"/>
                  <v:path gradientshapeok="t" o:connecttype="rect"/>
                </v:shapetype>
                <v:shape id="Text Box 1" o:spid="_x0000_s1028" type="#_x0000_t202" style="position:absolute;left:7647;top:34192;width:26656;height:27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" filled="f" stroked="f" strokeweight=".5pt">
                  <v:textbox>
                    <w:txbxContent>
                      <w:p w14:paraId="3C010B0A" w14:textId="77777777" w:rsidR="00FA7DC7" w:rsidDel="007C0DC4" w:rsidRDefault="00FA7DC7" w:rsidP="00FA7DC7">
                        <w:pPr>
                          <w:pBdr>
                            <w:top w:val="nil"/>
                            <w:left w:val="nil"/>
                            <w:bottom w:val="nil"/>
                            <w:right w:val="nil"/>
                            <w:between w:val="nil"/>
                          </w:pBdr>
                          <w:spacing w:line="480" w:lineRule="auto"/>
                          <w:jc w:val="center"/>
                          <w:rPr>
                            <w:del w:id="70" w:author="Author"/>
                            <w:moveTo w:id="71" w:author="Author"/>
                            <w:rFonts w:eastAsia="Arial"/>
                            <w:b/>
                          </w:rPr>
                        </w:pPr>
                        <w:moveToRangeStart w:id="72" w:author="Author" w:name="move137516327"/>
                        <w:moveTo w:id="73" w:author="Author">
                          <w:r w:rsidRPr="00B22A06">
                            <w:rPr>
                              <w:rFonts w:eastAsia="Arial"/>
                              <w:b/>
                            </w:rPr>
                            <w:t>Figure 1. Research framework.</w:t>
                          </w:r>
                        </w:moveTo>
                      </w:p>
                      <w:moveToRangeEnd w:id="72"/>
                      <w:p w14:paraId="603FDE8E" w14:textId="77777777" w:rsidR="00FA7DC7" w:rsidRDefault="00FA7DC7"/>
                    </w:txbxContent>
                  </v:textbox>
                </v:shape>
                <w10:wrap type="topAndBottom"/>
              </v:group>
            </w:pict>
          </mc:Fallback>
        </mc:AlternateContent>
      </w:r>
      <w:r w:rsidR="00EC1B82">
        <w:rPr>
          <w:color w:val="000000"/>
          <w:lang w:val="en-HK"/>
        </w:rPr>
        <w:t>Similar to many popular text mining research studies, sentiment is used to measure the polarity and intensity of attitude reflected in the content</w:t>
      </w:r>
      <w:r w:rsidR="00EC1B82" w:rsidRPr="00B22A06">
        <w:rPr>
          <w:color w:val="000000"/>
          <w:lang w:val="en-HK"/>
        </w:rPr>
        <w:t xml:space="preserve">. </w:t>
      </w:r>
      <w:r w:rsidR="00EC1B82">
        <w:rPr>
          <w:color w:val="000000"/>
          <w:lang w:val="en-HK"/>
        </w:rPr>
        <w:t xml:space="preserve">Risk expression is the proportion of risk-related words in the content, which represents the degree of the risk perception expressed. </w:t>
      </w:r>
      <w:r w:rsidR="00EC1B82" w:rsidRPr="00B22A06">
        <w:rPr>
          <w:color w:val="000000"/>
          <w:lang w:val="en-HK"/>
        </w:rPr>
        <w:t xml:space="preserve">The influence derived from </w:t>
      </w:r>
      <w:r w:rsidR="00EC1B82">
        <w:rPr>
          <w:color w:val="000000"/>
          <w:lang w:val="en-HK"/>
        </w:rPr>
        <w:t>social media</w:t>
      </w:r>
      <w:r w:rsidR="00EC1B82" w:rsidRPr="00B22A06">
        <w:rPr>
          <w:color w:val="000000"/>
          <w:lang w:val="en-HK"/>
        </w:rPr>
        <w:t xml:space="preserve"> posts </w:t>
      </w:r>
      <w:r w:rsidR="00EC1B82">
        <w:rPr>
          <w:color w:val="000000"/>
          <w:lang w:val="en-HK"/>
        </w:rPr>
        <w:t xml:space="preserve">implies </w:t>
      </w:r>
      <w:r w:rsidR="00EC1B82" w:rsidRPr="00B22A06">
        <w:rPr>
          <w:color w:val="000000"/>
          <w:lang w:val="en-HK"/>
        </w:rPr>
        <w:t xml:space="preserve">the degree of information spread and </w:t>
      </w:r>
      <w:r w:rsidR="00EC1B82">
        <w:rPr>
          <w:color w:val="000000"/>
          <w:lang w:val="en-HK"/>
        </w:rPr>
        <w:t xml:space="preserve">how people care </w:t>
      </w:r>
      <w:r w:rsidR="00EC1B82">
        <w:rPr>
          <w:color w:val="000000"/>
          <w:lang w:val="en-HK"/>
        </w:rPr>
        <w:lastRenderedPageBreak/>
        <w:t>about the event</w:t>
      </w:r>
      <w:r w:rsidR="00EC1B82" w:rsidRPr="00B22A06">
        <w:rPr>
          <w:color w:val="000000"/>
          <w:lang w:val="en-HK"/>
        </w:rPr>
        <w:t xml:space="preserve">. </w:t>
      </w:r>
      <w:r w:rsidR="00EC1B82">
        <w:rPr>
          <w:color w:val="000000"/>
          <w:lang w:val="en-HK"/>
        </w:rPr>
        <w:t>Sentiment, risk expression, and influence</w:t>
      </w:r>
      <w:r w:rsidR="00EC1B82" w:rsidRPr="00B22A06">
        <w:rPr>
          <w:color w:val="000000"/>
          <w:lang w:val="en-HK"/>
        </w:rPr>
        <w:t xml:space="preserve"> </w:t>
      </w:r>
      <w:r w:rsidR="00EC1B82">
        <w:rPr>
          <w:color w:val="000000"/>
          <w:lang w:val="en-HK"/>
        </w:rPr>
        <w:t xml:space="preserve">are the three aspects that </w:t>
      </w:r>
      <w:r w:rsidR="00EC1B82" w:rsidRPr="00B22A06">
        <w:rPr>
          <w:color w:val="000000"/>
          <w:lang w:val="en-HK"/>
        </w:rPr>
        <w:t xml:space="preserve">play a role in </w:t>
      </w:r>
      <w:r w:rsidR="00EC1B82">
        <w:rPr>
          <w:color w:val="000000"/>
          <w:lang w:val="en-HK"/>
        </w:rPr>
        <w:t xml:space="preserve">our </w:t>
      </w:r>
      <w:r w:rsidR="00EC1B82" w:rsidRPr="00B22A06">
        <w:rPr>
          <w:color w:val="000000"/>
          <w:lang w:val="en-HK"/>
        </w:rPr>
        <w:t>risk assessment</w:t>
      </w:r>
      <w:r w:rsidR="00EC1B82">
        <w:rPr>
          <w:color w:val="000000"/>
          <w:lang w:val="en-HK"/>
        </w:rPr>
        <w:t xml:space="preserve"> model</w:t>
      </w:r>
      <w:r w:rsidR="00EC1B82" w:rsidRPr="00B22A06">
        <w:rPr>
          <w:color w:val="000000"/>
          <w:lang w:val="en-HK"/>
        </w:rPr>
        <w:t>.</w:t>
      </w:r>
    </w:p>
    <w:p w14:paraId="528D013C" w14:textId="2696FB67" w:rsidR="00EC1B82" w:rsidRPr="00B22A06" w:rsidDel="007C0DC4" w:rsidRDefault="00EC1B82" w:rsidP="00FA7DC7">
      <w:pPr>
        <w:pBdr>
          <w:top w:val="nil"/>
          <w:left w:val="nil"/>
          <w:bottom w:val="nil"/>
          <w:right w:val="nil"/>
          <w:between w:val="nil"/>
        </w:pBdr>
        <w:spacing w:line="480" w:lineRule="auto"/>
        <w:rPr>
          <w:del w:id="74" w:author="Author"/>
          <w:color w:val="000000"/>
        </w:rPr>
        <w:pPrChange w:id="75" w:author="Author">
          <w:pPr>
            <w:pBdr>
              <w:top w:val="nil"/>
              <w:left w:val="nil"/>
              <w:bottom w:val="nil"/>
              <w:right w:val="nil"/>
              <w:between w:val="nil"/>
            </w:pBdr>
            <w:spacing w:line="480" w:lineRule="auto"/>
          </w:pPr>
        </w:pPrChange>
      </w:pPr>
    </w:p>
    <w:p w14:paraId="144668B7" w14:textId="62034BE7" w:rsidR="00C11296" w:rsidRPr="00B22A06" w:rsidDel="007C0DC4" w:rsidRDefault="00916C39" w:rsidP="00FA7DC7">
      <w:pPr>
        <w:pBdr>
          <w:top w:val="nil"/>
          <w:left w:val="nil"/>
          <w:bottom w:val="nil"/>
          <w:right w:val="nil"/>
          <w:between w:val="nil"/>
        </w:pBdr>
        <w:spacing w:line="480" w:lineRule="auto"/>
        <w:rPr>
          <w:del w:id="76" w:author="Author"/>
          <w:color w:val="000000"/>
        </w:rPr>
        <w:pPrChange w:id="77" w:author="Author">
          <w:pPr>
            <w:pBdr>
              <w:top w:val="nil"/>
              <w:left w:val="nil"/>
              <w:bottom w:val="nil"/>
              <w:right w:val="nil"/>
              <w:between w:val="nil"/>
            </w:pBdr>
            <w:spacing w:line="480" w:lineRule="auto"/>
          </w:pPr>
        </w:pPrChange>
      </w:pPr>
      <w:del w:id="78" w:author="Author">
        <w:r w:rsidRPr="00916C39" w:rsidDel="007C0DC4">
          <w:rPr>
            <w:noProof/>
          </w:rPr>
          <w:delText xml:space="preserve"> </w:delText>
        </w:r>
        <w:r w:rsidR="00C13EA0" w:rsidDel="007C0DC4">
          <w:rPr>
            <w:noProof/>
          </w:rPr>
          <w:drawing>
            <wp:inline distT="0" distB="0" distL="0" distR="0" wp14:anchorId="25C497B7" wp14:editId="00C49A21">
              <wp:extent cx="5205046" cy="404891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1506" cy="4069493"/>
                      </a:xfrm>
                      <a:prstGeom prst="rect">
                        <a:avLst/>
                      </a:prstGeom>
                      <a:noFill/>
                    </pic:spPr>
                  </pic:pic>
                </a:graphicData>
              </a:graphic>
            </wp:inline>
          </w:drawing>
        </w:r>
      </w:del>
    </w:p>
    <w:p w14:paraId="6B321664" w14:textId="2BDC58A1" w:rsidR="00C11296" w:rsidDel="007C0DC4" w:rsidRDefault="00C11296" w:rsidP="00FA7DC7">
      <w:pPr>
        <w:pBdr>
          <w:top w:val="nil"/>
          <w:left w:val="nil"/>
          <w:bottom w:val="nil"/>
          <w:right w:val="nil"/>
          <w:between w:val="nil"/>
        </w:pBdr>
        <w:spacing w:line="480" w:lineRule="auto"/>
        <w:rPr>
          <w:moveFrom w:id="79" w:author="Author"/>
          <w:rFonts w:eastAsia="Arial"/>
          <w:b/>
        </w:rPr>
        <w:pPrChange w:id="80" w:author="Author">
          <w:pPr>
            <w:pBdr>
              <w:top w:val="nil"/>
              <w:left w:val="nil"/>
              <w:bottom w:val="nil"/>
              <w:right w:val="nil"/>
              <w:between w:val="nil"/>
            </w:pBdr>
            <w:spacing w:line="480" w:lineRule="auto"/>
            <w:jc w:val="center"/>
          </w:pPr>
        </w:pPrChange>
      </w:pPr>
      <w:moveFromRangeStart w:id="81" w:author="Author" w:name="move137516327"/>
      <w:moveFrom w:id="82" w:author="Author">
        <w:r w:rsidRPr="00B22A06" w:rsidDel="007C0DC4">
          <w:rPr>
            <w:rFonts w:eastAsia="Arial"/>
            <w:b/>
          </w:rPr>
          <w:t xml:space="preserve">Figure 1. </w:t>
        </w:r>
        <w:r w:rsidR="002F725E" w:rsidRPr="00B22A06" w:rsidDel="007C0DC4">
          <w:rPr>
            <w:rFonts w:eastAsia="Arial"/>
            <w:b/>
          </w:rPr>
          <w:t>Research framework</w:t>
        </w:r>
        <w:r w:rsidRPr="00B22A06" w:rsidDel="007C0DC4">
          <w:rPr>
            <w:rFonts w:eastAsia="Arial"/>
            <w:b/>
          </w:rPr>
          <w:t>.</w:t>
        </w:r>
      </w:moveFrom>
    </w:p>
    <w:moveFromRangeEnd w:id="81"/>
    <w:p w14:paraId="44773B6F" w14:textId="77777777" w:rsidR="00EC1B82" w:rsidRPr="00B22A06" w:rsidRDefault="00EC1B82" w:rsidP="00FA7DC7">
      <w:pPr>
        <w:pBdr>
          <w:top w:val="nil"/>
          <w:left w:val="nil"/>
          <w:bottom w:val="nil"/>
          <w:right w:val="nil"/>
          <w:between w:val="nil"/>
        </w:pBdr>
        <w:spacing w:line="480" w:lineRule="auto"/>
        <w:rPr>
          <w:b/>
        </w:rPr>
        <w:pPrChange w:id="83" w:author="Author">
          <w:pPr>
            <w:pBdr>
              <w:top w:val="nil"/>
              <w:left w:val="nil"/>
              <w:bottom w:val="nil"/>
              <w:right w:val="nil"/>
              <w:between w:val="nil"/>
            </w:pBdr>
            <w:spacing w:line="480" w:lineRule="auto"/>
            <w:jc w:val="center"/>
          </w:pPr>
        </w:pPrChange>
      </w:pPr>
    </w:p>
    <w:p w14:paraId="2EFD532F" w14:textId="091C702D" w:rsidR="00892250" w:rsidRDefault="00892250" w:rsidP="00F144D9">
      <w:pPr>
        <w:pBdr>
          <w:top w:val="nil"/>
          <w:left w:val="nil"/>
          <w:bottom w:val="nil"/>
          <w:right w:val="nil"/>
          <w:between w:val="nil"/>
        </w:pBdr>
        <w:spacing w:line="480" w:lineRule="auto"/>
        <w:rPr>
          <w:color w:val="000000"/>
        </w:rPr>
      </w:pPr>
      <w:r w:rsidRPr="00B22A06">
        <w:rPr>
          <w:b/>
        </w:rPr>
        <w:t>3</w:t>
      </w:r>
      <w:r w:rsidRPr="00B22A06">
        <w:rPr>
          <w:b/>
          <w:color w:val="000000"/>
        </w:rPr>
        <w:t>.1.</w:t>
      </w:r>
      <w:r>
        <w:rPr>
          <w:b/>
          <w:color w:val="000000"/>
        </w:rPr>
        <w:t>1</w:t>
      </w:r>
      <w:r w:rsidRPr="00B22A06">
        <w:rPr>
          <w:b/>
          <w:color w:val="000000"/>
        </w:rPr>
        <w:t xml:space="preserve">. </w:t>
      </w:r>
      <w:r>
        <w:rPr>
          <w:b/>
          <w:color w:val="000000"/>
        </w:rPr>
        <w:t>Sentiment</w:t>
      </w:r>
      <w:r w:rsidRPr="00B22A06">
        <w:rPr>
          <w:color w:val="000000"/>
        </w:rPr>
        <w:t xml:space="preserve">. Valence and </w:t>
      </w:r>
      <w:r w:rsidR="00CD3A3A">
        <w:rPr>
          <w:color w:val="000000"/>
        </w:rPr>
        <w:t>a</w:t>
      </w:r>
      <w:r w:rsidR="00CD3A3A" w:rsidRPr="00B22A06">
        <w:rPr>
          <w:color w:val="000000"/>
        </w:rPr>
        <w:t xml:space="preserve">rousal </w:t>
      </w:r>
      <w:r w:rsidRPr="00B22A06">
        <w:rPr>
          <w:color w:val="000000"/>
        </w:rPr>
        <w:t xml:space="preserve">are the sentiment measures in our study. The two-dimensional emotion dimension can not only reflect the emotion expressed by the text but also avoid redundant labeling work. </w:t>
      </w:r>
      <w:r w:rsidR="00B5522C">
        <w:rPr>
          <w:color w:val="000000"/>
        </w:rPr>
        <w:t xml:space="preserve">Valence </w:t>
      </w:r>
      <w:r w:rsidR="00414F39">
        <w:rPr>
          <w:color w:val="000000"/>
        </w:rPr>
        <w:t xml:space="preserve">reflects the polarity of </w:t>
      </w:r>
      <w:r w:rsidR="008C7903">
        <w:rPr>
          <w:color w:val="000000"/>
        </w:rPr>
        <w:t>sentiment between positive (</w:t>
      </w:r>
      <w:r w:rsidR="00A561D0">
        <w:rPr>
          <w:color w:val="000000"/>
        </w:rPr>
        <w:t>labeled</w:t>
      </w:r>
      <w:r w:rsidR="008C7903">
        <w:rPr>
          <w:color w:val="000000"/>
        </w:rPr>
        <w:t xml:space="preserve"> as 9) and negative (</w:t>
      </w:r>
      <w:r w:rsidR="00A561D0">
        <w:rPr>
          <w:color w:val="000000"/>
        </w:rPr>
        <w:t>labeled</w:t>
      </w:r>
      <w:r w:rsidR="008C7903">
        <w:rPr>
          <w:color w:val="000000"/>
        </w:rPr>
        <w:t xml:space="preserve"> as 1).</w:t>
      </w:r>
      <w:r w:rsidR="004045C0">
        <w:rPr>
          <w:color w:val="000000"/>
        </w:rPr>
        <w:t xml:space="preserve"> For </w:t>
      </w:r>
      <w:r w:rsidR="00A57F84">
        <w:rPr>
          <w:color w:val="000000"/>
        </w:rPr>
        <w:t>instance,</w:t>
      </w:r>
      <w:r w:rsidR="004045C0">
        <w:rPr>
          <w:color w:val="000000"/>
        </w:rPr>
        <w:t xml:space="preserve"> </w:t>
      </w:r>
      <w:r w:rsidR="00A57F84">
        <w:rPr>
          <w:color w:val="000000"/>
        </w:rPr>
        <w:t>“</w:t>
      </w:r>
      <w:r w:rsidR="004045C0">
        <w:rPr>
          <w:color w:val="000000"/>
        </w:rPr>
        <w:t>I am happy</w:t>
      </w:r>
      <w:r w:rsidR="00A57F84">
        <w:rPr>
          <w:color w:val="000000"/>
        </w:rPr>
        <w:t>”</w:t>
      </w:r>
      <w:r w:rsidR="004045C0">
        <w:rPr>
          <w:color w:val="000000"/>
        </w:rPr>
        <w:t xml:space="preserve"> is a positive expression</w:t>
      </w:r>
      <w:r w:rsidR="00A57F84">
        <w:rPr>
          <w:color w:val="000000"/>
        </w:rPr>
        <w:t xml:space="preserve"> and its label will be higher than 5. </w:t>
      </w:r>
      <w:r w:rsidR="004045C0">
        <w:rPr>
          <w:color w:val="000000"/>
        </w:rPr>
        <w:t>Arousal reflects the degree of intensity of the sentiment</w:t>
      </w:r>
      <w:r w:rsidR="00A57F84">
        <w:rPr>
          <w:color w:val="000000"/>
        </w:rPr>
        <w:t xml:space="preserve">. The more intense the sentiment is, the higher the </w:t>
      </w:r>
      <w:r w:rsidR="00B07992">
        <w:rPr>
          <w:color w:val="000000"/>
        </w:rPr>
        <w:t xml:space="preserve">arousal value. Thus, “I am happy” owns a </w:t>
      </w:r>
      <w:r w:rsidR="00480BB9">
        <w:rPr>
          <w:color w:val="000000"/>
        </w:rPr>
        <w:t>lower Arousal value than “I am very happy”.</w:t>
      </w:r>
      <w:r w:rsidR="00B5522C">
        <w:rPr>
          <w:color w:val="000000"/>
        </w:rPr>
        <w:t xml:space="preserve"> </w:t>
      </w:r>
      <w:r w:rsidRPr="00B22A06">
        <w:rPr>
          <w:color w:val="000000"/>
        </w:rPr>
        <w:t xml:space="preserve">The sentiment of </w:t>
      </w:r>
      <w:r w:rsidR="005E7527">
        <w:rPr>
          <w:color w:val="000000"/>
        </w:rPr>
        <w:t xml:space="preserve">social media </w:t>
      </w:r>
      <w:r w:rsidRPr="00B22A06">
        <w:rPr>
          <w:color w:val="000000"/>
        </w:rPr>
        <w:t>posts reflects the subjective feelings of users, which in turn can reflect their</w:t>
      </w:r>
      <w:r w:rsidR="00480BB9">
        <w:rPr>
          <w:color w:val="000000"/>
        </w:rPr>
        <w:t xml:space="preserve"> own</w:t>
      </w:r>
      <w:r w:rsidRPr="00B22A06">
        <w:rPr>
          <w:color w:val="000000"/>
        </w:rPr>
        <w:t xml:space="preserve"> perceptions of the impact </w:t>
      </w:r>
      <w:r w:rsidR="00F55418">
        <w:rPr>
          <w:color w:val="000000"/>
        </w:rPr>
        <w:t>of the target event</w:t>
      </w:r>
      <w:r w:rsidRPr="00B22A06">
        <w:rPr>
          <w:color w:val="000000"/>
        </w:rPr>
        <w:t>.</w:t>
      </w:r>
    </w:p>
    <w:p w14:paraId="6D796DD8" w14:textId="1F4B54F1" w:rsidR="005E7527" w:rsidDel="00D639C1" w:rsidRDefault="005E7527" w:rsidP="00B52A27">
      <w:pPr>
        <w:pBdr>
          <w:top w:val="nil"/>
          <w:left w:val="nil"/>
          <w:bottom w:val="nil"/>
          <w:right w:val="nil"/>
          <w:between w:val="nil"/>
        </w:pBdr>
        <w:spacing w:line="480" w:lineRule="auto"/>
        <w:ind w:firstLine="720"/>
        <w:rPr>
          <w:del w:id="84" w:author="Author"/>
        </w:rPr>
      </w:pPr>
      <w:r>
        <w:rPr>
          <w:color w:val="000000"/>
        </w:rPr>
        <w:t>We propose a deep</w:t>
      </w:r>
      <w:r w:rsidRPr="00B22A06">
        <w:rPr>
          <w:color w:val="000000"/>
        </w:rPr>
        <w:t xml:space="preserve"> learning </w:t>
      </w:r>
      <w:r>
        <w:rPr>
          <w:color w:val="000000"/>
        </w:rPr>
        <w:t xml:space="preserve">model </w:t>
      </w:r>
      <w:r w:rsidRPr="00B22A06">
        <w:rPr>
          <w:color w:val="000000"/>
        </w:rPr>
        <w:t>applied to generate the scores of the target texts.</w:t>
      </w:r>
      <w:r>
        <w:rPr>
          <w:color w:val="000000"/>
        </w:rPr>
        <w:t xml:space="preserve"> In particular, we propose to use </w:t>
      </w:r>
      <w:proofErr w:type="spellStart"/>
      <w:r>
        <w:rPr>
          <w:color w:val="000000"/>
        </w:rPr>
        <w:t>RoBERTa</w:t>
      </w:r>
      <w:proofErr w:type="spellEnd"/>
      <w:r>
        <w:rPr>
          <w:color w:val="000000"/>
        </w:rPr>
        <w:t>, a LLM that has achieved very good performance in previous</w:t>
      </w:r>
      <w:r w:rsidR="00500615">
        <w:rPr>
          <w:color w:val="000000"/>
        </w:rPr>
        <w:t xml:space="preserve"> research</w:t>
      </w:r>
      <w:r>
        <w:rPr>
          <w:color w:val="000000"/>
        </w:rPr>
        <w:t xml:space="preserve"> </w:t>
      </w:r>
      <w:r>
        <w:fldChar w:fldCharType="begin"/>
      </w:r>
      <w:r>
        <w:instrText xml:space="preserve"> ADDIN EN.CITE &lt;EndNote&gt;&lt;Cite&gt;&lt;Author&gt;Liu&lt;/Author&gt;&lt;Year&gt;2019&lt;/Year&gt;&lt;RecNum&gt;53&lt;/RecNum&gt;&lt;DisplayText&gt;(Liu et al., 2019)&lt;/DisplayText&gt;&lt;record&gt;&lt;rec-number&gt;53&lt;/rec-number&gt;&lt;foreign-keys&gt;&lt;key app="EN" db-id="2t0w2ffe2ewzsaea5w2pds9esv595e59s5at" timestamp="1676906391" guid="cd889ae6-8488-4ac1-bf6a-d02122265a45"&gt;53&lt;/key&gt;&lt;/foreign-keys&gt;&lt;ref-type name="Conference Proceedings"&gt;10&lt;/ref-type&gt;&lt;contributors&gt;&lt;authors&gt;&lt;author&gt;Liu, Yinhan &lt;/author&gt;&lt;author&gt;Ott, Myle &lt;/author&gt;&lt;author&gt;Goyal, Naman &lt;/author&gt;&lt;author&gt;Du, Jingfei &lt;/author&gt;&lt;author&gt;Joshi, Mandar &lt;/author&gt;&lt;author&gt;Chen, Danqi &lt;/author&gt;&lt;author&gt;Levy, Omer &lt;/author&gt;&lt;author&gt;Lewis, Mike &lt;/author&gt;&lt;author&gt;Luke, Zettlemoyer&lt;/author&gt;&lt;author&gt;Stoyanov, Veselin &lt;/author&gt;&lt;/authors&gt;&lt;/contributors&gt;&lt;titles&gt;&lt;title&gt;Roberta: A robustly optimized bert pretraining approach&lt;/title&gt;&lt;secondary-title&gt;Proceedings of the 20th Chinese National Conference on Computational Linguistics&lt;/secondary-title&gt;&lt;/titles&gt;&lt;pages&gt;1218–1227&lt;/pages&gt;&lt;dates&gt;&lt;year&gt;2019&lt;/year&gt;&lt;/dates&gt;&lt;urls&gt;&lt;/urls&gt;&lt;/record&gt;&lt;/Cite&gt;&lt;/EndNote&gt;</w:instrText>
      </w:r>
      <w:r>
        <w:fldChar w:fldCharType="separate"/>
      </w:r>
      <w:r>
        <w:rPr>
          <w:noProof/>
        </w:rPr>
        <w:t>(Liu et al., 2019)</w:t>
      </w:r>
      <w:r>
        <w:fldChar w:fldCharType="end"/>
      </w:r>
      <w:r>
        <w:rPr>
          <w:color w:val="000000"/>
        </w:rPr>
        <w:t>.</w:t>
      </w:r>
      <w:r w:rsidR="00815239">
        <w:rPr>
          <w:color w:val="000000"/>
        </w:rPr>
        <w:t xml:space="preserve"> </w:t>
      </w:r>
      <w:r w:rsidR="00815239">
        <w:t>As</w:t>
      </w:r>
      <w:r w:rsidR="00815239" w:rsidRPr="00981131">
        <w:t xml:space="preserve"> the original </w:t>
      </w:r>
      <w:proofErr w:type="spellStart"/>
      <w:r w:rsidR="00815239" w:rsidRPr="00981131">
        <w:t>RoBERTa</w:t>
      </w:r>
      <w:proofErr w:type="spellEnd"/>
      <w:r w:rsidR="00815239" w:rsidRPr="00981131">
        <w:t xml:space="preserve"> is pre-trained on English datasets, we adopt a different version of </w:t>
      </w:r>
      <w:proofErr w:type="spellStart"/>
      <w:r w:rsidR="00815239" w:rsidRPr="00981131">
        <w:t>RoBERTa</w:t>
      </w:r>
      <w:proofErr w:type="spellEnd"/>
      <w:r w:rsidR="00815239" w:rsidRPr="00981131">
        <w:t xml:space="preserve"> which is fine-tuned on Chinese datasets</w:t>
      </w:r>
      <w:r w:rsidR="00815239">
        <w:t xml:space="preserve"> </w:t>
      </w:r>
      <w:r w:rsidR="00815239">
        <w:fldChar w:fldCharType="begin"/>
      </w:r>
      <w:r w:rsidR="00AF62D9">
        <w:instrText xml:space="preserve"> ADDIN EN.CITE &lt;EndNote&gt;&lt;Cite&gt;&lt;Author&gt;Cui&lt;/Author&gt;&lt;Year&gt;2021&lt;/Year&gt;&lt;RecNum&gt;58&lt;/RecNum&gt;&lt;DisplayText&gt;(Cui, Che, Liu, Qin, &amp;amp; Yang, 2021)&lt;/DisplayText&gt;&lt;record&gt;&lt;rec-number&gt;58&lt;/rec-number&gt;&lt;foreign-keys&gt;&lt;key app="EN" db-id="2t0w2ffe2ewzsaea5w2pds9esv595e59s5at" timestamp="1676907074" guid="a3f0c599-3d06-4c3a-b8d2-529eb11303f3"&gt;58&lt;/key&gt;&lt;/foreign-keys&gt;&lt;ref-type name="Journal Article"&gt;17&lt;/ref-type&gt;&lt;contributors&gt;&lt;authors&gt;&lt;author&gt;Cui, Yiming&lt;/author&gt;&lt;author&gt;Che, Wanxiang&lt;/author&gt;&lt;author&gt;Liu, Ting&lt;/author&gt;&lt;author&gt;Qin, Bing&lt;/author&gt;&lt;author&gt;Yang, Ziqing&lt;/author&gt;&lt;/authors&gt;&lt;/contributors&gt;&lt;titles&gt;&lt;title&gt;Pre-training with whole word masking for chinese bert&lt;/title&gt;&lt;secondary-title&gt;IEEE/ACM Transactions on Audio, Speech, and Language Processing&lt;/secondary-title&gt;&lt;/titles&gt;&lt;periodical&gt;&lt;full-title&gt;IEEE/ACM Transactions on Audio, Speech, and Language Processing&lt;/full-title&gt;&lt;/periodical&gt;&lt;pages&gt;3504-3514&lt;/pages&gt;&lt;volume&gt;29&lt;/volume&gt;&lt;dates&gt;&lt;year&gt;2021&lt;/year&gt;&lt;/dates&gt;&lt;isbn&gt;2329-9290&lt;/isbn&gt;&lt;urls&gt;&lt;/urls&gt;&lt;/record&gt;&lt;/Cite&gt;&lt;/EndNote&gt;</w:instrText>
      </w:r>
      <w:r w:rsidR="00815239">
        <w:fldChar w:fldCharType="separate"/>
      </w:r>
      <w:r w:rsidR="00AF62D9">
        <w:rPr>
          <w:noProof/>
        </w:rPr>
        <w:t>(Cui, Che, Liu, Qin, &amp; Yang, 2021)</w:t>
      </w:r>
      <w:r w:rsidR="00815239">
        <w:fldChar w:fldCharType="end"/>
      </w:r>
      <w:r w:rsidR="00815239" w:rsidRPr="00981131">
        <w:t>.</w:t>
      </w:r>
      <w:r w:rsidR="00815239">
        <w:t xml:space="preserve"> The output of </w:t>
      </w:r>
      <w:proofErr w:type="spellStart"/>
      <w:r w:rsidR="00815239">
        <w:t>RoBERTa</w:t>
      </w:r>
      <w:proofErr w:type="spellEnd"/>
      <w:r w:rsidR="008F3DBE">
        <w:t xml:space="preserve"> is then passed to </w:t>
      </w:r>
      <w:r w:rsidR="003E2BAF">
        <w:t>a</w:t>
      </w:r>
      <w:r w:rsidR="008F3DBE">
        <w:t xml:space="preserve"> </w:t>
      </w:r>
      <w:proofErr w:type="spellStart"/>
      <w:r w:rsidR="008F3DBE">
        <w:t>softmax</w:t>
      </w:r>
      <w:proofErr w:type="spellEnd"/>
      <w:r w:rsidR="008F3DBE">
        <w:t xml:space="preserve"> layer to </w:t>
      </w:r>
      <w:r w:rsidR="008575E5">
        <w:t xml:space="preserve">obtain </w:t>
      </w:r>
      <w:r w:rsidR="008F3DBE">
        <w:t>the sentiment value.</w:t>
      </w:r>
      <w:r w:rsidR="003E2BAF">
        <w:t xml:space="preserve"> Note that the two sentiment values are trained on two independent models.</w:t>
      </w:r>
      <w:ins w:id="85" w:author="Author">
        <w:r w:rsidR="00D639C1">
          <w:rPr>
            <w:color w:val="000000"/>
          </w:rPr>
          <w:t xml:space="preserve"> </w:t>
        </w:r>
      </w:ins>
    </w:p>
    <w:p w14:paraId="549E9C7B" w14:textId="500E026A" w:rsidR="00515DD5" w:rsidRPr="00B22A06" w:rsidRDefault="00515DD5">
      <w:pPr>
        <w:pBdr>
          <w:top w:val="nil"/>
          <w:left w:val="nil"/>
          <w:bottom w:val="nil"/>
          <w:right w:val="nil"/>
          <w:between w:val="nil"/>
        </w:pBdr>
        <w:spacing w:line="480" w:lineRule="auto"/>
        <w:ind w:firstLine="720"/>
        <w:pPrChange w:id="86" w:author="Author">
          <w:pPr>
            <w:spacing w:line="480" w:lineRule="auto"/>
            <w:ind w:firstLine="288"/>
          </w:pPr>
        </w:pPrChange>
      </w:pPr>
      <w:r>
        <w:rPr>
          <w:color w:val="000000"/>
        </w:rPr>
        <w:t xml:space="preserve">The event-level sentiment (i.e., the overall sentiment scores for an event) is represented by averaging the post-level sentiment score of all the posts for that event correspondingly. </w:t>
      </w:r>
    </w:p>
    <w:p w14:paraId="63E60348" w14:textId="77777777" w:rsidR="00515DD5" w:rsidRPr="004905EF" w:rsidRDefault="00000000" w:rsidP="00EC1B82">
      <w:pPr>
        <w:pStyle w:val="BodyText"/>
        <w:spacing w:line="480" w:lineRule="auto"/>
        <w:jc w:val="center"/>
        <w:rPr>
          <w:sz w:val="24"/>
          <w:szCs w:val="24"/>
          <w:lang w:eastAsia="zh-CN"/>
        </w:rPr>
      </w:pPr>
      <m:oMath>
        <m:sSub>
          <m:sSubPr>
            <m:ctrlPr>
              <w:rPr>
                <w:rFonts w:ascii="Cambria Math" w:hAnsi="Cambria Math"/>
                <w:sz w:val="24"/>
                <w:szCs w:val="24"/>
                <w:lang w:eastAsia="zh-CN"/>
              </w:rPr>
            </m:ctrlPr>
          </m:sSubPr>
          <m:e>
            <m:r>
              <w:rPr>
                <w:rFonts w:ascii="Cambria Math" w:hAnsi="Cambria Math"/>
                <w:sz w:val="24"/>
                <w:szCs w:val="24"/>
                <w:lang w:eastAsia="zh-CN"/>
              </w:rPr>
              <m:t>Valence</m:t>
            </m:r>
          </m:e>
          <m:sub>
            <m:r>
              <m:rPr>
                <m:nor/>
              </m:rPr>
              <w:rPr>
                <w:rFonts w:ascii="Cambria Math" w:hAnsi="Cambria Math"/>
                <w:i/>
                <w:sz w:val="24"/>
                <w:szCs w:val="24"/>
                <w:lang w:eastAsia="zh-CN"/>
              </w:rPr>
              <m:t>event-level</m:t>
            </m:r>
          </m:sub>
        </m:sSub>
        <m:r>
          <m:rPr>
            <m:sty m:val="p"/>
          </m:rPr>
          <w:rPr>
            <w:rFonts w:ascii="Cambria Math" w:hAnsi="Cambria Math"/>
            <w:sz w:val="24"/>
            <w:szCs w:val="24"/>
            <w:lang w:eastAsia="zh-CN"/>
          </w:rPr>
          <m:t>=</m:t>
        </m:r>
        <m:f>
          <m:fPr>
            <m:ctrlPr>
              <w:rPr>
                <w:rFonts w:ascii="Cambria Math" w:hAnsi="Cambria Math"/>
                <w:sz w:val="24"/>
                <w:szCs w:val="24"/>
                <w:lang w:eastAsia="zh-CN"/>
              </w:rPr>
            </m:ctrlPr>
          </m:fPr>
          <m:num>
            <m:nary>
              <m:naryPr>
                <m:chr m:val="∑"/>
                <m:limLoc m:val="undOvr"/>
                <m:subHide m:val="1"/>
                <m:supHide m:val="1"/>
                <m:ctrlPr>
                  <w:rPr>
                    <w:rFonts w:ascii="Cambria Math" w:hAnsi="Cambria Math"/>
                    <w:sz w:val="24"/>
                    <w:szCs w:val="24"/>
                    <w:lang w:eastAsia="zh-CN"/>
                  </w:rPr>
                </m:ctrlPr>
              </m:naryPr>
              <m:sub/>
              <m:sup/>
              <m:e>
                <m:sSub>
                  <m:sSubPr>
                    <m:ctrlPr>
                      <w:rPr>
                        <w:rFonts w:ascii="Cambria Math" w:hAnsi="Cambria Math"/>
                        <w:sz w:val="24"/>
                        <w:szCs w:val="24"/>
                        <w:lang w:eastAsia="zh-CN"/>
                      </w:rPr>
                    </m:ctrlPr>
                  </m:sSubPr>
                  <m:e>
                    <m:r>
                      <w:rPr>
                        <w:rFonts w:ascii="Cambria Math" w:hAnsi="Cambria Math"/>
                        <w:sz w:val="24"/>
                        <w:szCs w:val="24"/>
                        <w:lang w:eastAsia="zh-CN"/>
                      </w:rPr>
                      <m:t>Valence</m:t>
                    </m:r>
                  </m:e>
                  <m:sub>
                    <m:r>
                      <m:rPr>
                        <m:nor/>
                      </m:rPr>
                      <w:rPr>
                        <w:rFonts w:ascii="Cambria Math" w:hAnsi="Cambria Math"/>
                        <w:i/>
                        <w:sz w:val="24"/>
                        <w:szCs w:val="24"/>
                        <w:lang w:eastAsia="zh-CN"/>
                      </w:rPr>
                      <m:t>post-level</m:t>
                    </m:r>
                  </m:sub>
                </m:sSub>
              </m:e>
            </m:nary>
          </m:num>
          <m:den>
            <m:r>
              <m:rPr>
                <m:sty m:val="p"/>
              </m:rPr>
              <w:rPr>
                <w:rFonts w:ascii="Cambria Math" w:hAnsi="Cambria Math"/>
                <w:sz w:val="24"/>
                <w:szCs w:val="24"/>
                <w:lang w:eastAsia="zh-CN"/>
              </w:rPr>
              <m:t>Total number of posts for the event</m:t>
            </m:r>
          </m:den>
        </m:f>
      </m:oMath>
      <w:r w:rsidR="00515DD5" w:rsidRPr="004905EF">
        <w:rPr>
          <w:sz w:val="24"/>
          <w:szCs w:val="24"/>
          <w:lang w:eastAsia="zh-CN"/>
        </w:rPr>
        <w:t xml:space="preserve">                      (1)</w:t>
      </w:r>
    </w:p>
    <w:p w14:paraId="0A18D0E1" w14:textId="74FC1F09" w:rsidR="00515DD5" w:rsidDel="007C0DC4" w:rsidRDefault="00000000" w:rsidP="007C0DC4">
      <w:pPr>
        <w:pStyle w:val="BodyText"/>
        <w:spacing w:line="480" w:lineRule="auto"/>
        <w:jc w:val="center"/>
        <w:rPr>
          <w:del w:id="87" w:author="Author"/>
          <w:sz w:val="24"/>
          <w:szCs w:val="24"/>
          <w:lang w:eastAsia="zh-CN"/>
        </w:rPr>
      </w:pPr>
      <m:oMath>
        <m:sSub>
          <m:sSubPr>
            <m:ctrlPr>
              <w:rPr>
                <w:rFonts w:ascii="Cambria Math" w:hAnsi="Cambria Math"/>
                <w:sz w:val="24"/>
                <w:szCs w:val="24"/>
                <w:lang w:eastAsia="zh-CN"/>
              </w:rPr>
            </m:ctrlPr>
          </m:sSubPr>
          <m:e>
            <m:r>
              <w:rPr>
                <w:rFonts w:ascii="Cambria Math" w:hAnsi="Cambria Math"/>
                <w:sz w:val="24"/>
                <w:szCs w:val="24"/>
                <w:lang w:eastAsia="zh-CN"/>
              </w:rPr>
              <m:t>Arousal</m:t>
            </m:r>
          </m:e>
          <m:sub>
            <m:r>
              <m:rPr>
                <m:nor/>
              </m:rPr>
              <w:rPr>
                <w:rFonts w:ascii="Cambria Math" w:hAnsi="Cambria Math"/>
                <w:i/>
                <w:sz w:val="24"/>
                <w:szCs w:val="24"/>
                <w:lang w:eastAsia="zh-CN"/>
              </w:rPr>
              <m:t>event-level</m:t>
            </m:r>
          </m:sub>
        </m:sSub>
        <m:r>
          <m:rPr>
            <m:sty m:val="p"/>
          </m:rPr>
          <w:rPr>
            <w:rFonts w:ascii="Cambria Math" w:hAnsi="Cambria Math"/>
            <w:sz w:val="24"/>
            <w:szCs w:val="24"/>
            <w:lang w:eastAsia="zh-CN"/>
          </w:rPr>
          <m:t>=</m:t>
        </m:r>
        <m:f>
          <m:fPr>
            <m:ctrlPr>
              <w:rPr>
                <w:rFonts w:ascii="Cambria Math" w:hAnsi="Cambria Math"/>
                <w:sz w:val="24"/>
                <w:szCs w:val="24"/>
                <w:lang w:eastAsia="zh-CN"/>
              </w:rPr>
            </m:ctrlPr>
          </m:fPr>
          <m:num>
            <m:nary>
              <m:naryPr>
                <m:chr m:val="∑"/>
                <m:limLoc m:val="undOvr"/>
                <m:subHide m:val="1"/>
                <m:supHide m:val="1"/>
                <m:ctrlPr>
                  <w:rPr>
                    <w:rFonts w:ascii="Cambria Math" w:hAnsi="Cambria Math"/>
                    <w:sz w:val="24"/>
                    <w:szCs w:val="24"/>
                    <w:lang w:eastAsia="zh-CN"/>
                  </w:rPr>
                </m:ctrlPr>
              </m:naryPr>
              <m:sub/>
              <m:sup/>
              <m:e>
                <m:sSub>
                  <m:sSubPr>
                    <m:ctrlPr>
                      <w:rPr>
                        <w:rFonts w:ascii="Cambria Math" w:hAnsi="Cambria Math"/>
                        <w:sz w:val="24"/>
                        <w:szCs w:val="24"/>
                        <w:lang w:eastAsia="zh-CN"/>
                      </w:rPr>
                    </m:ctrlPr>
                  </m:sSubPr>
                  <m:e>
                    <m:r>
                      <w:rPr>
                        <w:rFonts w:ascii="Cambria Math" w:hAnsi="Cambria Math"/>
                        <w:sz w:val="24"/>
                        <w:szCs w:val="24"/>
                        <w:lang w:eastAsia="zh-CN"/>
                      </w:rPr>
                      <m:t xml:space="preserve">Arousal </m:t>
                    </m:r>
                  </m:e>
                  <m:sub>
                    <m:r>
                      <m:rPr>
                        <m:nor/>
                      </m:rPr>
                      <w:rPr>
                        <w:rFonts w:ascii="Cambria Math" w:hAnsi="Cambria Math"/>
                        <w:i/>
                        <w:sz w:val="24"/>
                        <w:szCs w:val="24"/>
                        <w:lang w:eastAsia="zh-CN"/>
                      </w:rPr>
                      <m:t>post-level</m:t>
                    </m:r>
                  </m:sub>
                </m:sSub>
              </m:e>
            </m:nary>
          </m:num>
          <m:den>
            <m:r>
              <m:rPr>
                <m:sty m:val="p"/>
              </m:rPr>
              <w:rPr>
                <w:rFonts w:ascii="Cambria Math" w:hAnsi="Cambria Math"/>
                <w:sz w:val="24"/>
                <w:szCs w:val="24"/>
                <w:lang w:eastAsia="zh-CN"/>
              </w:rPr>
              <m:t>Total number of posts for the event</m:t>
            </m:r>
          </m:den>
        </m:f>
        <m:r>
          <w:rPr>
            <w:rFonts w:ascii="Cambria Math" w:hAnsi="Cambria Math"/>
            <w:sz w:val="24"/>
            <w:szCs w:val="24"/>
            <w:lang w:eastAsia="zh-CN"/>
          </w:rPr>
          <m:t xml:space="preserve"> </m:t>
        </m:r>
      </m:oMath>
      <w:r w:rsidR="00515DD5" w:rsidRPr="00D378C1">
        <w:rPr>
          <w:sz w:val="24"/>
          <w:szCs w:val="24"/>
          <w:lang w:eastAsia="zh-CN"/>
        </w:rPr>
        <w:t xml:space="preserve">                     </w:t>
      </w:r>
      <w:r w:rsidR="00515DD5" w:rsidRPr="004905EF">
        <w:rPr>
          <w:sz w:val="24"/>
          <w:szCs w:val="24"/>
          <w:lang w:eastAsia="zh-CN"/>
        </w:rPr>
        <w:t>(2)</w:t>
      </w:r>
    </w:p>
    <w:p w14:paraId="7511F48B" w14:textId="4E5AC617" w:rsidR="00515DD5" w:rsidRDefault="00515DD5">
      <w:pPr>
        <w:pStyle w:val="BodyText"/>
        <w:spacing w:line="480" w:lineRule="auto"/>
        <w:jc w:val="center"/>
        <w:rPr>
          <w:sz w:val="24"/>
          <w:szCs w:val="24"/>
          <w:lang w:eastAsia="zh-CN"/>
        </w:rPr>
        <w:pPrChange w:id="88" w:author="Author">
          <w:pPr>
            <w:pStyle w:val="BodyText"/>
            <w:spacing w:line="480" w:lineRule="auto"/>
            <w:jc w:val="left"/>
          </w:pPr>
        </w:pPrChange>
      </w:pPr>
    </w:p>
    <w:p w14:paraId="33CCD89C" w14:textId="603A50AF" w:rsidR="00515DD5" w:rsidRDefault="006A4385" w:rsidP="00F144D9">
      <w:pPr>
        <w:pBdr>
          <w:top w:val="nil"/>
          <w:left w:val="nil"/>
          <w:bottom w:val="nil"/>
          <w:right w:val="nil"/>
          <w:between w:val="nil"/>
        </w:pBdr>
        <w:spacing w:line="480" w:lineRule="auto"/>
        <w:ind w:firstLine="720"/>
        <w:rPr>
          <w:color w:val="000000"/>
        </w:rPr>
      </w:pPr>
      <w:r>
        <w:rPr>
          <w:color w:val="000000"/>
        </w:rPr>
        <w:lastRenderedPageBreak/>
        <w:t xml:space="preserve">It is noted that a </w:t>
      </w:r>
      <w:r w:rsidR="00515DD5" w:rsidRPr="00D060CB">
        <w:rPr>
          <w:rFonts w:hint="eastAsia"/>
          <w:color w:val="000000"/>
        </w:rPr>
        <w:t xml:space="preserve">smaller </w:t>
      </w:r>
      <w:r w:rsidR="00515DD5">
        <w:rPr>
          <w:color w:val="000000"/>
        </w:rPr>
        <w:t>valence</w:t>
      </w:r>
      <w:r w:rsidR="00515DD5" w:rsidRPr="00D060CB">
        <w:rPr>
          <w:rFonts w:hint="eastAsia"/>
          <w:color w:val="000000"/>
        </w:rPr>
        <w:t xml:space="preserve"> </w:t>
      </w:r>
      <w:r>
        <w:rPr>
          <w:color w:val="000000"/>
        </w:rPr>
        <w:t>means a</w:t>
      </w:r>
      <w:r w:rsidR="00515DD5" w:rsidRPr="00D060CB">
        <w:rPr>
          <w:rFonts w:hint="eastAsia"/>
          <w:color w:val="000000"/>
        </w:rPr>
        <w:t xml:space="preserve"> more negative the sentiment </w:t>
      </w:r>
      <w:r>
        <w:rPr>
          <w:color w:val="000000"/>
        </w:rPr>
        <w:t xml:space="preserve">and a </w:t>
      </w:r>
      <w:r w:rsidR="00515DD5" w:rsidRPr="00D060CB">
        <w:rPr>
          <w:rFonts w:hint="eastAsia"/>
          <w:color w:val="000000"/>
        </w:rPr>
        <w:t xml:space="preserve">larger </w:t>
      </w:r>
      <w:r w:rsidR="00515DD5">
        <w:rPr>
          <w:color w:val="000000"/>
        </w:rPr>
        <w:t>arousal</w:t>
      </w:r>
      <w:r w:rsidR="00515DD5" w:rsidRPr="00D060CB">
        <w:rPr>
          <w:rFonts w:hint="eastAsia"/>
          <w:color w:val="000000"/>
        </w:rPr>
        <w:t xml:space="preserve"> </w:t>
      </w:r>
      <w:r>
        <w:rPr>
          <w:color w:val="000000"/>
        </w:rPr>
        <w:t xml:space="preserve">means a </w:t>
      </w:r>
      <w:r w:rsidR="00515DD5" w:rsidRPr="00D060CB">
        <w:rPr>
          <w:rFonts w:hint="eastAsia"/>
          <w:color w:val="000000"/>
        </w:rPr>
        <w:t>more serious disaster situation</w:t>
      </w:r>
      <w:r>
        <w:rPr>
          <w:color w:val="000000"/>
        </w:rPr>
        <w:t xml:space="preserve">. </w:t>
      </w:r>
      <w:r w:rsidR="00515DD5">
        <w:rPr>
          <w:color w:val="000000"/>
        </w:rPr>
        <w:t>Therefore, w</w:t>
      </w:r>
      <w:r w:rsidR="00515DD5" w:rsidRPr="00D378C1">
        <w:rPr>
          <w:color w:val="000000"/>
        </w:rPr>
        <w:t xml:space="preserve">hen converting the two-dimensional sentiments into </w:t>
      </w:r>
      <w:r w:rsidR="006B7439">
        <w:rPr>
          <w:color w:val="000000"/>
        </w:rPr>
        <w:t xml:space="preserve">a single </w:t>
      </w:r>
      <w:r w:rsidR="00515DD5">
        <w:rPr>
          <w:color w:val="000000"/>
        </w:rPr>
        <w:t xml:space="preserve">disaster </w:t>
      </w:r>
      <w:r w:rsidR="00515DD5" w:rsidRPr="00D378C1">
        <w:rPr>
          <w:color w:val="000000"/>
        </w:rPr>
        <w:t xml:space="preserve">sentiment measurement, we </w:t>
      </w:r>
      <w:r w:rsidR="00515DD5">
        <w:rPr>
          <w:color w:val="000000"/>
        </w:rPr>
        <w:t>adopt the average of</w:t>
      </w:r>
      <w:r w:rsidR="00515DD5" w:rsidRPr="00D378C1">
        <w:rPr>
          <w:color w:val="000000"/>
        </w:rPr>
        <w:t xml:space="preserve"> the maximum scale</w:t>
      </w:r>
      <w:r w:rsidR="00515DD5">
        <w:rPr>
          <w:color w:val="000000"/>
        </w:rPr>
        <w:t xml:space="preserve"> </w:t>
      </w:r>
      <w:r w:rsidR="00966846">
        <w:rPr>
          <w:color w:val="000000"/>
        </w:rPr>
        <w:t>(i.e., 9)</w:t>
      </w:r>
      <w:r w:rsidR="00515DD5" w:rsidRPr="00D378C1">
        <w:rPr>
          <w:color w:val="000000"/>
        </w:rPr>
        <w:t xml:space="preserve"> minus the </w:t>
      </w:r>
      <w:r w:rsidR="00515DD5">
        <w:rPr>
          <w:color w:val="000000"/>
        </w:rPr>
        <w:t>valence value and the arousal value</w:t>
      </w:r>
      <w:r w:rsidR="00515DD5" w:rsidRPr="00D378C1">
        <w:rPr>
          <w:color w:val="000000"/>
        </w:rPr>
        <w:t xml:space="preserve"> </w:t>
      </w:r>
      <w:r w:rsidR="00515DD5">
        <w:rPr>
          <w:color w:val="000000"/>
        </w:rPr>
        <w:t>of an event</w:t>
      </w:r>
      <w:r w:rsidR="00515DD5" w:rsidRPr="00D378C1">
        <w:rPr>
          <w:color w:val="000000"/>
        </w:rPr>
        <w:t xml:space="preserve">. Thus, </w:t>
      </w:r>
      <w:r w:rsidR="00515DD5" w:rsidRPr="00D44DB4">
        <w:rPr>
          <w:color w:val="000000"/>
        </w:rPr>
        <w:t>a</w:t>
      </w:r>
      <w:r w:rsidR="00515DD5" w:rsidRPr="00D378C1">
        <w:rPr>
          <w:color w:val="000000"/>
        </w:rPr>
        <w:t xml:space="preserve"> </w:t>
      </w:r>
      <w:r w:rsidR="00C7764B">
        <w:rPr>
          <w:color w:val="000000"/>
        </w:rPr>
        <w:t xml:space="preserve">combined </w:t>
      </w:r>
      <w:r w:rsidR="00515DD5">
        <w:rPr>
          <w:color w:val="000000"/>
        </w:rPr>
        <w:t>sentiment feature</w:t>
      </w:r>
      <w:r w:rsidR="00515DD5" w:rsidRPr="00D378C1">
        <w:rPr>
          <w:color w:val="000000"/>
        </w:rPr>
        <w:t xml:space="preserve"> </w:t>
      </w:r>
      <w:r w:rsidR="00515DD5">
        <w:rPr>
          <w:color w:val="000000"/>
        </w:rPr>
        <w:t>under the context of disaster</w:t>
      </w:r>
      <w:r w:rsidR="00515DD5" w:rsidRPr="00D378C1">
        <w:rPr>
          <w:color w:val="000000"/>
        </w:rPr>
        <w:t xml:space="preserve"> is obtained.</w:t>
      </w:r>
    </w:p>
    <w:p w14:paraId="1FAFB6D8" w14:textId="330650D7" w:rsidR="00515DD5" w:rsidRPr="00B22A06" w:rsidDel="007C0DC4" w:rsidRDefault="00000000" w:rsidP="007C0DC4">
      <w:pPr>
        <w:pBdr>
          <w:top w:val="nil"/>
          <w:left w:val="nil"/>
          <w:bottom w:val="nil"/>
          <w:right w:val="nil"/>
          <w:between w:val="nil"/>
        </w:pBdr>
        <w:spacing w:line="480" w:lineRule="auto"/>
        <w:ind w:firstLine="720"/>
        <w:rPr>
          <w:del w:id="89" w:author="Author"/>
          <w:color w:val="000000"/>
        </w:rPr>
      </w:pPr>
      <m:oMath>
        <m:sSub>
          <m:sSubPr>
            <m:ctrlPr>
              <w:rPr>
                <w:rFonts w:ascii="Cambria Math" w:hAnsi="Cambria Math"/>
              </w:rPr>
            </m:ctrlPr>
          </m:sSubPr>
          <m:e>
            <m:r>
              <w:rPr>
                <w:rFonts w:ascii="Cambria Math" w:hAnsi="Cambria Math"/>
              </w:rPr>
              <m:t>Sentiment</m:t>
            </m:r>
          </m:e>
          <m:sub>
            <m:r>
              <w:rPr>
                <w:rFonts w:ascii="Cambria Math" w:hAnsi="Cambria Math"/>
              </w:rPr>
              <m:t>event i</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r>
                  <m:rPr>
                    <m:sty m:val="p"/>
                  </m:rPr>
                  <w:rPr>
                    <w:rFonts w:ascii="Cambria Math" w:hAnsi="Cambria Math"/>
                  </w:rPr>
                  <m:t xml:space="preserve">Scale Limit - </m:t>
                </m:r>
                <m:sSub>
                  <m:sSubPr>
                    <m:ctrlPr>
                      <w:rPr>
                        <w:rFonts w:ascii="Cambria Math" w:hAnsi="Cambria Math"/>
                      </w:rPr>
                    </m:ctrlPr>
                  </m:sSubPr>
                  <m:e>
                    <m:r>
                      <w:rPr>
                        <w:rFonts w:ascii="Cambria Math" w:hAnsi="Cambria Math" w:hint="eastAsia"/>
                      </w:rPr>
                      <m:t>Valence</m:t>
                    </m:r>
                  </m:e>
                  <m:sub>
                    <m:r>
                      <m:rPr>
                        <m:nor/>
                      </m:rPr>
                      <w:rPr>
                        <w:rFonts w:ascii="Cambria Math" w:hAnsi="Cambria Math"/>
                        <w:i/>
                      </w:rPr>
                      <m:t>event-level</m:t>
                    </m:r>
                  </m:sub>
                </m:sSub>
              </m:e>
            </m:d>
            <m:r>
              <m:rPr>
                <m:sty m:val="p"/>
              </m:rPr>
              <w:rPr>
                <w:rFonts w:ascii="Cambria Math" w:hAnsi="Cambria Math"/>
              </w:rPr>
              <m:t xml:space="preserve"> + </m:t>
            </m:r>
            <m:sSub>
              <m:sSubPr>
                <m:ctrlPr>
                  <w:rPr>
                    <w:rFonts w:ascii="Cambria Math" w:hAnsi="Cambria Math"/>
                  </w:rPr>
                </m:ctrlPr>
              </m:sSubPr>
              <m:e>
                <m:r>
                  <w:rPr>
                    <w:rFonts w:ascii="Cambria Math" w:hAnsi="Cambria Math"/>
                  </w:rPr>
                  <m:t>Arousal</m:t>
                </m:r>
              </m:e>
              <m:sub>
                <m:r>
                  <m:rPr>
                    <m:nor/>
                  </m:rPr>
                  <w:rPr>
                    <w:rFonts w:ascii="Cambria Math" w:hAnsi="Cambria Math"/>
                    <w:i/>
                  </w:rPr>
                  <m:t>event-level</m:t>
                </m:r>
              </m:sub>
            </m:sSub>
          </m:num>
          <m:den>
            <m:r>
              <w:rPr>
                <w:rFonts w:ascii="Cambria Math" w:hAnsi="Cambria Math"/>
              </w:rPr>
              <m:t>2</m:t>
            </m:r>
          </m:den>
        </m:f>
      </m:oMath>
      <w:r w:rsidR="00515DD5" w:rsidRPr="004905EF">
        <w:t xml:space="preserve">                (</w:t>
      </w:r>
      <w:r w:rsidR="00515DD5">
        <w:t>3</w:t>
      </w:r>
      <w:r w:rsidR="00515DD5" w:rsidRPr="004905EF">
        <w:t xml:space="preserve">)       </w:t>
      </w:r>
    </w:p>
    <w:p w14:paraId="40E71BA2" w14:textId="77777777" w:rsidR="00EC1B82" w:rsidRDefault="00EC1B82">
      <w:pPr>
        <w:pBdr>
          <w:top w:val="nil"/>
          <w:left w:val="nil"/>
          <w:bottom w:val="nil"/>
          <w:right w:val="nil"/>
          <w:between w:val="nil"/>
        </w:pBdr>
        <w:spacing w:line="480" w:lineRule="auto"/>
        <w:ind w:firstLine="720"/>
        <w:rPr>
          <w:b/>
        </w:rPr>
        <w:pPrChange w:id="90" w:author="Author">
          <w:pPr>
            <w:pBdr>
              <w:top w:val="nil"/>
              <w:left w:val="nil"/>
              <w:bottom w:val="nil"/>
              <w:right w:val="nil"/>
              <w:between w:val="nil"/>
            </w:pBdr>
            <w:spacing w:line="480" w:lineRule="auto"/>
          </w:pPr>
        </w:pPrChange>
      </w:pPr>
    </w:p>
    <w:p w14:paraId="5038351C" w14:textId="7339D3F8" w:rsidR="00F55418" w:rsidDel="007C0DC4" w:rsidRDefault="00892250" w:rsidP="00F144D9">
      <w:pPr>
        <w:pBdr>
          <w:top w:val="nil"/>
          <w:left w:val="nil"/>
          <w:bottom w:val="nil"/>
          <w:right w:val="nil"/>
          <w:between w:val="nil"/>
        </w:pBdr>
        <w:spacing w:line="480" w:lineRule="auto"/>
        <w:rPr>
          <w:del w:id="91" w:author="Author"/>
          <w:color w:val="000000"/>
        </w:rPr>
      </w:pPr>
      <w:r w:rsidRPr="00B22A06">
        <w:rPr>
          <w:b/>
        </w:rPr>
        <w:t>3</w:t>
      </w:r>
      <w:r w:rsidRPr="00B22A06">
        <w:rPr>
          <w:b/>
          <w:color w:val="000000"/>
        </w:rPr>
        <w:t>.1.</w:t>
      </w:r>
      <w:r>
        <w:rPr>
          <w:b/>
          <w:color w:val="000000"/>
        </w:rPr>
        <w:t>2</w:t>
      </w:r>
      <w:r w:rsidRPr="00B22A06">
        <w:rPr>
          <w:b/>
          <w:color w:val="000000"/>
        </w:rPr>
        <w:t xml:space="preserve">. </w:t>
      </w:r>
      <w:r w:rsidR="005B5CA1">
        <w:rPr>
          <w:b/>
          <w:color w:val="000000"/>
        </w:rPr>
        <w:t>Risk expression</w:t>
      </w:r>
      <w:r w:rsidRPr="00B22A06">
        <w:rPr>
          <w:color w:val="000000"/>
        </w:rPr>
        <w:t>.</w:t>
      </w:r>
      <w:r w:rsidR="005B5CA1">
        <w:rPr>
          <w:color w:val="000000"/>
        </w:rPr>
        <w:t xml:space="preserve"> </w:t>
      </w:r>
      <w:r w:rsidR="00824556">
        <w:rPr>
          <w:color w:val="000000"/>
        </w:rPr>
        <w:t xml:space="preserve">Under the context of </w:t>
      </w:r>
      <w:r w:rsidR="00A561D0">
        <w:rPr>
          <w:color w:val="000000"/>
        </w:rPr>
        <w:t>disaster</w:t>
      </w:r>
      <w:r w:rsidR="00173117">
        <w:rPr>
          <w:color w:val="000000"/>
        </w:rPr>
        <w:t xml:space="preserve"> risk assessment, </w:t>
      </w:r>
      <w:r w:rsidR="009C6A9B">
        <w:rPr>
          <w:color w:val="000000"/>
        </w:rPr>
        <w:t xml:space="preserve">the degree of the social media content related to risk is </w:t>
      </w:r>
      <w:r w:rsidR="00A561D0">
        <w:rPr>
          <w:color w:val="000000"/>
        </w:rPr>
        <w:t>a</w:t>
      </w:r>
      <w:r w:rsidR="009C6A9B">
        <w:rPr>
          <w:color w:val="000000"/>
        </w:rPr>
        <w:t xml:space="preserve"> unique </w:t>
      </w:r>
      <w:r w:rsidR="006D2255">
        <w:rPr>
          <w:color w:val="000000"/>
        </w:rPr>
        <w:t xml:space="preserve">variable </w:t>
      </w:r>
      <w:r w:rsidR="00D77B94">
        <w:rPr>
          <w:color w:val="000000"/>
        </w:rPr>
        <w:t xml:space="preserve">to the context. We apply a lexicon-based text analysis method </w:t>
      </w:r>
      <w:r w:rsidR="0030357A">
        <w:rPr>
          <w:color w:val="000000"/>
        </w:rPr>
        <w:t xml:space="preserve">by using </w:t>
      </w:r>
      <w:r w:rsidR="00A561D0">
        <w:rPr>
          <w:color w:val="000000"/>
        </w:rPr>
        <w:t xml:space="preserve">the </w:t>
      </w:r>
      <w:r w:rsidR="0030357A">
        <w:rPr>
          <w:color w:val="000000"/>
        </w:rPr>
        <w:t>C-LIWC lexicon</w:t>
      </w:r>
      <w:r w:rsidR="006B7618">
        <w:rPr>
          <w:color w:val="000000"/>
        </w:rPr>
        <w:t xml:space="preserve"> </w:t>
      </w:r>
      <w:r w:rsidR="006B7618">
        <w:rPr>
          <w:color w:val="000000"/>
        </w:rPr>
        <w:fldChar w:fldCharType="begin"/>
      </w:r>
      <w:r w:rsidR="0039645C">
        <w:rPr>
          <w:color w:val="000000"/>
        </w:rPr>
        <w:instrText xml:space="preserve"> ADDIN EN.CITE &lt;EndNote&gt;&lt;Cite&gt;&lt;Author&gt;Huang&lt;/Author&gt;&lt;Year&gt;2012&lt;/Year&gt;&lt;RecNum&gt;96&lt;/RecNum&gt;&lt;DisplayText&gt;(Huang et al., 2012)&lt;/DisplayText&gt;&lt;record&gt;&lt;rec-number&gt;96&lt;/rec-number&gt;&lt;foreign-keys&gt;&lt;key app="EN" db-id="2t0w2ffe2ewzsaea5w2pds9esv595e59s5at" timestamp="1677136333" guid="12970435-c95a-4bed-b7cb-9ba2969581a9"&gt;96&lt;/key&gt;&lt;/foreign-keys&gt;&lt;ref-type name="Journal Article"&gt;17&lt;/ref-type&gt;&lt;contributors&gt;&lt;authors&gt;&lt;author&gt;Huang, Chin-Lan&lt;/author&gt;&lt;author&gt;Chung, Cindy K&lt;/author&gt;&lt;author&gt;Hui, Natalie&lt;/author&gt;&lt;author&gt;Lin, Yi-Cheng&lt;/author&gt;&lt;author&gt;Seih, Yi-Tai&lt;/author&gt;&lt;author&gt;Lam, Ben CP&lt;/author&gt;&lt;author&gt;Chen, Wei-Chuan&lt;/author&gt;&lt;author&gt;Bond, Michael H&lt;/author&gt;&lt;author&gt;Pennebaker, James W&lt;/author&gt;&lt;/authors&gt;&lt;/contributors&gt;&lt;titles&gt;&lt;title&gt;The development of the Chinese linguistic inquiry and word count dictionary&lt;/title&gt;&lt;secondary-title&gt;Chinese Journal of Psychology&lt;/secondary-title&gt;&lt;/titles&gt;&lt;periodical&gt;&lt;full-title&gt;Chinese Journal of Psychology&lt;/full-title&gt;&lt;/periodical&gt;&lt;dates&gt;&lt;year&gt;2012&lt;/year&gt;&lt;/dates&gt;&lt;isbn&gt;2218-3361&lt;/isbn&gt;&lt;urls&gt;&lt;/urls&gt;&lt;/record&gt;&lt;/Cite&gt;&lt;/EndNote&gt;</w:instrText>
      </w:r>
      <w:r w:rsidR="006B7618">
        <w:rPr>
          <w:color w:val="000000"/>
        </w:rPr>
        <w:fldChar w:fldCharType="separate"/>
      </w:r>
      <w:r w:rsidR="0039645C">
        <w:rPr>
          <w:noProof/>
          <w:color w:val="000000"/>
        </w:rPr>
        <w:t>(Huang et al., 2012)</w:t>
      </w:r>
      <w:r w:rsidR="006B7618">
        <w:rPr>
          <w:color w:val="000000"/>
        </w:rPr>
        <w:fldChar w:fldCharType="end"/>
      </w:r>
      <w:r w:rsidR="0030357A">
        <w:rPr>
          <w:color w:val="000000"/>
        </w:rPr>
        <w:t xml:space="preserve"> which contains </w:t>
      </w:r>
      <w:r w:rsidR="00A561D0">
        <w:rPr>
          <w:color w:val="000000"/>
        </w:rPr>
        <w:t xml:space="preserve">a </w:t>
      </w:r>
      <w:r w:rsidR="0030357A">
        <w:rPr>
          <w:color w:val="000000"/>
        </w:rPr>
        <w:t>risk expression word list in Chinese</w:t>
      </w:r>
      <w:r w:rsidR="0074551A">
        <w:rPr>
          <w:color w:val="000000"/>
        </w:rPr>
        <w:t xml:space="preserve"> to generate the degree of a post itself related to risk</w:t>
      </w:r>
      <w:r w:rsidR="00720982">
        <w:rPr>
          <w:color w:val="000000"/>
        </w:rPr>
        <w:t>. The degree is calculated by the proportion of the risk-related</w:t>
      </w:r>
      <w:r w:rsidR="0074551A">
        <w:rPr>
          <w:color w:val="000000"/>
        </w:rPr>
        <w:t xml:space="preserve"> </w:t>
      </w:r>
      <w:r w:rsidR="0055611F">
        <w:rPr>
          <w:color w:val="000000"/>
        </w:rPr>
        <w:t xml:space="preserve">words in </w:t>
      </w:r>
      <w:r w:rsidR="00E71D2A">
        <w:rPr>
          <w:color w:val="000000"/>
        </w:rPr>
        <w:t xml:space="preserve">the </w:t>
      </w:r>
      <w:r w:rsidR="0055611F">
        <w:rPr>
          <w:color w:val="000000"/>
        </w:rPr>
        <w:t xml:space="preserve">contents. </w:t>
      </w:r>
      <w:r w:rsidR="00B66A29">
        <w:rPr>
          <w:color w:val="000000"/>
        </w:rPr>
        <w:t xml:space="preserve">Some examples </w:t>
      </w:r>
      <w:r w:rsidR="00D72F8F">
        <w:rPr>
          <w:color w:val="000000"/>
        </w:rPr>
        <w:t xml:space="preserve">of words </w:t>
      </w:r>
      <w:r w:rsidR="00B66A29">
        <w:rPr>
          <w:color w:val="000000"/>
        </w:rPr>
        <w:t>are shown</w:t>
      </w:r>
      <w:r w:rsidR="009E2BC9">
        <w:rPr>
          <w:color w:val="000000"/>
        </w:rPr>
        <w:t xml:space="preserve"> in Table 1. </w:t>
      </w:r>
    </w:p>
    <w:p w14:paraId="0C85B5E0" w14:textId="77777777" w:rsidR="00827A37" w:rsidRDefault="00827A37" w:rsidP="00F144D9">
      <w:pPr>
        <w:pBdr>
          <w:top w:val="nil"/>
          <w:left w:val="nil"/>
          <w:bottom w:val="nil"/>
          <w:right w:val="nil"/>
          <w:between w:val="nil"/>
        </w:pBdr>
        <w:spacing w:line="480" w:lineRule="auto"/>
        <w:rPr>
          <w:color w:val="000000"/>
        </w:rPr>
      </w:pPr>
    </w:p>
    <w:tbl>
      <w:tblPr>
        <w:tblStyle w:val="TableGrid"/>
        <w:tblW w:w="9356" w:type="dxa"/>
        <w:tblBorders>
          <w:left w:val="none" w:sz="0" w:space="0" w:color="auto"/>
          <w:right w:val="none" w:sz="0" w:space="0" w:color="auto"/>
          <w:insideV w:val="none" w:sz="0" w:space="0" w:color="auto"/>
        </w:tblBorders>
        <w:tblLook w:val="04A0" w:firstRow="1" w:lastRow="0" w:firstColumn="1" w:lastColumn="0" w:noHBand="0" w:noVBand="1"/>
      </w:tblPr>
      <w:tblGrid>
        <w:gridCol w:w="1838"/>
        <w:gridCol w:w="2126"/>
        <w:gridCol w:w="5392"/>
      </w:tblGrid>
      <w:tr w:rsidR="00337E69" w:rsidRPr="00337E69" w14:paraId="590EA1B0" w14:textId="77777777" w:rsidTr="000F575D">
        <w:tc>
          <w:tcPr>
            <w:tcW w:w="1838" w:type="dxa"/>
          </w:tcPr>
          <w:p w14:paraId="59ECF8F8" w14:textId="24CA6D75" w:rsidR="001C4612" w:rsidRPr="00D378C1" w:rsidRDefault="001C4612" w:rsidP="00F144D9">
            <w:pPr>
              <w:spacing w:line="360" w:lineRule="auto"/>
              <w:rPr>
                <w:b/>
                <w:bCs/>
                <w:color w:val="000000"/>
                <w:sz w:val="22"/>
                <w:szCs w:val="22"/>
              </w:rPr>
            </w:pPr>
            <w:r w:rsidRPr="00D378C1">
              <w:rPr>
                <w:b/>
                <w:bCs/>
                <w:color w:val="000000"/>
                <w:sz w:val="22"/>
                <w:szCs w:val="22"/>
              </w:rPr>
              <w:t>Word List</w:t>
            </w:r>
          </w:p>
        </w:tc>
        <w:tc>
          <w:tcPr>
            <w:tcW w:w="2126" w:type="dxa"/>
          </w:tcPr>
          <w:p w14:paraId="73182778" w14:textId="24217FB5" w:rsidR="001C4612" w:rsidRPr="00D378C1" w:rsidRDefault="001C4612" w:rsidP="00F144D9">
            <w:pPr>
              <w:spacing w:line="360" w:lineRule="auto"/>
              <w:rPr>
                <w:b/>
                <w:bCs/>
                <w:color w:val="000000"/>
                <w:sz w:val="22"/>
                <w:szCs w:val="22"/>
              </w:rPr>
            </w:pPr>
            <w:r w:rsidRPr="00D378C1">
              <w:rPr>
                <w:b/>
                <w:bCs/>
                <w:color w:val="000000"/>
                <w:sz w:val="22"/>
                <w:szCs w:val="22"/>
              </w:rPr>
              <w:t>Number of Words</w:t>
            </w:r>
          </w:p>
        </w:tc>
        <w:tc>
          <w:tcPr>
            <w:tcW w:w="5392" w:type="dxa"/>
          </w:tcPr>
          <w:p w14:paraId="00AF1D96" w14:textId="09465E72" w:rsidR="001C4612" w:rsidRPr="00D378C1" w:rsidRDefault="001C4612" w:rsidP="00F144D9">
            <w:pPr>
              <w:spacing w:line="360" w:lineRule="auto"/>
              <w:rPr>
                <w:b/>
                <w:bCs/>
                <w:color w:val="000000"/>
                <w:sz w:val="22"/>
                <w:szCs w:val="22"/>
              </w:rPr>
            </w:pPr>
            <w:r w:rsidRPr="00D378C1">
              <w:rPr>
                <w:b/>
                <w:bCs/>
                <w:color w:val="000000"/>
                <w:sz w:val="22"/>
                <w:szCs w:val="22"/>
              </w:rPr>
              <w:t>Examples</w:t>
            </w:r>
          </w:p>
        </w:tc>
      </w:tr>
      <w:tr w:rsidR="00337E69" w:rsidRPr="00337E69" w14:paraId="699BD3A4" w14:textId="77777777" w:rsidTr="000F575D">
        <w:tc>
          <w:tcPr>
            <w:tcW w:w="1838" w:type="dxa"/>
          </w:tcPr>
          <w:p w14:paraId="215DBE7F" w14:textId="6B97D40D" w:rsidR="001C4612" w:rsidRPr="00D378C1" w:rsidRDefault="00061BBB" w:rsidP="00F144D9">
            <w:pPr>
              <w:spacing w:line="360" w:lineRule="auto"/>
              <w:rPr>
                <w:color w:val="000000"/>
                <w:sz w:val="22"/>
                <w:szCs w:val="22"/>
              </w:rPr>
            </w:pPr>
            <w:r w:rsidRPr="00D378C1">
              <w:rPr>
                <w:color w:val="000000"/>
                <w:sz w:val="22"/>
                <w:szCs w:val="22"/>
              </w:rPr>
              <w:t>R</w:t>
            </w:r>
            <w:r w:rsidR="001C4612" w:rsidRPr="00D378C1">
              <w:rPr>
                <w:color w:val="000000"/>
                <w:sz w:val="22"/>
                <w:szCs w:val="22"/>
              </w:rPr>
              <w:t>isk</w:t>
            </w:r>
            <w:r w:rsidRPr="00D378C1">
              <w:rPr>
                <w:color w:val="000000"/>
                <w:sz w:val="22"/>
                <w:szCs w:val="22"/>
              </w:rPr>
              <w:t xml:space="preserve"> (C-LIWC)</w:t>
            </w:r>
          </w:p>
        </w:tc>
        <w:tc>
          <w:tcPr>
            <w:tcW w:w="2126" w:type="dxa"/>
          </w:tcPr>
          <w:p w14:paraId="2461E01C" w14:textId="31F6AB63" w:rsidR="001C4612" w:rsidRPr="00D378C1" w:rsidRDefault="00061BBB" w:rsidP="00F144D9">
            <w:pPr>
              <w:spacing w:line="360" w:lineRule="auto"/>
              <w:rPr>
                <w:color w:val="000000"/>
                <w:sz w:val="22"/>
                <w:szCs w:val="22"/>
              </w:rPr>
            </w:pPr>
            <w:r w:rsidRPr="00D378C1">
              <w:rPr>
                <w:color w:val="000000"/>
                <w:sz w:val="22"/>
                <w:szCs w:val="22"/>
              </w:rPr>
              <w:t>192</w:t>
            </w:r>
          </w:p>
        </w:tc>
        <w:tc>
          <w:tcPr>
            <w:tcW w:w="5392" w:type="dxa"/>
          </w:tcPr>
          <w:p w14:paraId="59DF6112" w14:textId="44953E34" w:rsidR="001C4612" w:rsidRPr="00D378C1" w:rsidRDefault="00061BBB" w:rsidP="00F144D9">
            <w:pPr>
              <w:spacing w:line="360" w:lineRule="auto"/>
              <w:rPr>
                <w:color w:val="000000"/>
                <w:sz w:val="22"/>
                <w:szCs w:val="22"/>
              </w:rPr>
            </w:pPr>
            <w:r w:rsidRPr="00D378C1">
              <w:rPr>
                <w:rFonts w:hint="eastAsia"/>
                <w:color w:val="000000"/>
                <w:sz w:val="22"/>
                <w:szCs w:val="22"/>
              </w:rPr>
              <w:t>不安全</w:t>
            </w:r>
            <w:r w:rsidR="0028703F" w:rsidRPr="00D378C1">
              <w:rPr>
                <w:color w:val="000000"/>
                <w:sz w:val="22"/>
                <w:szCs w:val="22"/>
              </w:rPr>
              <w:t xml:space="preserve"> </w:t>
            </w:r>
            <w:r w:rsidR="004D3CD3" w:rsidRPr="00D378C1">
              <w:rPr>
                <w:color w:val="000000"/>
                <w:sz w:val="22"/>
                <w:szCs w:val="22"/>
              </w:rPr>
              <w:t xml:space="preserve">(unsafe), </w:t>
            </w:r>
            <w:r w:rsidR="004D3CD3" w:rsidRPr="00D378C1">
              <w:rPr>
                <w:rFonts w:hint="eastAsia"/>
                <w:color w:val="000000"/>
                <w:sz w:val="22"/>
                <w:szCs w:val="22"/>
              </w:rPr>
              <w:t>困境</w:t>
            </w:r>
            <w:r w:rsidR="0028703F" w:rsidRPr="00D378C1">
              <w:rPr>
                <w:color w:val="000000"/>
                <w:sz w:val="22"/>
                <w:szCs w:val="22"/>
              </w:rPr>
              <w:t xml:space="preserve"> </w:t>
            </w:r>
            <w:r w:rsidR="004D3CD3" w:rsidRPr="00D378C1">
              <w:rPr>
                <w:color w:val="000000"/>
                <w:sz w:val="22"/>
                <w:szCs w:val="22"/>
              </w:rPr>
              <w:t>(</w:t>
            </w:r>
            <w:r w:rsidR="00CB3E1C">
              <w:rPr>
                <w:color w:val="000000"/>
                <w:sz w:val="22"/>
                <w:szCs w:val="22"/>
              </w:rPr>
              <w:t>plight</w:t>
            </w:r>
            <w:r w:rsidR="004D3CD3" w:rsidRPr="00D378C1">
              <w:rPr>
                <w:color w:val="000000"/>
                <w:sz w:val="22"/>
                <w:szCs w:val="22"/>
              </w:rPr>
              <w:t>),</w:t>
            </w:r>
            <w:r w:rsidR="0028703F" w:rsidRPr="00D378C1">
              <w:rPr>
                <w:color w:val="000000"/>
                <w:sz w:val="22"/>
                <w:szCs w:val="22"/>
              </w:rPr>
              <w:t xml:space="preserve"> </w:t>
            </w:r>
            <w:r w:rsidR="00AF71D8" w:rsidRPr="00D378C1">
              <w:rPr>
                <w:rFonts w:hint="eastAsia"/>
                <w:color w:val="000000"/>
                <w:sz w:val="22"/>
                <w:szCs w:val="22"/>
              </w:rPr>
              <w:t>严重</w:t>
            </w:r>
            <w:r w:rsidR="00B4322B" w:rsidRPr="00D378C1">
              <w:rPr>
                <w:color w:val="000000"/>
                <w:sz w:val="22"/>
                <w:szCs w:val="22"/>
              </w:rPr>
              <w:t xml:space="preserve"> (severe),</w:t>
            </w:r>
            <w:r w:rsidR="0028703F" w:rsidRPr="00D378C1">
              <w:rPr>
                <w:color w:val="000000"/>
                <w:sz w:val="22"/>
                <w:szCs w:val="22"/>
              </w:rPr>
              <w:t xml:space="preserve"> </w:t>
            </w:r>
            <w:r w:rsidR="00AF71D8" w:rsidRPr="00D378C1">
              <w:rPr>
                <w:rFonts w:hint="eastAsia"/>
                <w:color w:val="000000"/>
                <w:sz w:val="22"/>
                <w:szCs w:val="22"/>
              </w:rPr>
              <w:t>保卫</w:t>
            </w:r>
            <w:r w:rsidR="0028703F" w:rsidRPr="00D378C1">
              <w:rPr>
                <w:color w:val="000000"/>
                <w:sz w:val="22"/>
                <w:szCs w:val="22"/>
              </w:rPr>
              <w:t xml:space="preserve"> </w:t>
            </w:r>
            <w:r w:rsidR="00B4322B" w:rsidRPr="00D378C1">
              <w:rPr>
                <w:color w:val="000000"/>
                <w:sz w:val="22"/>
                <w:szCs w:val="22"/>
              </w:rPr>
              <w:t xml:space="preserve">(defend), </w:t>
            </w:r>
            <w:r w:rsidR="00AF71D8" w:rsidRPr="00D378C1">
              <w:rPr>
                <w:rFonts w:hint="eastAsia"/>
                <w:color w:val="000000"/>
                <w:sz w:val="22"/>
                <w:szCs w:val="22"/>
              </w:rPr>
              <w:t>冒险</w:t>
            </w:r>
            <w:r w:rsidR="0028703F" w:rsidRPr="00D378C1">
              <w:rPr>
                <w:color w:val="000000"/>
                <w:sz w:val="22"/>
                <w:szCs w:val="22"/>
              </w:rPr>
              <w:t xml:space="preserve"> (</w:t>
            </w:r>
            <w:r w:rsidR="00CB3E1C">
              <w:rPr>
                <w:color w:val="000000"/>
                <w:sz w:val="22"/>
                <w:szCs w:val="22"/>
              </w:rPr>
              <w:t>take risk</w:t>
            </w:r>
            <w:r w:rsidR="0028703F" w:rsidRPr="00D378C1">
              <w:rPr>
                <w:color w:val="000000"/>
                <w:sz w:val="22"/>
                <w:szCs w:val="22"/>
              </w:rPr>
              <w:t xml:space="preserve">), </w:t>
            </w:r>
            <w:r w:rsidR="00AF71D8" w:rsidRPr="00D378C1">
              <w:rPr>
                <w:rFonts w:hint="eastAsia"/>
                <w:color w:val="000000"/>
                <w:sz w:val="22"/>
                <w:szCs w:val="22"/>
              </w:rPr>
              <w:t>危机</w:t>
            </w:r>
            <w:r w:rsidR="0028703F" w:rsidRPr="00D378C1">
              <w:rPr>
                <w:color w:val="000000"/>
                <w:sz w:val="22"/>
                <w:szCs w:val="22"/>
              </w:rPr>
              <w:t xml:space="preserve"> (crisis)</w:t>
            </w:r>
            <w:r w:rsidR="0081251E" w:rsidRPr="00D378C1">
              <w:rPr>
                <w:color w:val="000000"/>
                <w:sz w:val="22"/>
                <w:szCs w:val="22"/>
              </w:rPr>
              <w:t>,</w:t>
            </w:r>
            <w:r w:rsidR="0081251E">
              <w:rPr>
                <w:color w:val="000000"/>
                <w:sz w:val="22"/>
                <w:szCs w:val="22"/>
              </w:rPr>
              <w:t xml:space="preserve"> </w:t>
            </w:r>
            <w:r w:rsidR="004D3CD3" w:rsidRPr="00D378C1">
              <w:rPr>
                <w:rFonts w:hint="eastAsia"/>
                <w:color w:val="000000"/>
                <w:sz w:val="22"/>
                <w:szCs w:val="22"/>
              </w:rPr>
              <w:t>可怕</w:t>
            </w:r>
            <w:r w:rsidR="0028703F" w:rsidRPr="00D378C1">
              <w:rPr>
                <w:color w:val="000000"/>
                <w:sz w:val="22"/>
                <w:szCs w:val="22"/>
              </w:rPr>
              <w:t>(horrible)</w:t>
            </w:r>
            <w:r w:rsidR="0081251E" w:rsidRPr="00D378C1">
              <w:rPr>
                <w:color w:val="000000"/>
                <w:sz w:val="22"/>
                <w:szCs w:val="22"/>
              </w:rPr>
              <w:t>,</w:t>
            </w:r>
            <w:r w:rsidR="0081251E">
              <w:rPr>
                <w:color w:val="000000"/>
                <w:sz w:val="22"/>
                <w:szCs w:val="22"/>
              </w:rPr>
              <w:t xml:space="preserve"> </w:t>
            </w:r>
            <w:r w:rsidR="004D3CD3" w:rsidRPr="00D378C1">
              <w:rPr>
                <w:rFonts w:hint="eastAsia"/>
                <w:color w:val="000000"/>
                <w:sz w:val="22"/>
                <w:szCs w:val="22"/>
              </w:rPr>
              <w:t>后果</w:t>
            </w:r>
            <w:r w:rsidR="0028703F" w:rsidRPr="00D378C1">
              <w:rPr>
                <w:color w:val="000000"/>
                <w:sz w:val="22"/>
                <w:szCs w:val="22"/>
              </w:rPr>
              <w:t xml:space="preserve"> (consequence), ……</w:t>
            </w:r>
          </w:p>
        </w:tc>
      </w:tr>
    </w:tbl>
    <w:p w14:paraId="09D1AEB6" w14:textId="1E30ED9B" w:rsidR="00471EF6" w:rsidDel="007C0DC4" w:rsidRDefault="00B719FE" w:rsidP="00EC1B82">
      <w:pPr>
        <w:pBdr>
          <w:top w:val="nil"/>
          <w:left w:val="nil"/>
          <w:bottom w:val="nil"/>
          <w:right w:val="nil"/>
          <w:between w:val="nil"/>
        </w:pBdr>
        <w:spacing w:line="480" w:lineRule="auto"/>
        <w:jc w:val="center"/>
        <w:rPr>
          <w:del w:id="92" w:author="Author"/>
          <w:rFonts w:eastAsia="Arial"/>
          <w:b/>
        </w:rPr>
      </w:pPr>
      <w:r w:rsidRPr="00B22A06">
        <w:rPr>
          <w:rFonts w:eastAsia="Arial"/>
          <w:b/>
        </w:rPr>
        <w:t xml:space="preserve">Table 1. </w:t>
      </w:r>
      <w:r>
        <w:rPr>
          <w:rFonts w:eastAsia="Arial"/>
          <w:b/>
        </w:rPr>
        <w:t>Risk expression word list</w:t>
      </w:r>
      <w:r w:rsidRPr="00B22A06">
        <w:rPr>
          <w:rFonts w:eastAsia="Arial"/>
          <w:b/>
        </w:rPr>
        <w:t>.</w:t>
      </w:r>
    </w:p>
    <w:p w14:paraId="561802BD" w14:textId="77777777" w:rsidR="00827A37" w:rsidRPr="00D378C1" w:rsidRDefault="00827A37" w:rsidP="007C0DC4">
      <w:pPr>
        <w:pBdr>
          <w:top w:val="nil"/>
          <w:left w:val="nil"/>
          <w:bottom w:val="nil"/>
          <w:right w:val="nil"/>
          <w:between w:val="nil"/>
        </w:pBdr>
        <w:spacing w:line="480" w:lineRule="auto"/>
        <w:jc w:val="center"/>
        <w:rPr>
          <w:color w:val="000000"/>
        </w:rPr>
      </w:pPr>
    </w:p>
    <w:p w14:paraId="3F6B4E78" w14:textId="6BF372F7" w:rsidR="00D72F8F" w:rsidRDefault="00D72F8F" w:rsidP="00F144D9">
      <w:pPr>
        <w:spacing w:line="480" w:lineRule="auto"/>
      </w:pPr>
      <w:r>
        <w:t xml:space="preserve">The event-level risk expression is represented by averaging the post-level risk expression proportion. </w:t>
      </w:r>
    </w:p>
    <w:p w14:paraId="12AE2EE2" w14:textId="2EB86CCB" w:rsidR="00D72F8F" w:rsidRPr="004905EF" w:rsidDel="007C0DC4" w:rsidRDefault="00000000" w:rsidP="007C0DC4">
      <w:pPr>
        <w:pStyle w:val="BodyText"/>
        <w:spacing w:line="480" w:lineRule="auto"/>
        <w:jc w:val="center"/>
        <w:rPr>
          <w:del w:id="93" w:author="Author"/>
          <w:sz w:val="24"/>
          <w:szCs w:val="24"/>
          <w:lang w:eastAsia="zh-CN"/>
        </w:rPr>
      </w:pPr>
      <m:oMath>
        <m:sSub>
          <m:sSubPr>
            <m:ctrlPr>
              <w:rPr>
                <w:rFonts w:ascii="Cambria Math" w:hAnsi="Cambria Math"/>
                <w:sz w:val="24"/>
                <w:szCs w:val="24"/>
                <w:lang w:eastAsia="zh-CN"/>
              </w:rPr>
            </m:ctrlPr>
          </m:sSubPr>
          <m:e>
            <m:r>
              <w:rPr>
                <w:rFonts w:ascii="Cambria Math" w:hAnsi="Cambria Math"/>
                <w:sz w:val="24"/>
                <w:szCs w:val="24"/>
                <w:lang w:eastAsia="zh-CN"/>
              </w:rPr>
              <m:t>Risk Expression</m:t>
            </m:r>
          </m:e>
          <m:sub>
            <m:r>
              <w:rPr>
                <w:rFonts w:ascii="Cambria Math" w:hAnsi="Cambria Math"/>
                <w:sz w:val="24"/>
                <w:szCs w:val="24"/>
                <w:lang w:eastAsia="zh-CN"/>
              </w:rPr>
              <m:t>event-level</m:t>
            </m:r>
          </m:sub>
        </m:sSub>
        <m:r>
          <m:rPr>
            <m:sty m:val="p"/>
          </m:rPr>
          <w:rPr>
            <w:rFonts w:ascii="Cambria Math" w:hAnsi="Cambria Math"/>
            <w:sz w:val="24"/>
            <w:szCs w:val="24"/>
            <w:lang w:eastAsia="zh-CN"/>
          </w:rPr>
          <m:t>=</m:t>
        </m:r>
        <m:f>
          <m:fPr>
            <m:ctrlPr>
              <w:rPr>
                <w:rFonts w:ascii="Cambria Math" w:hAnsi="Cambria Math"/>
                <w:sz w:val="24"/>
                <w:szCs w:val="24"/>
                <w:lang w:eastAsia="zh-CN"/>
              </w:rPr>
            </m:ctrlPr>
          </m:fPr>
          <m:num>
            <m:nary>
              <m:naryPr>
                <m:chr m:val="∑"/>
                <m:limLoc m:val="undOvr"/>
                <m:subHide m:val="1"/>
                <m:supHide m:val="1"/>
                <m:ctrlPr>
                  <w:rPr>
                    <w:rFonts w:ascii="Cambria Math" w:hAnsi="Cambria Math"/>
                    <w:sz w:val="24"/>
                    <w:szCs w:val="24"/>
                    <w:lang w:eastAsia="zh-CN"/>
                  </w:rPr>
                </m:ctrlPr>
              </m:naryPr>
              <m:sub/>
              <m:sup/>
              <m:e>
                <m:sSub>
                  <m:sSubPr>
                    <m:ctrlPr>
                      <w:rPr>
                        <w:rFonts w:ascii="Cambria Math" w:hAnsi="Cambria Math"/>
                        <w:sz w:val="24"/>
                        <w:szCs w:val="24"/>
                        <w:lang w:eastAsia="zh-CN"/>
                      </w:rPr>
                    </m:ctrlPr>
                  </m:sSubPr>
                  <m:e>
                    <m:r>
                      <w:rPr>
                        <w:rFonts w:ascii="Cambria Math" w:hAnsi="Cambria Math"/>
                        <w:sz w:val="24"/>
                        <w:szCs w:val="24"/>
                        <w:lang w:eastAsia="zh-CN"/>
                      </w:rPr>
                      <m:t xml:space="preserve">Risk Expression </m:t>
                    </m:r>
                  </m:e>
                  <m:sub>
                    <m:r>
                      <w:rPr>
                        <w:rFonts w:ascii="Cambria Math" w:hAnsi="Cambria Math"/>
                        <w:sz w:val="24"/>
                        <w:szCs w:val="24"/>
                        <w:lang w:eastAsia="zh-CN"/>
                      </w:rPr>
                      <m:t>post-level</m:t>
                    </m:r>
                  </m:sub>
                </m:sSub>
              </m:e>
            </m:nary>
          </m:num>
          <m:den>
            <m:r>
              <m:rPr>
                <m:sty m:val="p"/>
              </m:rPr>
              <w:rPr>
                <w:rFonts w:ascii="Cambria Math" w:hAnsi="Cambria Math"/>
                <w:sz w:val="24"/>
                <w:szCs w:val="24"/>
                <w:lang w:eastAsia="zh-CN"/>
              </w:rPr>
              <m:t>Total number of posts for the event</m:t>
            </m:r>
          </m:den>
        </m:f>
        <m:r>
          <w:rPr>
            <w:rFonts w:ascii="Cambria Math" w:hAnsi="Cambria Math"/>
            <w:sz w:val="24"/>
            <w:szCs w:val="24"/>
            <w:lang w:eastAsia="zh-CN"/>
          </w:rPr>
          <m:t xml:space="preserve"> </m:t>
        </m:r>
      </m:oMath>
      <w:r w:rsidR="00D72F8F" w:rsidRPr="00D060CB">
        <w:rPr>
          <w:sz w:val="24"/>
          <w:szCs w:val="24"/>
          <w:lang w:eastAsia="zh-CN"/>
        </w:rPr>
        <w:t xml:space="preserve">             </w:t>
      </w:r>
      <w:r w:rsidR="00F97733">
        <w:rPr>
          <w:sz w:val="24"/>
          <w:szCs w:val="24"/>
          <w:lang w:eastAsia="zh-CN"/>
        </w:rPr>
        <w:tab/>
      </w:r>
      <w:r w:rsidR="00D72F8F" w:rsidRPr="00D060CB">
        <w:rPr>
          <w:sz w:val="24"/>
          <w:szCs w:val="24"/>
          <w:lang w:eastAsia="zh-CN"/>
        </w:rPr>
        <w:t xml:space="preserve">   </w:t>
      </w:r>
      <w:r w:rsidR="00D72F8F" w:rsidRPr="004905EF">
        <w:rPr>
          <w:sz w:val="24"/>
          <w:szCs w:val="24"/>
          <w:lang w:eastAsia="zh-CN"/>
        </w:rPr>
        <w:t>(</w:t>
      </w:r>
      <w:r w:rsidR="00D72F8F">
        <w:rPr>
          <w:sz w:val="24"/>
          <w:szCs w:val="24"/>
          <w:lang w:eastAsia="zh-CN"/>
        </w:rPr>
        <w:t>4</w:t>
      </w:r>
      <w:r w:rsidR="00D72F8F" w:rsidRPr="004905EF">
        <w:rPr>
          <w:sz w:val="24"/>
          <w:szCs w:val="24"/>
          <w:lang w:eastAsia="zh-CN"/>
        </w:rPr>
        <w:t>)</w:t>
      </w:r>
    </w:p>
    <w:p w14:paraId="57FA7BC6" w14:textId="77777777" w:rsidR="00D72F8F" w:rsidRDefault="00D72F8F">
      <w:pPr>
        <w:pStyle w:val="BodyText"/>
        <w:spacing w:line="480" w:lineRule="auto"/>
        <w:jc w:val="center"/>
        <w:pPrChange w:id="94" w:author="Author">
          <w:pPr>
            <w:pBdr>
              <w:top w:val="nil"/>
              <w:left w:val="nil"/>
              <w:bottom w:val="nil"/>
              <w:right w:val="nil"/>
              <w:between w:val="nil"/>
            </w:pBdr>
            <w:spacing w:line="480" w:lineRule="auto"/>
          </w:pPr>
        </w:pPrChange>
      </w:pPr>
    </w:p>
    <w:p w14:paraId="638BB140" w14:textId="674C98B6" w:rsidR="00562BA7" w:rsidRDefault="00DB166D" w:rsidP="00F144D9">
      <w:pPr>
        <w:keepNext/>
        <w:pBdr>
          <w:top w:val="nil"/>
          <w:left w:val="nil"/>
          <w:bottom w:val="nil"/>
          <w:right w:val="nil"/>
          <w:between w:val="nil"/>
        </w:pBdr>
        <w:spacing w:line="480" w:lineRule="auto"/>
        <w:rPr>
          <w:color w:val="000000"/>
        </w:rPr>
      </w:pPr>
      <w:r w:rsidRPr="00B22A06">
        <w:rPr>
          <w:b/>
        </w:rPr>
        <w:t>3</w:t>
      </w:r>
      <w:r w:rsidR="00FC4643" w:rsidRPr="00B22A06">
        <w:rPr>
          <w:b/>
          <w:color w:val="000000"/>
        </w:rPr>
        <w:t>.1.</w:t>
      </w:r>
      <w:r w:rsidR="00892250">
        <w:rPr>
          <w:b/>
          <w:color w:val="000000"/>
        </w:rPr>
        <w:t>3</w:t>
      </w:r>
      <w:r w:rsidR="00FC4643" w:rsidRPr="00B22A06">
        <w:rPr>
          <w:b/>
          <w:color w:val="000000"/>
        </w:rPr>
        <w:t xml:space="preserve">. </w:t>
      </w:r>
      <w:r w:rsidR="00EB7018" w:rsidRPr="00B22A06">
        <w:rPr>
          <w:b/>
          <w:color w:val="000000"/>
        </w:rPr>
        <w:t>Influence</w:t>
      </w:r>
      <w:r w:rsidR="00D532E5">
        <w:rPr>
          <w:color w:val="000000"/>
        </w:rPr>
        <w:t xml:space="preserve"> </w:t>
      </w:r>
    </w:p>
    <w:p w14:paraId="6E1B3395" w14:textId="008B782E" w:rsidR="004B70DA" w:rsidRPr="00B22A06" w:rsidRDefault="004B70DA" w:rsidP="00F144D9">
      <w:pPr>
        <w:spacing w:line="480" w:lineRule="auto"/>
      </w:pPr>
      <w:r>
        <w:rPr>
          <w:rFonts w:hint="eastAsia"/>
        </w:rPr>
        <w:t>I</w:t>
      </w:r>
      <w:r>
        <w:t xml:space="preserve">nfluence is measured by the number of users </w:t>
      </w:r>
      <w:r w:rsidR="004B736A">
        <w:t>who</w:t>
      </w:r>
      <w:r>
        <w:t xml:space="preserve"> have the potential to see the post content. We include both post information and the corresponding user information to calculate the event influence. Based on previous research, verified celebrities and authorities are more influential </w:t>
      </w:r>
      <w:r>
        <w:lastRenderedPageBreak/>
        <w:t xml:space="preserve">and evidence shows that verified authorities’ social media content is more likely to be seem due to their owning large networks </w:t>
      </w:r>
      <w:r>
        <w:rPr>
          <w:color w:val="000000"/>
        </w:rPr>
        <w:fldChar w:fldCharType="begin"/>
      </w:r>
      <w:r>
        <w:rPr>
          <w:color w:val="000000"/>
        </w:rPr>
        <w:instrText xml:space="preserve"> ADDIN EN.CITE &lt;EndNote&gt;&lt;Cite&gt;&lt;Author&gt;Yoo&lt;/Author&gt;&lt;Year&gt;2019&lt;/Year&gt;&lt;RecNum&gt;71&lt;/RecNum&gt;&lt;DisplayText&gt;(Cheong &amp;amp; Cheong, 2011; Yoo et al., 2019)&lt;/DisplayText&gt;&lt;record&gt;&lt;rec-number&gt;71&lt;/rec-number&gt;&lt;foreign-keys&gt;&lt;key app="EN" db-id="2t0w2ffe2ewzsaea5w2pds9esv595e59s5at" timestamp="1677077634" guid="157d26d6-8ad4-4b2c-bb60-18ef2c110c61"&gt;71&lt;/key&gt;&lt;/foreign-keys&gt;&lt;ref-type name="Journal Article"&gt;17&lt;/ref-type&gt;&lt;contributors&gt;&lt;authors&gt;&lt;author&gt;Yoo, Eunae&lt;/author&gt;&lt;author&gt;Gu, Bin&lt;/author&gt;&lt;author&gt;Rabinovich, Elliot&lt;/author&gt;&lt;/authors&gt;&lt;/contributors&gt;&lt;titles&gt;&lt;title&gt;Diffusion on social media platforms: A point process model for interaction among similar content&lt;/title&gt;&lt;secondary-title&gt;Journal of Management Information Systems&lt;/secondary-title&gt;&lt;/titles&gt;&lt;periodical&gt;&lt;full-title&gt;Journal of management information systems&lt;/full-title&gt;&lt;/periodical&gt;&lt;pages&gt;1105-1141&lt;/pages&gt;&lt;volume&gt;36&lt;/volume&gt;&lt;number&gt;4&lt;/number&gt;&lt;dates&gt;&lt;year&gt;2019&lt;/year&gt;&lt;/dates&gt;&lt;isbn&gt;0742-1222&lt;/isbn&gt;&lt;urls&gt;&lt;/urls&gt;&lt;/record&gt;&lt;/Cite&gt;&lt;Cite&gt;&lt;Author&gt;Cheong&lt;/Author&gt;&lt;Year&gt;2011&lt;/Year&gt;&lt;RecNum&gt;70&lt;/RecNum&gt;&lt;record&gt;&lt;rec-number&gt;70&lt;/rec-number&gt;&lt;foreign-keys&gt;&lt;key app="EN" db-id="2t0w2ffe2ewzsaea5w2pds9esv595e59s5at" timestamp="1677077634" guid="97156848-09b1-472e-b5d8-fda9e2a67279"&gt;70&lt;/key&gt;&lt;/foreign-keys&gt;&lt;ref-type name="Conference Proceedings"&gt;10&lt;/ref-type&gt;&lt;contributors&gt;&lt;authors&gt;&lt;author&gt;Cheong, France&lt;/author&gt;&lt;author&gt;Cheong, Christopher&lt;/author&gt;&lt;/authors&gt;&lt;/contributors&gt;&lt;titles&gt;&lt;title&gt;Social media data mining: a social network analysis of tweets during the Australian 2010-2011 Australian floods&lt;/title&gt;&lt;secondary-title&gt;PACIS 2011-15th Pacific Asia Conference on Information Systems: Quality Research in Pacific&lt;/secondary-title&gt;&lt;/titles&gt;&lt;pages&gt;1-16&lt;/pages&gt;&lt;dates&gt;&lt;year&gt;2011&lt;/year&gt;&lt;/dates&gt;&lt;publisher&gt;Queensland University of Technology&lt;/publisher&gt;&lt;isbn&gt;1864356448&lt;/isbn&gt;&lt;urls&gt;&lt;/urls&gt;&lt;/record&gt;&lt;/Cite&gt;&lt;/EndNote&gt;</w:instrText>
      </w:r>
      <w:r>
        <w:rPr>
          <w:color w:val="000000"/>
        </w:rPr>
        <w:fldChar w:fldCharType="separate"/>
      </w:r>
      <w:r>
        <w:rPr>
          <w:noProof/>
          <w:color w:val="000000"/>
        </w:rPr>
        <w:t>(Cheong &amp; Cheong, 2011; Yoo et al., 2019)</w:t>
      </w:r>
      <w:r>
        <w:rPr>
          <w:color w:val="000000"/>
        </w:rPr>
        <w:fldChar w:fldCharType="end"/>
      </w:r>
      <w:r>
        <w:t xml:space="preserve">. </w:t>
      </w:r>
      <w:r w:rsidRPr="00B22A06">
        <w:rPr>
          <w:color w:val="000000"/>
        </w:rPr>
        <w:t>Then, the influence of an event is calculated by the average influence score of its posts.</w:t>
      </w:r>
      <w:r>
        <w:rPr>
          <w:color w:val="000000"/>
        </w:rPr>
        <w:t xml:space="preserve"> Therefore, in our model, combining the judgment from experts, the individual verified users are coded as 1 and the verified authorities (official accounts) are coded as 2 because their posts are more likely to be seen. Also, the non-creator-related post characteristics such as repost number and like number are also used by researchers to evaluate the virality of content </w:t>
      </w:r>
      <w:r w:rsidRPr="00B22A06">
        <w:rPr>
          <w:color w:val="000000"/>
        </w:rPr>
        <w:fldChar w:fldCharType="begin">
          <w:fldData xml:space="preserve">PEVuZE5vdGU+PENpdGU+PEF1dGhvcj5BcmFsPC9BdXRob3I+PFllYXI+MjAxMjwvWWVhcj48UmVj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=
</w:fldData>
        </w:fldChar>
      </w:r>
      <w:r>
        <w:rPr>
          <w:color w:val="000000"/>
        </w:rPr>
        <w:instrText xml:space="preserve"> ADDIN EN.CITE </w:instrText>
      </w:r>
      <w:r>
        <w:rPr>
          <w:color w:val="000000"/>
        </w:rPr>
        <w:fldChar w:fldCharType="begin">
          <w:fldData xml:space="preserve">PEVuZE5vdGU+PENpdGU+PEF1dGhvcj5BcmFsPC9BdXRob3I+PFllYXI+MjAxMjwvWWVhcj48UmVj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=
</w:fldData>
        </w:fldChar>
      </w:r>
      <w:r>
        <w:rPr>
          <w:color w:val="000000"/>
        </w:rPr>
        <w:instrText xml:space="preserve"> ADDIN EN.CITE.DATA </w:instrText>
      </w:r>
      <w:r>
        <w:rPr>
          <w:color w:val="000000"/>
        </w:rPr>
      </w:r>
      <w:r>
        <w:rPr>
          <w:color w:val="000000"/>
        </w:rPr>
        <w:fldChar w:fldCharType="end"/>
      </w:r>
      <w:r w:rsidRPr="00B22A06">
        <w:rPr>
          <w:color w:val="000000"/>
        </w:rPr>
      </w:r>
      <w:r w:rsidRPr="00B22A06">
        <w:rPr>
          <w:color w:val="000000"/>
        </w:rPr>
        <w:fldChar w:fldCharType="separate"/>
      </w:r>
      <w:r>
        <w:rPr>
          <w:noProof/>
          <w:color w:val="000000"/>
        </w:rPr>
        <w:t>(Aral &amp; Walker, 2012; Han, Lappas, &amp; Sabnis, 2020; Stieglitz &amp; Dang-Xuan, 2012)</w:t>
      </w:r>
      <w:r w:rsidRPr="00B22A06">
        <w:rPr>
          <w:color w:val="000000"/>
        </w:rPr>
        <w:fldChar w:fldCharType="end"/>
      </w:r>
      <w:r>
        <w:rPr>
          <w:color w:val="000000"/>
        </w:rPr>
        <w:t>. Under the premise that the users who learned the specific post information because of the creator’s identity and the users who learned the information because of the post itself are independent groups of users</w:t>
      </w:r>
      <w:r w:rsidR="00917F18">
        <w:rPr>
          <w:color w:val="000000"/>
        </w:rPr>
        <w:t>,</w:t>
      </w:r>
      <w:r>
        <w:rPr>
          <w:color w:val="000000"/>
        </w:rPr>
        <w:t xml:space="preserve"> </w:t>
      </w:r>
      <w:r>
        <w:t xml:space="preserve">the </w:t>
      </w:r>
      <w:r w:rsidRPr="00B22A06">
        <w:t xml:space="preserve">influence of </w:t>
      </w:r>
      <w:r w:rsidR="00917F18">
        <w:t xml:space="preserve">an </w:t>
      </w:r>
      <w:r w:rsidRPr="00B22A06">
        <w:t>event</w:t>
      </w:r>
      <w:r>
        <w:t xml:space="preserve"> is</w:t>
      </w:r>
      <w:r w:rsidRPr="00B22A06">
        <w:t xml:space="preserve"> </w:t>
      </w:r>
      <w:r w:rsidR="00917F18">
        <w:t xml:space="preserve">calculated </w:t>
      </w:r>
      <w:r w:rsidRPr="00B22A06">
        <w:t>as follows:</w:t>
      </w:r>
      <w:r w:rsidDel="00FE04E1">
        <w:t xml:space="preserve"> </w:t>
      </w:r>
    </w:p>
    <w:p w14:paraId="2496C39E" w14:textId="463D5A39" w:rsidR="004B70DA" w:rsidRPr="00D378C1" w:rsidDel="00D639C1" w:rsidRDefault="004B70DA">
      <w:pPr>
        <w:pStyle w:val="BodyText"/>
        <w:spacing w:line="480" w:lineRule="auto"/>
        <w:ind w:firstLine="0"/>
        <w:rPr>
          <w:del w:id="95" w:author="Author"/>
        </w:rPr>
        <w:pPrChange w:id="96" w:author="Author">
          <w:pPr>
            <w:pStyle w:val="BodyText"/>
            <w:spacing w:line="480" w:lineRule="auto"/>
          </w:pPr>
        </w:pPrChange>
      </w:pPr>
      <m:oMath>
        <m:r>
          <w:rPr>
            <w:rFonts w:ascii="Cambria Math" w:hAnsi="Cambria Math"/>
            <w:sz w:val="24"/>
            <w:szCs w:val="24"/>
            <w:lang w:eastAsia="zh-CN"/>
          </w:rPr>
          <m:t xml:space="preserve">Event </m:t>
        </m:r>
        <m:sSub>
          <m:sSubPr>
            <m:ctrlPr>
              <w:rPr>
                <w:rFonts w:ascii="Cambria Math" w:hAnsi="Cambria Math"/>
                <w:sz w:val="24"/>
                <w:szCs w:val="24"/>
                <w:lang w:eastAsia="zh-CN"/>
              </w:rPr>
            </m:ctrlPr>
          </m:sSubPr>
          <m:e>
            <m:r>
              <w:rPr>
                <w:rFonts w:ascii="Cambria Math" w:hAnsi="Cambria Math"/>
                <w:sz w:val="24"/>
                <w:szCs w:val="24"/>
                <w:lang w:eastAsia="zh-CN"/>
              </w:rPr>
              <m:t>Influence</m:t>
            </m:r>
          </m:e>
          <m:sub>
            <m:r>
              <m:rPr>
                <m:sty m:val="p"/>
              </m:rPr>
              <w:rPr>
                <w:rFonts w:ascii="Cambria Math" w:hAnsi="Cambria Math"/>
                <w:sz w:val="24"/>
                <w:szCs w:val="24"/>
                <w:lang w:eastAsia="zh-CN"/>
              </w:rPr>
              <m:t xml:space="preserve"> </m:t>
            </m:r>
          </m:sub>
        </m:sSub>
        <m:r>
          <m:rPr>
            <m:sty m:val="p"/>
          </m:rPr>
          <w:rPr>
            <w:rFonts w:ascii="Cambria Math" w:hAnsi="Cambria Math"/>
            <w:sz w:val="24"/>
            <w:szCs w:val="24"/>
            <w:lang w:eastAsia="zh-CN"/>
          </w:rPr>
          <m:t>=</m:t>
        </m:r>
        <m:f>
          <m:fPr>
            <m:ctrlPr>
              <w:rPr>
                <w:rFonts w:ascii="Cambria Math" w:hAnsi="Cambria Math"/>
                <w:i/>
                <w:sz w:val="24"/>
                <w:szCs w:val="24"/>
                <w:lang w:eastAsia="zh-CN"/>
              </w:rPr>
            </m:ctrlPr>
          </m:fPr>
          <m:num>
            <m:nary>
              <m:naryPr>
                <m:chr m:val="∑"/>
                <m:limLoc m:val="undOvr"/>
                <m:subHide m:val="1"/>
                <m:supHide m:val="1"/>
                <m:ctrlPr>
                  <w:rPr>
                    <w:rFonts w:ascii="Cambria Math" w:hAnsi="Cambria Math"/>
                    <w:i/>
                    <w:sz w:val="24"/>
                    <w:szCs w:val="24"/>
                    <w:lang w:eastAsia="zh-CN"/>
                  </w:rPr>
                </m:ctrlPr>
              </m:naryPr>
              <m:sub/>
              <m:sup/>
              <m:e>
                <m:r>
                  <w:rPr>
                    <w:rFonts w:ascii="Cambria Math" w:hAnsi="Cambria Math"/>
                    <w:sz w:val="24"/>
                    <w:szCs w:val="24"/>
                    <w:lang w:eastAsia="zh-CN"/>
                  </w:rPr>
                  <m:t>(Verification Index * number of followers+repost number+like number)</m:t>
                </m:r>
              </m:e>
            </m:nary>
          </m:num>
          <m:den>
            <m:r>
              <w:rPr>
                <w:rFonts w:ascii="Cambria Math" w:hAnsi="Cambria Math"/>
                <w:sz w:val="24"/>
                <w:szCs w:val="24"/>
                <w:lang w:eastAsia="zh-CN"/>
              </w:rPr>
              <m:t>Total number of posts for the event</m:t>
            </m:r>
          </m:den>
        </m:f>
      </m:oMath>
      <w:r w:rsidRPr="00B22A06">
        <w:rPr>
          <w:sz w:val="24"/>
          <w:szCs w:val="24"/>
          <w:lang w:eastAsia="zh-CN"/>
        </w:rPr>
        <w:t xml:space="preserve">     (</w:t>
      </w:r>
      <w:r>
        <w:rPr>
          <w:sz w:val="24"/>
          <w:szCs w:val="24"/>
          <w:lang w:eastAsia="zh-CN"/>
        </w:rPr>
        <w:t>5</w:t>
      </w:r>
      <w:r w:rsidRPr="00B22A06">
        <w:rPr>
          <w:sz w:val="24"/>
          <w:szCs w:val="24"/>
          <w:lang w:eastAsia="zh-CN"/>
        </w:rPr>
        <w:t>)</w:t>
      </w:r>
    </w:p>
    <w:p w14:paraId="2DDF4E01" w14:textId="77777777" w:rsidR="00827A37" w:rsidRDefault="00827A37">
      <w:pPr>
        <w:pStyle w:val="BodyText"/>
        <w:spacing w:line="480" w:lineRule="auto"/>
        <w:ind w:firstLine="0"/>
        <w:pPrChange w:id="97" w:author="Author">
          <w:pPr>
            <w:pStyle w:val="Heading2"/>
            <w:spacing w:after="0" w:line="480" w:lineRule="auto"/>
          </w:pPr>
        </w:pPrChange>
      </w:pPr>
    </w:p>
    <w:p w14:paraId="015B8077" w14:textId="45A0335D" w:rsidR="00140C12" w:rsidRPr="00B22A06" w:rsidRDefault="00140C12" w:rsidP="00F144D9">
      <w:pPr>
        <w:pStyle w:val="Heading2"/>
        <w:spacing w:after="0" w:line="480" w:lineRule="auto"/>
        <w:rPr>
          <w:sz w:val="24"/>
          <w:szCs w:val="24"/>
        </w:rPr>
      </w:pPr>
      <w:r w:rsidRPr="00B22A06">
        <w:rPr>
          <w:sz w:val="24"/>
          <w:szCs w:val="24"/>
        </w:rPr>
        <w:t>3.</w:t>
      </w:r>
      <w:r>
        <w:rPr>
          <w:sz w:val="24"/>
          <w:szCs w:val="24"/>
        </w:rPr>
        <w:t>2</w:t>
      </w:r>
      <w:r w:rsidRPr="00B22A06">
        <w:rPr>
          <w:sz w:val="24"/>
          <w:szCs w:val="24"/>
        </w:rPr>
        <w:t xml:space="preserve">. </w:t>
      </w:r>
      <w:r>
        <w:rPr>
          <w:sz w:val="24"/>
          <w:szCs w:val="24"/>
        </w:rPr>
        <w:t>Matrix Grading</w:t>
      </w:r>
    </w:p>
    <w:p w14:paraId="099641F3" w14:textId="2D6E8791" w:rsidR="005A10F0" w:rsidRPr="00B22A06" w:rsidRDefault="00AD72E0" w:rsidP="00F144D9">
      <w:pPr>
        <w:pBdr>
          <w:top w:val="nil"/>
          <w:left w:val="nil"/>
          <w:bottom w:val="nil"/>
          <w:right w:val="nil"/>
          <w:between w:val="nil"/>
        </w:pBdr>
        <w:spacing w:line="480" w:lineRule="auto"/>
        <w:rPr>
          <w:color w:val="000000"/>
        </w:rPr>
      </w:pPr>
      <w:r>
        <w:rPr>
          <w:color w:val="000000"/>
        </w:rPr>
        <w:t>After getting the three feature</w:t>
      </w:r>
      <w:r w:rsidR="005A10F0">
        <w:rPr>
          <w:color w:val="000000"/>
        </w:rPr>
        <w:t>s</w:t>
      </w:r>
      <w:r>
        <w:rPr>
          <w:color w:val="000000"/>
        </w:rPr>
        <w:t>, we need to map the</w:t>
      </w:r>
      <w:r w:rsidR="005A10F0">
        <w:rPr>
          <w:color w:val="000000"/>
        </w:rPr>
        <w:t>m</w:t>
      </w:r>
      <w:r>
        <w:rPr>
          <w:color w:val="000000"/>
        </w:rPr>
        <w:t xml:space="preserve"> to the final risk assessment level. Because disasters are relatively rare events, there is no sufficient data for training a model to do such mapping. Therefore, we </w:t>
      </w:r>
      <w:r w:rsidR="00EA0FD3">
        <w:rPr>
          <w:color w:val="000000"/>
        </w:rPr>
        <w:t xml:space="preserve">rely on </w:t>
      </w:r>
      <w:r w:rsidR="006536A0">
        <w:rPr>
          <w:color w:val="000000"/>
        </w:rPr>
        <w:t xml:space="preserve">human intelligence </w:t>
      </w:r>
      <w:r w:rsidR="00EA0FD3">
        <w:rPr>
          <w:color w:val="000000"/>
        </w:rPr>
        <w:t>for this task</w:t>
      </w:r>
      <w:r>
        <w:rPr>
          <w:color w:val="000000"/>
        </w:rPr>
        <w:t>.</w:t>
      </w:r>
      <w:ins w:id="98" w:author="Author">
        <w:r w:rsidR="00D639C1">
          <w:rPr>
            <w:color w:val="000000"/>
          </w:rPr>
          <w:t xml:space="preserve"> </w:t>
        </w:r>
      </w:ins>
      <w:del w:id="99" w:author="Author">
        <w:r w:rsidR="00DD2AE3" w:rsidDel="00D639C1">
          <w:rPr>
            <w:color w:val="000000"/>
          </w:rPr>
          <w:delText xml:space="preserve"> </w:delText>
        </w:r>
        <w:r w:rsidDel="00D639C1">
          <w:rPr>
            <w:color w:val="000000"/>
          </w:rPr>
          <w:delText>T</w:delText>
        </w:r>
        <w:r w:rsidR="006536A0" w:rsidDel="00D639C1">
          <w:rPr>
            <w:color w:val="000000"/>
          </w:rPr>
          <w:delText xml:space="preserve">wo public safety </w:delText>
        </w:r>
        <w:r w:rsidR="00DD2AE3" w:rsidDel="00D639C1">
          <w:rPr>
            <w:color w:val="000000"/>
          </w:rPr>
          <w:delText xml:space="preserve">experts </w:delText>
        </w:r>
        <w:r w:rsidR="006536A0" w:rsidDel="00D639C1">
          <w:rPr>
            <w:color w:val="000000"/>
          </w:rPr>
          <w:delText xml:space="preserve">have been hired </w:delText>
        </w:r>
        <w:r w:rsidR="00DD2AE3" w:rsidDel="00D639C1">
          <w:rPr>
            <w:color w:val="000000"/>
          </w:rPr>
          <w:delText xml:space="preserve">to design a risk assessment matrix shown in Table </w:delText>
        </w:r>
        <w:r w:rsidR="00F91498" w:rsidDel="00D639C1">
          <w:rPr>
            <w:color w:val="000000"/>
          </w:rPr>
          <w:delText>2</w:delText>
        </w:r>
        <w:r w:rsidR="00DD2AE3" w:rsidDel="00D639C1">
          <w:rPr>
            <w:color w:val="000000"/>
          </w:rPr>
          <w:delText xml:space="preserve">. </w:delText>
        </w:r>
      </w:del>
      <w:r w:rsidR="00DD2AE3">
        <w:rPr>
          <w:color w:val="000000"/>
        </w:rPr>
        <w:t>The risk levels are coded with the following order: Very High, Higher, High, Slightly High, Neutral, Slightly Low, Low, Lower, and Very Low.</w:t>
      </w:r>
      <w:r w:rsidR="009E784C">
        <w:rPr>
          <w:color w:val="000000"/>
        </w:rPr>
        <w:t xml:space="preserve"> </w:t>
      </w:r>
      <w:ins w:id="100" w:author="Author">
        <w:r w:rsidR="00583D8D">
          <w:rPr>
            <w:color w:val="000000"/>
          </w:rPr>
          <w:t xml:space="preserve">Two public safety experts have been hired to design a risk assessment matrix shown in Table 2. </w:t>
        </w:r>
      </w:ins>
      <w:r w:rsidR="005A10F0">
        <w:rPr>
          <w:color w:val="000000"/>
        </w:rPr>
        <w:t>The risk assessment is represented</w:t>
      </w:r>
      <w:r w:rsidR="005A10F0" w:rsidRPr="00B22A06">
        <w:rPr>
          <w:color w:val="000000"/>
        </w:rPr>
        <w:t xml:space="preserve"> as follows:</w:t>
      </w:r>
    </w:p>
    <w:p w14:paraId="646CCC36" w14:textId="4D2B9541" w:rsidR="005A10F0" w:rsidRPr="00D378C1" w:rsidRDefault="005A10F0" w:rsidP="00EC1B82">
      <w:pPr>
        <w:pStyle w:val="BodyText"/>
        <w:spacing w:line="480" w:lineRule="auto"/>
        <w:jc w:val="center"/>
      </w:pPr>
      <m:oMath>
        <m:r>
          <w:rPr>
            <w:rFonts w:ascii="Cambria Math" w:hAnsi="Cambria Math"/>
            <w:sz w:val="24"/>
            <w:szCs w:val="24"/>
            <w:lang w:eastAsia="zh-CN"/>
          </w:rPr>
          <m:t>Risk Level=</m:t>
        </m:r>
        <m:sSub>
          <m:sSubPr>
            <m:ctrlPr>
              <w:rPr>
                <w:rFonts w:ascii="Cambria Math" w:hAnsi="Cambria Math"/>
                <w:i/>
                <w:sz w:val="24"/>
                <w:szCs w:val="24"/>
                <w:lang w:eastAsia="zh-CN"/>
              </w:rPr>
            </m:ctrlPr>
          </m:sSubPr>
          <m:e>
            <m:r>
              <w:rPr>
                <w:rFonts w:ascii="Cambria Math" w:hAnsi="Cambria Math"/>
                <w:sz w:val="24"/>
                <w:szCs w:val="24"/>
                <w:lang w:eastAsia="zh-CN"/>
              </w:rPr>
              <m:t>f</m:t>
            </m:r>
          </m:e>
          <m:sub>
            <m:r>
              <w:rPr>
                <w:rFonts w:ascii="Cambria Math" w:hAnsi="Cambria Math"/>
                <w:sz w:val="24"/>
                <w:szCs w:val="24"/>
                <w:lang w:eastAsia="zh-CN"/>
              </w:rPr>
              <m:t>Matrix Grading</m:t>
            </m:r>
          </m:sub>
        </m:sSub>
        <m:r>
          <w:rPr>
            <w:rFonts w:ascii="Cambria Math" w:hAnsi="Cambria Math"/>
            <w:sz w:val="24"/>
            <w:szCs w:val="24"/>
            <w:lang w:eastAsia="zh-CN"/>
          </w:rPr>
          <m:t>(Sentiment,Risk Expression,Influence)</m:t>
        </m:r>
      </m:oMath>
      <w:r w:rsidRPr="00B22A06">
        <w:rPr>
          <w:sz w:val="24"/>
          <w:szCs w:val="24"/>
          <w:lang w:eastAsia="zh-CN"/>
        </w:rPr>
        <w:t xml:space="preserve">            </w:t>
      </w:r>
      <w:r w:rsidR="00827A37">
        <w:rPr>
          <w:sz w:val="24"/>
          <w:szCs w:val="24"/>
          <w:lang w:eastAsia="zh-CN"/>
        </w:rPr>
        <w:tab/>
      </w:r>
      <w:r w:rsidRPr="00B22A06">
        <w:rPr>
          <w:sz w:val="24"/>
          <w:szCs w:val="24"/>
          <w:lang w:eastAsia="zh-CN"/>
        </w:rPr>
        <w:t>(</w:t>
      </w:r>
      <w:r>
        <w:rPr>
          <w:sz w:val="24"/>
          <w:szCs w:val="24"/>
          <w:lang w:eastAsia="zh-CN"/>
        </w:rPr>
        <w:t>6</w:t>
      </w:r>
      <w:r w:rsidRPr="00B22A06">
        <w:rPr>
          <w:sz w:val="24"/>
          <w:szCs w:val="24"/>
          <w:lang w:eastAsia="zh-CN"/>
        </w:rPr>
        <w:t>)</w:t>
      </w:r>
    </w:p>
    <w:p w14:paraId="2AE6E463" w14:textId="358E5BF5" w:rsidR="00DD2AE3" w:rsidDel="00D639C1" w:rsidRDefault="00DD2AE3" w:rsidP="00F144D9">
      <w:pPr>
        <w:spacing w:line="480" w:lineRule="auto"/>
        <w:rPr>
          <w:del w:id="101" w:author="Author"/>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693"/>
        <w:gridCol w:w="1275"/>
        <w:gridCol w:w="1276"/>
        <w:gridCol w:w="1276"/>
        <w:gridCol w:w="1276"/>
        <w:gridCol w:w="1219"/>
      </w:tblGrid>
      <w:tr w:rsidR="00DD2AE3" w:rsidRPr="00421FCD" w:rsidDel="00D639C1" w14:paraId="520510AE" w14:textId="6BF1E923" w:rsidTr="00B22EC6">
        <w:trPr>
          <w:jc w:val="center"/>
          <w:del w:id="102" w:author="Author"/>
        </w:trPr>
        <w:tc>
          <w:tcPr>
            <w:tcW w:w="9144" w:type="dxa"/>
            <w:gridSpan w:val="7"/>
          </w:tcPr>
          <w:p w14:paraId="76D48527" w14:textId="45FF3DC8" w:rsidR="00DD2AE3" w:rsidRPr="004D514F" w:rsidDel="00D639C1" w:rsidRDefault="00DD2AE3" w:rsidP="00EC1B82">
            <w:pPr>
              <w:pStyle w:val="Normal1"/>
              <w:keepNext/>
              <w:keepLines/>
              <w:spacing w:after="80"/>
              <w:rPr>
                <w:del w:id="103" w:author="Author"/>
                <w:b/>
                <w:bCs/>
                <w:sz w:val="26"/>
                <w:szCs w:val="18"/>
                <w:lang w:eastAsia="zh-CN"/>
              </w:rPr>
            </w:pPr>
            <w:del w:id="104" w:author="Author">
              <w:r w:rsidRPr="004D514F" w:rsidDel="00D639C1">
                <w:rPr>
                  <w:b/>
                  <w:bCs/>
                  <w:sz w:val="26"/>
                  <w:szCs w:val="18"/>
                  <w:lang w:eastAsia="zh-CN"/>
                </w:rPr>
                <w:delText>Risk Level</w:delText>
              </w:r>
            </w:del>
          </w:p>
        </w:tc>
      </w:tr>
      <w:tr w:rsidR="00DD2AE3" w:rsidRPr="00421FCD" w:rsidDel="00D639C1" w14:paraId="27314247" w14:textId="6B8BB92C" w:rsidTr="00B22EC6">
        <w:trPr>
          <w:jc w:val="center"/>
          <w:del w:id="105" w:author="Author"/>
        </w:trPr>
        <w:tc>
          <w:tcPr>
            <w:tcW w:w="1129" w:type="dxa"/>
          </w:tcPr>
          <w:p w14:paraId="275DCDD6" w14:textId="3A89C87E" w:rsidR="00DD2AE3" w:rsidRPr="00981131" w:rsidDel="00D639C1" w:rsidRDefault="00DD2AE3" w:rsidP="00EC1B82">
            <w:pPr>
              <w:pStyle w:val="Normal1"/>
              <w:keepNext/>
              <w:keepLines/>
              <w:spacing w:after="80"/>
              <w:rPr>
                <w:del w:id="106" w:author="Author"/>
                <w:b/>
                <w:bCs/>
                <w:sz w:val="18"/>
                <w:szCs w:val="18"/>
                <w:lang w:eastAsia="zh-CN"/>
              </w:rPr>
            </w:pPr>
          </w:p>
        </w:tc>
        <w:tc>
          <w:tcPr>
            <w:tcW w:w="1693" w:type="dxa"/>
          </w:tcPr>
          <w:p w14:paraId="54AE506D" w14:textId="52DD6F73" w:rsidR="00DD2AE3" w:rsidRPr="00981131" w:rsidDel="00D639C1" w:rsidRDefault="00DD2AE3" w:rsidP="00EC1B82">
            <w:pPr>
              <w:pStyle w:val="Normal1"/>
              <w:keepNext/>
              <w:keepLines/>
              <w:spacing w:after="80"/>
              <w:rPr>
                <w:del w:id="107" w:author="Author"/>
                <w:b/>
                <w:bCs/>
                <w:sz w:val="18"/>
                <w:szCs w:val="18"/>
                <w:lang w:eastAsia="zh-CN"/>
              </w:rPr>
            </w:pPr>
          </w:p>
        </w:tc>
        <w:tc>
          <w:tcPr>
            <w:tcW w:w="6322" w:type="dxa"/>
            <w:gridSpan w:val="5"/>
          </w:tcPr>
          <w:p w14:paraId="3E503C97" w14:textId="69D355B4" w:rsidR="00DD2AE3" w:rsidRPr="00981131" w:rsidDel="00D639C1" w:rsidRDefault="00DD2AE3" w:rsidP="00EC1B82">
            <w:pPr>
              <w:pStyle w:val="Normal1"/>
              <w:keepNext/>
              <w:keepLines/>
              <w:spacing w:after="80"/>
              <w:rPr>
                <w:del w:id="108" w:author="Author"/>
                <w:b/>
                <w:bCs/>
                <w:sz w:val="18"/>
                <w:szCs w:val="18"/>
                <w:lang w:eastAsia="zh-CN"/>
              </w:rPr>
            </w:pPr>
            <w:del w:id="109" w:author="Author">
              <w:r w:rsidRPr="00981131" w:rsidDel="00D639C1">
                <w:rPr>
                  <w:b/>
                  <w:bCs/>
                  <w:sz w:val="18"/>
                  <w:szCs w:val="18"/>
                  <w:lang w:eastAsia="zh-CN"/>
                </w:rPr>
                <w:delText>Influence</w:delText>
              </w:r>
              <w:r w:rsidDel="00D639C1">
                <w:rPr>
                  <w:b/>
                  <w:bCs/>
                  <w:sz w:val="18"/>
                  <w:szCs w:val="18"/>
                  <w:lang w:eastAsia="zh-CN"/>
                </w:rPr>
                <w:delText xml:space="preserve"> (million)</w:delText>
              </w:r>
            </w:del>
          </w:p>
        </w:tc>
      </w:tr>
      <w:tr w:rsidR="00DD2AE3" w:rsidRPr="00421FCD" w:rsidDel="00D639C1" w14:paraId="4C6B23A3" w14:textId="316DE93A" w:rsidTr="00B22EC6">
        <w:trPr>
          <w:jc w:val="center"/>
          <w:del w:id="110" w:author="Author"/>
        </w:trPr>
        <w:tc>
          <w:tcPr>
            <w:tcW w:w="1129" w:type="dxa"/>
          </w:tcPr>
          <w:p w14:paraId="27C853F8" w14:textId="77C0EAFB" w:rsidR="00DD2AE3" w:rsidRPr="00981131" w:rsidDel="00D639C1" w:rsidRDefault="00DD2AE3" w:rsidP="00EC1B82">
            <w:pPr>
              <w:pStyle w:val="Normal1"/>
              <w:keepNext/>
              <w:keepLines/>
              <w:spacing w:after="80"/>
              <w:rPr>
                <w:del w:id="111" w:author="Author"/>
                <w:sz w:val="18"/>
                <w:szCs w:val="18"/>
              </w:rPr>
            </w:pPr>
            <w:del w:id="112" w:author="Author">
              <w:r w:rsidRPr="00981131" w:rsidDel="00D639C1">
                <w:rPr>
                  <w:b/>
                  <w:bCs/>
                  <w:sz w:val="18"/>
                  <w:szCs w:val="18"/>
                  <w:lang w:eastAsia="zh-CN"/>
                </w:rPr>
                <w:delText>Sentiments</w:delText>
              </w:r>
            </w:del>
          </w:p>
        </w:tc>
        <w:tc>
          <w:tcPr>
            <w:tcW w:w="1693" w:type="dxa"/>
          </w:tcPr>
          <w:p w14:paraId="4B4A1115" w14:textId="053DB660" w:rsidR="00DD2AE3" w:rsidDel="00D639C1" w:rsidRDefault="00DD2AE3" w:rsidP="00EC1B82">
            <w:pPr>
              <w:pStyle w:val="Normal1"/>
              <w:keepNext/>
              <w:keepLines/>
              <w:spacing w:after="80"/>
              <w:rPr>
                <w:del w:id="113" w:author="Author"/>
                <w:b/>
                <w:bCs/>
                <w:sz w:val="18"/>
                <w:szCs w:val="18"/>
                <w:lang w:eastAsia="zh-CN"/>
              </w:rPr>
            </w:pPr>
            <w:del w:id="114" w:author="Author">
              <w:r w:rsidRPr="00981131" w:rsidDel="00D639C1">
                <w:rPr>
                  <w:b/>
                  <w:bCs/>
                  <w:sz w:val="18"/>
                  <w:szCs w:val="18"/>
                  <w:lang w:eastAsia="zh-CN"/>
                </w:rPr>
                <w:delText>Risk Expression</w:delText>
              </w:r>
            </w:del>
          </w:p>
          <w:p w14:paraId="737E311C" w14:textId="6D74EFFB" w:rsidR="00DD2AE3" w:rsidRPr="00D378C1" w:rsidDel="00D639C1" w:rsidRDefault="00DD2AE3" w:rsidP="00EC1B82">
            <w:pPr>
              <w:pStyle w:val="Normal1"/>
              <w:keepNext/>
              <w:keepLines/>
              <w:spacing w:after="80"/>
              <w:rPr>
                <w:del w:id="115" w:author="Author"/>
                <w:b/>
                <w:bCs/>
                <w:sz w:val="18"/>
                <w:szCs w:val="18"/>
              </w:rPr>
            </w:pPr>
            <w:del w:id="116" w:author="Author">
              <w:r w:rsidRPr="00D378C1" w:rsidDel="00D639C1">
                <w:rPr>
                  <w:b/>
                  <w:bCs/>
                  <w:sz w:val="18"/>
                  <w:szCs w:val="18"/>
                </w:rPr>
                <w:delText>(%)</w:delText>
              </w:r>
            </w:del>
          </w:p>
        </w:tc>
        <w:tc>
          <w:tcPr>
            <w:tcW w:w="1275" w:type="dxa"/>
          </w:tcPr>
          <w:p w14:paraId="4B2F013F" w14:textId="13B0D2ED" w:rsidR="00DD2AE3" w:rsidRPr="00981131" w:rsidDel="00D639C1" w:rsidRDefault="00DD2AE3" w:rsidP="00EC1B82">
            <w:pPr>
              <w:pStyle w:val="Normal1"/>
              <w:keepNext/>
              <w:keepLines/>
              <w:spacing w:after="80"/>
              <w:rPr>
                <w:del w:id="117" w:author="Author"/>
                <w:b/>
                <w:bCs/>
                <w:i/>
                <w:iCs/>
                <w:sz w:val="18"/>
                <w:szCs w:val="18"/>
                <w:lang w:eastAsia="zh-CN"/>
              </w:rPr>
            </w:pPr>
            <w:del w:id="118" w:author="Author">
              <w:r w:rsidRPr="00981131" w:rsidDel="00D639C1">
                <w:rPr>
                  <w:b/>
                  <w:bCs/>
                  <w:i/>
                  <w:iCs/>
                  <w:sz w:val="18"/>
                  <w:szCs w:val="18"/>
                  <w:lang w:eastAsia="zh-CN"/>
                </w:rPr>
                <w:delText>Low</w:delText>
              </w:r>
            </w:del>
          </w:p>
          <w:p w14:paraId="654FB450" w14:textId="04689ADE" w:rsidR="00DD2AE3" w:rsidRPr="00981131" w:rsidDel="00D639C1" w:rsidRDefault="00DD2AE3" w:rsidP="00EC1B82">
            <w:pPr>
              <w:pStyle w:val="Normal1"/>
              <w:keepNext/>
              <w:keepLines/>
              <w:spacing w:after="80"/>
              <w:rPr>
                <w:del w:id="119" w:author="Author"/>
                <w:b/>
                <w:bCs/>
                <w:i/>
                <w:iCs/>
                <w:sz w:val="18"/>
                <w:szCs w:val="18"/>
              </w:rPr>
            </w:pPr>
            <w:del w:id="120" w:author="Author">
              <w:r w:rsidRPr="00981131" w:rsidDel="00D639C1">
                <w:rPr>
                  <w:b/>
                  <w:bCs/>
                  <w:i/>
                  <w:iCs/>
                  <w:sz w:val="18"/>
                  <w:szCs w:val="18"/>
                  <w:lang w:eastAsia="zh-CN"/>
                </w:rPr>
                <w:delText>[0, 0</w:delText>
              </w:r>
              <w:r w:rsidDel="00D639C1">
                <w:rPr>
                  <w:b/>
                  <w:bCs/>
                  <w:i/>
                  <w:iCs/>
                  <w:sz w:val="18"/>
                  <w:szCs w:val="18"/>
                  <w:lang w:eastAsia="zh-CN"/>
                </w:rPr>
                <w:delText>.8</w:delText>
              </w:r>
              <w:r w:rsidRPr="00981131" w:rsidDel="00D639C1">
                <w:rPr>
                  <w:b/>
                  <w:bCs/>
                  <w:i/>
                  <w:iCs/>
                  <w:sz w:val="18"/>
                  <w:szCs w:val="18"/>
                  <w:lang w:eastAsia="zh-CN"/>
                </w:rPr>
                <w:delText>)</w:delText>
              </w:r>
            </w:del>
          </w:p>
        </w:tc>
        <w:tc>
          <w:tcPr>
            <w:tcW w:w="1276" w:type="dxa"/>
          </w:tcPr>
          <w:p w14:paraId="3DC54684" w14:textId="6184B506" w:rsidR="00DD2AE3" w:rsidRPr="00981131" w:rsidDel="00D639C1" w:rsidRDefault="00DD2AE3" w:rsidP="00EC1B82">
            <w:pPr>
              <w:pStyle w:val="Normal1"/>
              <w:keepNext/>
              <w:keepLines/>
              <w:spacing w:after="80"/>
              <w:rPr>
                <w:del w:id="121" w:author="Author"/>
                <w:b/>
                <w:bCs/>
                <w:i/>
                <w:iCs/>
                <w:sz w:val="18"/>
                <w:szCs w:val="18"/>
                <w:lang w:eastAsia="zh-CN"/>
              </w:rPr>
            </w:pPr>
            <w:del w:id="122" w:author="Author">
              <w:r w:rsidRPr="00981131" w:rsidDel="00D639C1">
                <w:rPr>
                  <w:b/>
                  <w:bCs/>
                  <w:i/>
                  <w:iCs/>
                  <w:sz w:val="18"/>
                  <w:szCs w:val="18"/>
                  <w:lang w:eastAsia="zh-CN"/>
                </w:rPr>
                <w:delText>Slightly low</w:delText>
              </w:r>
            </w:del>
          </w:p>
          <w:p w14:paraId="542F0D8B" w14:textId="791D4C58" w:rsidR="00DD2AE3" w:rsidRPr="00981131" w:rsidDel="00D639C1" w:rsidRDefault="00DD2AE3" w:rsidP="00EC1B82">
            <w:pPr>
              <w:pStyle w:val="Normal1"/>
              <w:keepNext/>
              <w:keepLines/>
              <w:spacing w:after="80"/>
              <w:rPr>
                <w:del w:id="123" w:author="Author"/>
                <w:b/>
                <w:bCs/>
                <w:i/>
                <w:iCs/>
                <w:sz w:val="18"/>
                <w:szCs w:val="18"/>
              </w:rPr>
            </w:pPr>
            <w:del w:id="124" w:author="Author">
              <w:r w:rsidRPr="00981131" w:rsidDel="00D639C1">
                <w:rPr>
                  <w:b/>
                  <w:bCs/>
                  <w:i/>
                  <w:iCs/>
                  <w:sz w:val="18"/>
                  <w:szCs w:val="18"/>
                  <w:lang w:eastAsia="zh-CN"/>
                </w:rPr>
                <w:delText>[0.</w:delText>
              </w:r>
              <w:r w:rsidDel="00D639C1">
                <w:rPr>
                  <w:b/>
                  <w:bCs/>
                  <w:i/>
                  <w:iCs/>
                  <w:sz w:val="18"/>
                  <w:szCs w:val="18"/>
                  <w:lang w:eastAsia="zh-CN"/>
                </w:rPr>
                <w:delText>8</w:delText>
              </w:r>
              <w:r w:rsidRPr="00981131" w:rsidDel="00D639C1">
                <w:rPr>
                  <w:b/>
                  <w:bCs/>
                  <w:i/>
                  <w:iCs/>
                  <w:sz w:val="18"/>
                  <w:szCs w:val="18"/>
                  <w:lang w:eastAsia="zh-CN"/>
                </w:rPr>
                <w:delText>, 1)</w:delText>
              </w:r>
            </w:del>
          </w:p>
        </w:tc>
        <w:tc>
          <w:tcPr>
            <w:tcW w:w="1276" w:type="dxa"/>
          </w:tcPr>
          <w:p w14:paraId="2C27744D" w14:textId="43B6C706" w:rsidR="00DD2AE3" w:rsidRPr="00981131" w:rsidDel="00D639C1" w:rsidRDefault="00DD2AE3" w:rsidP="00EC1B82">
            <w:pPr>
              <w:pStyle w:val="Normal1"/>
              <w:keepNext/>
              <w:keepLines/>
              <w:spacing w:after="80"/>
              <w:rPr>
                <w:del w:id="125" w:author="Author"/>
                <w:b/>
                <w:bCs/>
                <w:i/>
                <w:iCs/>
                <w:sz w:val="18"/>
                <w:szCs w:val="18"/>
                <w:lang w:eastAsia="zh-CN"/>
              </w:rPr>
            </w:pPr>
            <w:del w:id="126" w:author="Author">
              <w:r w:rsidRPr="00981131" w:rsidDel="00D639C1">
                <w:rPr>
                  <w:b/>
                  <w:bCs/>
                  <w:i/>
                  <w:iCs/>
                  <w:sz w:val="18"/>
                  <w:szCs w:val="18"/>
                  <w:lang w:eastAsia="zh-CN"/>
                </w:rPr>
                <w:delText>Neutral</w:delText>
              </w:r>
            </w:del>
          </w:p>
          <w:p w14:paraId="00A5698B" w14:textId="6D6DD43E" w:rsidR="00DD2AE3" w:rsidRPr="00981131" w:rsidDel="00D639C1" w:rsidRDefault="00DD2AE3" w:rsidP="00EC1B82">
            <w:pPr>
              <w:pStyle w:val="Normal1"/>
              <w:keepNext/>
              <w:keepLines/>
              <w:spacing w:after="80"/>
              <w:rPr>
                <w:del w:id="127" w:author="Author"/>
                <w:b/>
                <w:bCs/>
                <w:i/>
                <w:iCs/>
                <w:sz w:val="18"/>
                <w:szCs w:val="18"/>
              </w:rPr>
            </w:pPr>
            <w:del w:id="128" w:author="Author">
              <w:r w:rsidRPr="00981131" w:rsidDel="00D639C1">
                <w:rPr>
                  <w:b/>
                  <w:bCs/>
                  <w:i/>
                  <w:iCs/>
                  <w:sz w:val="18"/>
                  <w:szCs w:val="18"/>
                  <w:lang w:eastAsia="zh-CN"/>
                </w:rPr>
                <w:delText xml:space="preserve">[1, </w:delText>
              </w:r>
              <w:r w:rsidDel="00D639C1">
                <w:rPr>
                  <w:b/>
                  <w:bCs/>
                  <w:i/>
                  <w:iCs/>
                  <w:sz w:val="18"/>
                  <w:szCs w:val="18"/>
                  <w:lang w:eastAsia="zh-CN"/>
                </w:rPr>
                <w:delText>1.3</w:delText>
              </w:r>
              <w:r w:rsidRPr="00981131" w:rsidDel="00D639C1">
                <w:rPr>
                  <w:b/>
                  <w:bCs/>
                  <w:i/>
                  <w:iCs/>
                  <w:sz w:val="18"/>
                  <w:szCs w:val="18"/>
                  <w:lang w:eastAsia="zh-CN"/>
                </w:rPr>
                <w:delText>)</w:delText>
              </w:r>
            </w:del>
          </w:p>
        </w:tc>
        <w:tc>
          <w:tcPr>
            <w:tcW w:w="1276" w:type="dxa"/>
          </w:tcPr>
          <w:p w14:paraId="64CEBC7B" w14:textId="6E5ECE75" w:rsidR="00DD2AE3" w:rsidRPr="00981131" w:rsidDel="00D639C1" w:rsidRDefault="00DD2AE3" w:rsidP="00EC1B82">
            <w:pPr>
              <w:pStyle w:val="Normal1"/>
              <w:keepNext/>
              <w:keepLines/>
              <w:spacing w:after="80"/>
              <w:rPr>
                <w:del w:id="129" w:author="Author"/>
                <w:b/>
                <w:bCs/>
                <w:i/>
                <w:iCs/>
                <w:sz w:val="18"/>
                <w:szCs w:val="18"/>
                <w:lang w:eastAsia="zh-CN"/>
              </w:rPr>
            </w:pPr>
            <w:del w:id="130" w:author="Author">
              <w:r w:rsidRPr="00981131" w:rsidDel="00D639C1">
                <w:rPr>
                  <w:b/>
                  <w:bCs/>
                  <w:i/>
                  <w:iCs/>
                  <w:sz w:val="18"/>
                  <w:szCs w:val="18"/>
                  <w:lang w:eastAsia="zh-CN"/>
                </w:rPr>
                <w:delText>Slightly high</w:delText>
              </w:r>
            </w:del>
          </w:p>
          <w:p w14:paraId="6A21A35B" w14:textId="56AD06BA" w:rsidR="00DD2AE3" w:rsidRPr="00981131" w:rsidDel="00D639C1" w:rsidRDefault="00DD2AE3" w:rsidP="00EC1B82">
            <w:pPr>
              <w:pStyle w:val="Normal1"/>
              <w:keepNext/>
              <w:keepLines/>
              <w:spacing w:after="80"/>
              <w:rPr>
                <w:del w:id="131" w:author="Author"/>
                <w:b/>
                <w:bCs/>
                <w:i/>
                <w:iCs/>
                <w:sz w:val="18"/>
                <w:szCs w:val="18"/>
                <w:lang w:eastAsia="zh-CN"/>
              </w:rPr>
            </w:pPr>
            <w:del w:id="132" w:author="Author">
              <w:r w:rsidRPr="00981131" w:rsidDel="00D639C1">
                <w:rPr>
                  <w:b/>
                  <w:bCs/>
                  <w:i/>
                  <w:iCs/>
                  <w:sz w:val="18"/>
                  <w:szCs w:val="18"/>
                  <w:lang w:eastAsia="zh-CN"/>
                </w:rPr>
                <w:delText>[</w:delText>
              </w:r>
              <w:r w:rsidDel="00D639C1">
                <w:rPr>
                  <w:b/>
                  <w:bCs/>
                  <w:i/>
                  <w:iCs/>
                  <w:sz w:val="18"/>
                  <w:szCs w:val="18"/>
                  <w:lang w:eastAsia="zh-CN"/>
                </w:rPr>
                <w:delText>1.</w:delText>
              </w:r>
              <w:r w:rsidRPr="00981131" w:rsidDel="00D639C1">
                <w:rPr>
                  <w:b/>
                  <w:bCs/>
                  <w:i/>
                  <w:iCs/>
                  <w:sz w:val="18"/>
                  <w:szCs w:val="18"/>
                  <w:lang w:eastAsia="zh-CN"/>
                </w:rPr>
                <w:delText xml:space="preserve">3, </w:delText>
              </w:r>
              <w:r w:rsidDel="00D639C1">
                <w:rPr>
                  <w:b/>
                  <w:bCs/>
                  <w:i/>
                  <w:iCs/>
                  <w:sz w:val="18"/>
                  <w:szCs w:val="18"/>
                  <w:lang w:eastAsia="zh-CN"/>
                </w:rPr>
                <w:delText>2</w:delText>
              </w:r>
              <w:r w:rsidRPr="00981131" w:rsidDel="00D639C1">
                <w:rPr>
                  <w:b/>
                  <w:bCs/>
                  <w:i/>
                  <w:iCs/>
                  <w:sz w:val="18"/>
                  <w:szCs w:val="18"/>
                  <w:lang w:eastAsia="zh-CN"/>
                </w:rPr>
                <w:delText>)</w:delText>
              </w:r>
            </w:del>
          </w:p>
        </w:tc>
        <w:tc>
          <w:tcPr>
            <w:tcW w:w="1219" w:type="dxa"/>
          </w:tcPr>
          <w:p w14:paraId="2784DC36" w14:textId="4BBF00A2" w:rsidR="00DD2AE3" w:rsidRPr="00981131" w:rsidDel="00D639C1" w:rsidRDefault="00DD2AE3" w:rsidP="00EC1B82">
            <w:pPr>
              <w:pStyle w:val="Normal1"/>
              <w:keepNext/>
              <w:keepLines/>
              <w:spacing w:after="80"/>
              <w:rPr>
                <w:del w:id="133" w:author="Author"/>
                <w:b/>
                <w:bCs/>
                <w:i/>
                <w:iCs/>
                <w:sz w:val="18"/>
                <w:szCs w:val="18"/>
                <w:lang w:eastAsia="zh-CN"/>
              </w:rPr>
            </w:pPr>
            <w:del w:id="134" w:author="Author">
              <w:r w:rsidRPr="00981131" w:rsidDel="00D639C1">
                <w:rPr>
                  <w:b/>
                  <w:bCs/>
                  <w:i/>
                  <w:iCs/>
                  <w:sz w:val="18"/>
                  <w:szCs w:val="18"/>
                  <w:lang w:eastAsia="zh-CN"/>
                </w:rPr>
                <w:delText>High</w:delText>
              </w:r>
            </w:del>
          </w:p>
          <w:p w14:paraId="2F00CAA7" w14:textId="06E59ABD" w:rsidR="00DD2AE3" w:rsidRPr="00981131" w:rsidDel="00D639C1" w:rsidRDefault="00DD2AE3" w:rsidP="00EC1B82">
            <w:pPr>
              <w:pStyle w:val="Normal1"/>
              <w:keepNext/>
              <w:keepLines/>
              <w:spacing w:after="80"/>
              <w:rPr>
                <w:del w:id="135" w:author="Author"/>
                <w:b/>
                <w:bCs/>
                <w:i/>
                <w:iCs/>
                <w:sz w:val="18"/>
                <w:szCs w:val="18"/>
                <w:lang w:eastAsia="zh-CN"/>
              </w:rPr>
            </w:pPr>
            <w:del w:id="136" w:author="Author">
              <w:r w:rsidRPr="00981131" w:rsidDel="00D639C1">
                <w:rPr>
                  <w:b/>
                  <w:bCs/>
                  <w:i/>
                  <w:iCs/>
                  <w:sz w:val="18"/>
                  <w:szCs w:val="18"/>
                  <w:lang w:eastAsia="zh-CN"/>
                </w:rPr>
                <w:delText>[</w:delText>
              </w:r>
              <w:r w:rsidDel="00D639C1">
                <w:rPr>
                  <w:b/>
                  <w:bCs/>
                  <w:i/>
                  <w:iCs/>
                  <w:sz w:val="18"/>
                  <w:szCs w:val="18"/>
                  <w:lang w:eastAsia="zh-CN"/>
                </w:rPr>
                <w:delText>2</w:delText>
              </w:r>
              <w:r w:rsidRPr="00981131" w:rsidDel="00D639C1">
                <w:rPr>
                  <w:b/>
                  <w:bCs/>
                  <w:i/>
                  <w:iCs/>
                  <w:sz w:val="18"/>
                  <w:szCs w:val="18"/>
                  <w:lang w:eastAsia="zh-CN"/>
                </w:rPr>
                <w:delText>, +</w:delText>
              </w:r>
              <w:r w:rsidRPr="00981131" w:rsidDel="00D639C1">
                <w:rPr>
                  <w:rFonts w:hint="eastAsia"/>
                  <w:b/>
                  <w:bCs/>
                  <w:i/>
                  <w:iCs/>
                  <w:sz w:val="18"/>
                  <w:szCs w:val="18"/>
                  <w:lang w:eastAsia="zh-CN"/>
                </w:rPr>
                <w:delText>∞</w:delText>
              </w:r>
              <w:r w:rsidRPr="00981131" w:rsidDel="00D639C1">
                <w:rPr>
                  <w:b/>
                  <w:bCs/>
                  <w:i/>
                  <w:iCs/>
                  <w:sz w:val="18"/>
                  <w:szCs w:val="18"/>
                  <w:lang w:eastAsia="zh-CN"/>
                </w:rPr>
                <w:delText xml:space="preserve">) </w:delText>
              </w:r>
            </w:del>
          </w:p>
        </w:tc>
      </w:tr>
      <w:tr w:rsidR="00DD2AE3" w:rsidRPr="00421FCD" w:rsidDel="00D639C1" w14:paraId="254D737B" w14:textId="1D540DA1" w:rsidTr="00B22EC6">
        <w:trPr>
          <w:jc w:val="center"/>
          <w:del w:id="137" w:author="Author"/>
        </w:trPr>
        <w:tc>
          <w:tcPr>
            <w:tcW w:w="1129" w:type="dxa"/>
            <w:vMerge w:val="restart"/>
          </w:tcPr>
          <w:p w14:paraId="4542FC2E" w14:textId="6DBEE71C" w:rsidR="00DD2AE3" w:rsidRPr="00981131" w:rsidDel="00D639C1" w:rsidRDefault="00DD2AE3" w:rsidP="00EC1B82">
            <w:pPr>
              <w:pStyle w:val="Normal1"/>
              <w:keepNext/>
              <w:keepLines/>
              <w:spacing w:after="80"/>
              <w:rPr>
                <w:del w:id="138" w:author="Author"/>
                <w:b/>
                <w:bCs/>
                <w:i/>
                <w:iCs/>
                <w:sz w:val="18"/>
                <w:szCs w:val="18"/>
              </w:rPr>
            </w:pPr>
            <w:del w:id="139" w:author="Author">
              <w:r w:rsidRPr="00981131" w:rsidDel="00D639C1">
                <w:rPr>
                  <w:b/>
                  <w:bCs/>
                  <w:i/>
                  <w:iCs/>
                  <w:sz w:val="18"/>
                  <w:szCs w:val="18"/>
                  <w:lang w:eastAsia="zh-CN"/>
                </w:rPr>
                <w:delText xml:space="preserve"> [7, 9]</w:delText>
              </w:r>
            </w:del>
          </w:p>
        </w:tc>
        <w:tc>
          <w:tcPr>
            <w:tcW w:w="1693" w:type="dxa"/>
          </w:tcPr>
          <w:p w14:paraId="35D153FE" w14:textId="6880BED1" w:rsidR="00DD2AE3" w:rsidRPr="00981131" w:rsidDel="00D639C1" w:rsidRDefault="00DD2AE3" w:rsidP="00EC1B82">
            <w:pPr>
              <w:pStyle w:val="Normal1"/>
              <w:keepNext/>
              <w:keepLines/>
              <w:spacing w:after="80"/>
              <w:rPr>
                <w:del w:id="140" w:author="Author"/>
                <w:b/>
                <w:bCs/>
                <w:i/>
                <w:iCs/>
                <w:sz w:val="18"/>
                <w:szCs w:val="18"/>
              </w:rPr>
            </w:pPr>
            <w:del w:id="141" w:author="Author">
              <w:r w:rsidRPr="00981131" w:rsidDel="00D639C1">
                <w:rPr>
                  <w:b/>
                  <w:bCs/>
                  <w:i/>
                  <w:iCs/>
                  <w:sz w:val="18"/>
                  <w:szCs w:val="18"/>
                  <w:lang w:eastAsia="zh-CN"/>
                </w:rPr>
                <w:delText>Least</w:delText>
              </w:r>
              <w:r w:rsidDel="00D639C1">
                <w:rPr>
                  <w:b/>
                  <w:bCs/>
                  <w:i/>
                  <w:iCs/>
                  <w:sz w:val="18"/>
                  <w:szCs w:val="18"/>
                  <w:lang w:eastAsia="zh-CN"/>
                </w:rPr>
                <w:delText xml:space="preserve"> [0, 1</w:delText>
              </w:r>
              <w:r w:rsidRPr="00981131" w:rsidDel="00D639C1">
                <w:rPr>
                  <w:b/>
                  <w:bCs/>
                  <w:i/>
                  <w:iCs/>
                  <w:sz w:val="18"/>
                  <w:szCs w:val="18"/>
                  <w:lang w:eastAsia="zh-CN"/>
                </w:rPr>
                <w:delText>)</w:delText>
              </w:r>
            </w:del>
          </w:p>
        </w:tc>
        <w:tc>
          <w:tcPr>
            <w:tcW w:w="1275" w:type="dxa"/>
            <w:shd w:val="clear" w:color="auto" w:fill="FDE9D9" w:themeFill="accent6" w:themeFillTint="33"/>
          </w:tcPr>
          <w:p w14:paraId="3A90049A" w14:textId="65269009" w:rsidR="00DD2AE3" w:rsidRPr="00981131" w:rsidDel="00D639C1" w:rsidRDefault="00DD2AE3" w:rsidP="00EC1B82">
            <w:pPr>
              <w:pStyle w:val="Normal1"/>
              <w:keepNext/>
              <w:keepLines/>
              <w:spacing w:after="80"/>
              <w:rPr>
                <w:del w:id="142" w:author="Author"/>
                <w:sz w:val="18"/>
                <w:szCs w:val="18"/>
              </w:rPr>
            </w:pPr>
            <w:del w:id="143" w:author="Author">
              <w:r w:rsidRPr="00981131" w:rsidDel="00D639C1">
                <w:rPr>
                  <w:sz w:val="18"/>
                  <w:szCs w:val="18"/>
                  <w:lang w:eastAsia="zh-CN"/>
                </w:rPr>
                <w:delText>Slightly high</w:delText>
              </w:r>
            </w:del>
          </w:p>
        </w:tc>
        <w:tc>
          <w:tcPr>
            <w:tcW w:w="1276" w:type="dxa"/>
            <w:shd w:val="clear" w:color="auto" w:fill="FDE9D9" w:themeFill="accent6" w:themeFillTint="33"/>
          </w:tcPr>
          <w:p w14:paraId="420D4CCE" w14:textId="6139DA1F" w:rsidR="00DD2AE3" w:rsidRPr="00981131" w:rsidDel="00D639C1" w:rsidRDefault="00DD2AE3" w:rsidP="00EC1B82">
            <w:pPr>
              <w:pStyle w:val="Normal1"/>
              <w:keepNext/>
              <w:keepLines/>
              <w:spacing w:after="80"/>
              <w:rPr>
                <w:del w:id="144" w:author="Author"/>
                <w:sz w:val="18"/>
                <w:szCs w:val="18"/>
              </w:rPr>
            </w:pPr>
            <w:del w:id="145" w:author="Author">
              <w:r w:rsidRPr="00981131" w:rsidDel="00D639C1">
                <w:rPr>
                  <w:sz w:val="18"/>
                  <w:szCs w:val="18"/>
                  <w:lang w:eastAsia="zh-CN"/>
                </w:rPr>
                <w:delText>Slightly high</w:delText>
              </w:r>
            </w:del>
          </w:p>
        </w:tc>
        <w:tc>
          <w:tcPr>
            <w:tcW w:w="1276" w:type="dxa"/>
            <w:shd w:val="clear" w:color="auto" w:fill="FDE9D9" w:themeFill="accent6" w:themeFillTint="33"/>
          </w:tcPr>
          <w:p w14:paraId="134851E8" w14:textId="404CEE72" w:rsidR="00DD2AE3" w:rsidRPr="00981131" w:rsidDel="00D639C1" w:rsidRDefault="00DD2AE3" w:rsidP="00EC1B82">
            <w:pPr>
              <w:pStyle w:val="Normal1"/>
              <w:keepNext/>
              <w:keepLines/>
              <w:spacing w:after="80"/>
              <w:rPr>
                <w:del w:id="146" w:author="Author"/>
                <w:sz w:val="18"/>
                <w:szCs w:val="18"/>
              </w:rPr>
            </w:pPr>
            <w:del w:id="147" w:author="Author">
              <w:r w:rsidRPr="00981131" w:rsidDel="00D639C1">
                <w:rPr>
                  <w:sz w:val="18"/>
                  <w:szCs w:val="18"/>
                  <w:lang w:eastAsia="zh-CN"/>
                </w:rPr>
                <w:delText>Slightly high</w:delText>
              </w:r>
            </w:del>
          </w:p>
        </w:tc>
        <w:tc>
          <w:tcPr>
            <w:tcW w:w="1276" w:type="dxa"/>
            <w:shd w:val="clear" w:color="auto" w:fill="FBD4B4" w:themeFill="accent6" w:themeFillTint="66"/>
          </w:tcPr>
          <w:p w14:paraId="587AE74E" w14:textId="0D647D10" w:rsidR="00DD2AE3" w:rsidRPr="00981131" w:rsidDel="00D639C1" w:rsidRDefault="00DD2AE3" w:rsidP="00EC1B82">
            <w:pPr>
              <w:pStyle w:val="Normal1"/>
              <w:keepNext/>
              <w:keepLines/>
              <w:spacing w:after="80"/>
              <w:rPr>
                <w:del w:id="148" w:author="Author"/>
                <w:sz w:val="18"/>
                <w:szCs w:val="18"/>
              </w:rPr>
            </w:pPr>
            <w:del w:id="149" w:author="Author">
              <w:r w:rsidRPr="00981131" w:rsidDel="00D639C1">
                <w:rPr>
                  <w:sz w:val="18"/>
                  <w:szCs w:val="18"/>
                  <w:lang w:eastAsia="zh-CN"/>
                </w:rPr>
                <w:delText>Hig</w:delText>
              </w:r>
              <w:r w:rsidDel="00D639C1">
                <w:rPr>
                  <w:sz w:val="18"/>
                  <w:szCs w:val="18"/>
                  <w:lang w:eastAsia="zh-CN"/>
                </w:rPr>
                <w:delText>h</w:delText>
              </w:r>
            </w:del>
          </w:p>
        </w:tc>
        <w:tc>
          <w:tcPr>
            <w:tcW w:w="1219" w:type="dxa"/>
            <w:shd w:val="clear" w:color="auto" w:fill="FABF8F" w:themeFill="accent6" w:themeFillTint="99"/>
          </w:tcPr>
          <w:p w14:paraId="7E0873BF" w14:textId="22F7F3E3" w:rsidR="00DD2AE3" w:rsidRPr="00981131" w:rsidDel="00D639C1" w:rsidRDefault="00DD2AE3" w:rsidP="00EC1B82">
            <w:pPr>
              <w:pStyle w:val="Normal1"/>
              <w:keepNext/>
              <w:keepLines/>
              <w:spacing w:after="80"/>
              <w:rPr>
                <w:del w:id="150" w:author="Author"/>
                <w:sz w:val="18"/>
                <w:szCs w:val="18"/>
              </w:rPr>
            </w:pPr>
            <w:del w:id="151" w:author="Author">
              <w:r w:rsidRPr="00981131" w:rsidDel="00D639C1">
                <w:rPr>
                  <w:sz w:val="18"/>
                  <w:szCs w:val="18"/>
                  <w:lang w:eastAsia="zh-CN"/>
                </w:rPr>
                <w:delText>Higher</w:delText>
              </w:r>
            </w:del>
          </w:p>
        </w:tc>
      </w:tr>
      <w:tr w:rsidR="00DD2AE3" w:rsidRPr="00421FCD" w:rsidDel="00D639C1" w14:paraId="3D8A0D4D" w14:textId="3146CE84" w:rsidTr="00B22EC6">
        <w:trPr>
          <w:jc w:val="center"/>
          <w:del w:id="152" w:author="Author"/>
        </w:trPr>
        <w:tc>
          <w:tcPr>
            <w:tcW w:w="1129" w:type="dxa"/>
            <w:vMerge/>
          </w:tcPr>
          <w:p w14:paraId="2753EA5C" w14:textId="3C9B9BE0" w:rsidR="00DD2AE3" w:rsidRPr="00981131" w:rsidDel="00D639C1" w:rsidRDefault="00DD2AE3" w:rsidP="00EC1B82">
            <w:pPr>
              <w:pStyle w:val="Normal1"/>
              <w:keepNext/>
              <w:keepLines/>
              <w:spacing w:after="80"/>
              <w:rPr>
                <w:del w:id="153" w:author="Author"/>
                <w:b/>
                <w:bCs/>
                <w:i/>
                <w:iCs/>
                <w:sz w:val="18"/>
                <w:szCs w:val="18"/>
              </w:rPr>
            </w:pPr>
          </w:p>
        </w:tc>
        <w:tc>
          <w:tcPr>
            <w:tcW w:w="1693" w:type="dxa"/>
          </w:tcPr>
          <w:p w14:paraId="5952997F" w14:textId="1A712FDC" w:rsidR="00DD2AE3" w:rsidRPr="00981131" w:rsidDel="00D639C1" w:rsidRDefault="00DD2AE3" w:rsidP="00EC1B82">
            <w:pPr>
              <w:pStyle w:val="Normal1"/>
              <w:keepNext/>
              <w:keepLines/>
              <w:spacing w:after="80"/>
              <w:rPr>
                <w:del w:id="154" w:author="Author"/>
                <w:b/>
                <w:bCs/>
                <w:i/>
                <w:iCs/>
                <w:sz w:val="18"/>
                <w:szCs w:val="18"/>
              </w:rPr>
            </w:pPr>
            <w:del w:id="155" w:author="Author">
              <w:r w:rsidRPr="00981131" w:rsidDel="00D639C1">
                <w:rPr>
                  <w:b/>
                  <w:bCs/>
                  <w:i/>
                  <w:iCs/>
                  <w:sz w:val="18"/>
                  <w:szCs w:val="18"/>
                  <w:lang w:eastAsia="zh-CN"/>
                </w:rPr>
                <w:delText>Less</w:delText>
              </w:r>
              <w:r w:rsidDel="00D639C1">
                <w:rPr>
                  <w:b/>
                  <w:bCs/>
                  <w:i/>
                  <w:iCs/>
                  <w:sz w:val="18"/>
                  <w:szCs w:val="18"/>
                  <w:lang w:eastAsia="zh-CN"/>
                </w:rPr>
                <w:delText xml:space="preserve"> [1, 1.1</w:delText>
              </w:r>
              <w:r w:rsidRPr="00981131" w:rsidDel="00D639C1">
                <w:rPr>
                  <w:b/>
                  <w:bCs/>
                  <w:i/>
                  <w:iCs/>
                  <w:sz w:val="18"/>
                  <w:szCs w:val="18"/>
                  <w:lang w:eastAsia="zh-CN"/>
                </w:rPr>
                <w:delText>)</w:delText>
              </w:r>
            </w:del>
          </w:p>
        </w:tc>
        <w:tc>
          <w:tcPr>
            <w:tcW w:w="1275" w:type="dxa"/>
            <w:shd w:val="clear" w:color="auto" w:fill="FDE9D9" w:themeFill="accent6" w:themeFillTint="33"/>
          </w:tcPr>
          <w:p w14:paraId="50D78151" w14:textId="254744FF" w:rsidR="00DD2AE3" w:rsidRPr="00981131" w:rsidDel="00D639C1" w:rsidRDefault="00DD2AE3" w:rsidP="00EC1B82">
            <w:pPr>
              <w:pStyle w:val="Normal1"/>
              <w:keepNext/>
              <w:keepLines/>
              <w:spacing w:after="80"/>
              <w:rPr>
                <w:del w:id="156" w:author="Author"/>
                <w:sz w:val="18"/>
                <w:szCs w:val="18"/>
              </w:rPr>
            </w:pPr>
            <w:del w:id="157" w:author="Author">
              <w:r w:rsidRPr="00981131" w:rsidDel="00D639C1">
                <w:rPr>
                  <w:sz w:val="18"/>
                  <w:szCs w:val="18"/>
                  <w:lang w:eastAsia="zh-CN"/>
                </w:rPr>
                <w:delText>Slightly high</w:delText>
              </w:r>
            </w:del>
          </w:p>
        </w:tc>
        <w:tc>
          <w:tcPr>
            <w:tcW w:w="1276" w:type="dxa"/>
            <w:shd w:val="clear" w:color="auto" w:fill="FDE9D9" w:themeFill="accent6" w:themeFillTint="33"/>
          </w:tcPr>
          <w:p w14:paraId="7688D4A4" w14:textId="2C8563E8" w:rsidR="00DD2AE3" w:rsidRPr="00981131" w:rsidDel="00D639C1" w:rsidRDefault="00DD2AE3" w:rsidP="00EC1B82">
            <w:pPr>
              <w:pStyle w:val="Normal1"/>
              <w:keepNext/>
              <w:keepLines/>
              <w:spacing w:after="80"/>
              <w:rPr>
                <w:del w:id="158" w:author="Author"/>
                <w:sz w:val="18"/>
                <w:szCs w:val="18"/>
              </w:rPr>
            </w:pPr>
            <w:del w:id="159" w:author="Author">
              <w:r w:rsidRPr="00981131" w:rsidDel="00D639C1">
                <w:rPr>
                  <w:sz w:val="18"/>
                  <w:szCs w:val="18"/>
                  <w:lang w:eastAsia="zh-CN"/>
                </w:rPr>
                <w:delText>Slightly high</w:delText>
              </w:r>
            </w:del>
          </w:p>
        </w:tc>
        <w:tc>
          <w:tcPr>
            <w:tcW w:w="1276" w:type="dxa"/>
            <w:shd w:val="clear" w:color="auto" w:fill="FBD4B4" w:themeFill="accent6" w:themeFillTint="66"/>
          </w:tcPr>
          <w:p w14:paraId="7A529E12" w14:textId="55567DF4" w:rsidR="00DD2AE3" w:rsidRPr="00981131" w:rsidDel="00D639C1" w:rsidRDefault="00DD2AE3" w:rsidP="00EC1B82">
            <w:pPr>
              <w:pStyle w:val="Normal1"/>
              <w:keepNext/>
              <w:keepLines/>
              <w:spacing w:after="80"/>
              <w:rPr>
                <w:del w:id="160" w:author="Author"/>
                <w:sz w:val="18"/>
                <w:szCs w:val="18"/>
              </w:rPr>
            </w:pPr>
            <w:del w:id="161" w:author="Author">
              <w:r w:rsidRPr="00981131" w:rsidDel="00D639C1">
                <w:rPr>
                  <w:sz w:val="18"/>
                  <w:szCs w:val="18"/>
                  <w:lang w:eastAsia="zh-CN"/>
                </w:rPr>
                <w:delText>High</w:delText>
              </w:r>
            </w:del>
          </w:p>
        </w:tc>
        <w:tc>
          <w:tcPr>
            <w:tcW w:w="1276" w:type="dxa"/>
            <w:shd w:val="clear" w:color="auto" w:fill="FABF8F" w:themeFill="accent6" w:themeFillTint="99"/>
          </w:tcPr>
          <w:p w14:paraId="4E871A8A" w14:textId="73474197" w:rsidR="00DD2AE3" w:rsidRPr="00981131" w:rsidDel="00D639C1" w:rsidRDefault="00DD2AE3" w:rsidP="00EC1B82">
            <w:pPr>
              <w:pStyle w:val="Normal1"/>
              <w:keepNext/>
              <w:keepLines/>
              <w:spacing w:after="80"/>
              <w:rPr>
                <w:del w:id="162" w:author="Author"/>
                <w:sz w:val="18"/>
                <w:szCs w:val="18"/>
              </w:rPr>
            </w:pPr>
            <w:del w:id="163" w:author="Author">
              <w:r w:rsidRPr="00981131" w:rsidDel="00D639C1">
                <w:rPr>
                  <w:sz w:val="18"/>
                  <w:szCs w:val="18"/>
                  <w:lang w:eastAsia="zh-CN"/>
                </w:rPr>
                <w:delText>Higher</w:delText>
              </w:r>
            </w:del>
          </w:p>
        </w:tc>
        <w:tc>
          <w:tcPr>
            <w:tcW w:w="1219" w:type="dxa"/>
            <w:shd w:val="clear" w:color="auto" w:fill="FABF8F" w:themeFill="accent6" w:themeFillTint="99"/>
          </w:tcPr>
          <w:p w14:paraId="3011FFAB" w14:textId="5BADB006" w:rsidR="00DD2AE3" w:rsidRPr="00981131" w:rsidDel="00D639C1" w:rsidRDefault="00DD2AE3" w:rsidP="00EC1B82">
            <w:pPr>
              <w:pStyle w:val="Normal1"/>
              <w:keepNext/>
              <w:keepLines/>
              <w:spacing w:after="80"/>
              <w:rPr>
                <w:del w:id="164" w:author="Author"/>
                <w:sz w:val="18"/>
                <w:szCs w:val="18"/>
              </w:rPr>
            </w:pPr>
            <w:del w:id="165" w:author="Author">
              <w:r w:rsidRPr="00981131" w:rsidDel="00D639C1">
                <w:rPr>
                  <w:sz w:val="18"/>
                  <w:szCs w:val="18"/>
                  <w:lang w:eastAsia="zh-CN"/>
                </w:rPr>
                <w:delText>Higher</w:delText>
              </w:r>
            </w:del>
          </w:p>
        </w:tc>
      </w:tr>
      <w:tr w:rsidR="00DD2AE3" w:rsidRPr="00421FCD" w:rsidDel="00D639C1" w14:paraId="5C459694" w14:textId="34293A2E" w:rsidTr="00B22EC6">
        <w:trPr>
          <w:jc w:val="center"/>
          <w:del w:id="166" w:author="Author"/>
        </w:trPr>
        <w:tc>
          <w:tcPr>
            <w:tcW w:w="1129" w:type="dxa"/>
            <w:vMerge/>
          </w:tcPr>
          <w:p w14:paraId="742D1611" w14:textId="046D6CDB" w:rsidR="00DD2AE3" w:rsidRPr="00981131" w:rsidDel="00D639C1" w:rsidRDefault="00DD2AE3" w:rsidP="00EC1B82">
            <w:pPr>
              <w:pStyle w:val="Normal1"/>
              <w:keepNext/>
              <w:keepLines/>
              <w:spacing w:after="80"/>
              <w:rPr>
                <w:del w:id="167" w:author="Author"/>
                <w:b/>
                <w:bCs/>
                <w:i/>
                <w:iCs/>
                <w:sz w:val="18"/>
                <w:szCs w:val="18"/>
              </w:rPr>
            </w:pPr>
          </w:p>
        </w:tc>
        <w:tc>
          <w:tcPr>
            <w:tcW w:w="1693" w:type="dxa"/>
          </w:tcPr>
          <w:p w14:paraId="00B474E1" w14:textId="680DD46C" w:rsidR="00DD2AE3" w:rsidRPr="00981131" w:rsidDel="00D639C1" w:rsidRDefault="00DD2AE3" w:rsidP="00EC1B82">
            <w:pPr>
              <w:pStyle w:val="Normal1"/>
              <w:keepNext/>
              <w:keepLines/>
              <w:spacing w:after="80"/>
              <w:rPr>
                <w:del w:id="168" w:author="Author"/>
                <w:b/>
                <w:bCs/>
                <w:i/>
                <w:iCs/>
                <w:sz w:val="18"/>
                <w:szCs w:val="18"/>
              </w:rPr>
            </w:pPr>
            <w:del w:id="169" w:author="Author">
              <w:r w:rsidRPr="00981131" w:rsidDel="00D639C1">
                <w:rPr>
                  <w:b/>
                  <w:bCs/>
                  <w:i/>
                  <w:iCs/>
                  <w:sz w:val="18"/>
                  <w:szCs w:val="18"/>
                  <w:lang w:eastAsia="zh-CN"/>
                </w:rPr>
                <w:delText>Average</w:delText>
              </w:r>
              <w:r w:rsidDel="00D639C1">
                <w:rPr>
                  <w:b/>
                  <w:bCs/>
                  <w:i/>
                  <w:iCs/>
                  <w:sz w:val="18"/>
                  <w:szCs w:val="18"/>
                  <w:lang w:eastAsia="zh-CN"/>
                </w:rPr>
                <w:delText xml:space="preserve"> [1.1, 1.25</w:delText>
              </w:r>
              <w:r w:rsidRPr="00981131" w:rsidDel="00D639C1">
                <w:rPr>
                  <w:b/>
                  <w:bCs/>
                  <w:i/>
                  <w:iCs/>
                  <w:sz w:val="18"/>
                  <w:szCs w:val="18"/>
                  <w:lang w:eastAsia="zh-CN"/>
                </w:rPr>
                <w:delText>)</w:delText>
              </w:r>
            </w:del>
          </w:p>
        </w:tc>
        <w:tc>
          <w:tcPr>
            <w:tcW w:w="1275" w:type="dxa"/>
            <w:shd w:val="clear" w:color="auto" w:fill="FDE9D9" w:themeFill="accent6" w:themeFillTint="33"/>
          </w:tcPr>
          <w:p w14:paraId="25F48207" w14:textId="5DC664B8" w:rsidR="00DD2AE3" w:rsidRPr="00981131" w:rsidDel="00D639C1" w:rsidRDefault="00DD2AE3" w:rsidP="00EC1B82">
            <w:pPr>
              <w:pStyle w:val="Normal1"/>
              <w:keepNext/>
              <w:keepLines/>
              <w:spacing w:after="80"/>
              <w:rPr>
                <w:del w:id="170" w:author="Author"/>
                <w:sz w:val="18"/>
                <w:szCs w:val="18"/>
              </w:rPr>
            </w:pPr>
            <w:del w:id="171" w:author="Author">
              <w:r w:rsidRPr="00981131" w:rsidDel="00D639C1">
                <w:rPr>
                  <w:sz w:val="18"/>
                  <w:szCs w:val="18"/>
                  <w:lang w:eastAsia="zh-CN"/>
                </w:rPr>
                <w:delText>Slightly high</w:delText>
              </w:r>
            </w:del>
          </w:p>
        </w:tc>
        <w:tc>
          <w:tcPr>
            <w:tcW w:w="1276" w:type="dxa"/>
            <w:shd w:val="clear" w:color="auto" w:fill="FBD4B4" w:themeFill="accent6" w:themeFillTint="66"/>
          </w:tcPr>
          <w:p w14:paraId="302D196B" w14:textId="31F49784" w:rsidR="00DD2AE3" w:rsidRPr="00981131" w:rsidDel="00D639C1" w:rsidRDefault="00DD2AE3" w:rsidP="00EC1B82">
            <w:pPr>
              <w:pStyle w:val="Normal1"/>
              <w:keepNext/>
              <w:keepLines/>
              <w:spacing w:after="80"/>
              <w:rPr>
                <w:del w:id="172" w:author="Author"/>
                <w:sz w:val="18"/>
                <w:szCs w:val="18"/>
              </w:rPr>
            </w:pPr>
            <w:del w:id="173" w:author="Author">
              <w:r w:rsidRPr="00981131" w:rsidDel="00D639C1">
                <w:rPr>
                  <w:sz w:val="18"/>
                  <w:szCs w:val="18"/>
                  <w:lang w:eastAsia="zh-CN"/>
                </w:rPr>
                <w:delText>High</w:delText>
              </w:r>
            </w:del>
          </w:p>
        </w:tc>
        <w:tc>
          <w:tcPr>
            <w:tcW w:w="1276" w:type="dxa"/>
            <w:shd w:val="clear" w:color="auto" w:fill="FABF8F" w:themeFill="accent6" w:themeFillTint="99"/>
          </w:tcPr>
          <w:p w14:paraId="4D34D8CD" w14:textId="3ADA8A2B" w:rsidR="00DD2AE3" w:rsidRPr="00981131" w:rsidDel="00D639C1" w:rsidRDefault="00DD2AE3" w:rsidP="00EC1B82">
            <w:pPr>
              <w:pStyle w:val="Normal1"/>
              <w:keepNext/>
              <w:keepLines/>
              <w:spacing w:after="80"/>
              <w:rPr>
                <w:del w:id="174" w:author="Author"/>
                <w:sz w:val="18"/>
                <w:szCs w:val="18"/>
              </w:rPr>
            </w:pPr>
            <w:del w:id="175" w:author="Author">
              <w:r w:rsidRPr="00981131" w:rsidDel="00D639C1">
                <w:rPr>
                  <w:sz w:val="18"/>
                  <w:szCs w:val="18"/>
                  <w:lang w:eastAsia="zh-CN"/>
                </w:rPr>
                <w:delText>High</w:delText>
              </w:r>
              <w:r w:rsidDel="00D639C1">
                <w:rPr>
                  <w:sz w:val="18"/>
                  <w:szCs w:val="18"/>
                  <w:lang w:eastAsia="zh-CN"/>
                </w:rPr>
                <w:delText>er</w:delText>
              </w:r>
            </w:del>
          </w:p>
        </w:tc>
        <w:tc>
          <w:tcPr>
            <w:tcW w:w="1276" w:type="dxa"/>
            <w:shd w:val="clear" w:color="auto" w:fill="FABF8F" w:themeFill="accent6" w:themeFillTint="99"/>
          </w:tcPr>
          <w:p w14:paraId="7F6E1822" w14:textId="508D471E" w:rsidR="00DD2AE3" w:rsidRPr="00981131" w:rsidDel="00D639C1" w:rsidRDefault="00DD2AE3" w:rsidP="00EC1B82">
            <w:pPr>
              <w:pStyle w:val="Normal1"/>
              <w:keepNext/>
              <w:keepLines/>
              <w:spacing w:after="80"/>
              <w:rPr>
                <w:del w:id="176" w:author="Author"/>
                <w:sz w:val="18"/>
                <w:szCs w:val="18"/>
              </w:rPr>
            </w:pPr>
            <w:del w:id="177" w:author="Author">
              <w:r w:rsidRPr="00981131" w:rsidDel="00D639C1">
                <w:rPr>
                  <w:sz w:val="18"/>
                  <w:szCs w:val="18"/>
                  <w:lang w:eastAsia="zh-CN"/>
                </w:rPr>
                <w:delText>Higher</w:delText>
              </w:r>
            </w:del>
          </w:p>
        </w:tc>
        <w:tc>
          <w:tcPr>
            <w:tcW w:w="1219" w:type="dxa"/>
            <w:shd w:val="clear" w:color="auto" w:fill="E3A571"/>
          </w:tcPr>
          <w:p w14:paraId="3DA0C8D6" w14:textId="0A6A897D" w:rsidR="00DD2AE3" w:rsidRPr="00981131" w:rsidDel="00D639C1" w:rsidRDefault="00DD2AE3" w:rsidP="00EC1B82">
            <w:pPr>
              <w:pStyle w:val="Normal1"/>
              <w:keepNext/>
              <w:keepLines/>
              <w:spacing w:after="80"/>
              <w:rPr>
                <w:del w:id="178" w:author="Author"/>
                <w:sz w:val="18"/>
                <w:szCs w:val="18"/>
              </w:rPr>
            </w:pPr>
            <w:del w:id="179" w:author="Author">
              <w:r w:rsidRPr="00981131" w:rsidDel="00D639C1">
                <w:rPr>
                  <w:sz w:val="18"/>
                  <w:szCs w:val="18"/>
                  <w:lang w:eastAsia="zh-CN"/>
                </w:rPr>
                <w:delText>Very high</w:delText>
              </w:r>
            </w:del>
          </w:p>
        </w:tc>
      </w:tr>
      <w:tr w:rsidR="00DD2AE3" w:rsidRPr="00421FCD" w:rsidDel="00D639C1" w14:paraId="1B0977F4" w14:textId="56AF3CAE" w:rsidTr="00B22EC6">
        <w:trPr>
          <w:jc w:val="center"/>
          <w:del w:id="180" w:author="Author"/>
        </w:trPr>
        <w:tc>
          <w:tcPr>
            <w:tcW w:w="1129" w:type="dxa"/>
            <w:vMerge/>
          </w:tcPr>
          <w:p w14:paraId="74AE87A0" w14:textId="2CA9D246" w:rsidR="00DD2AE3" w:rsidRPr="00981131" w:rsidDel="00D639C1" w:rsidRDefault="00DD2AE3" w:rsidP="00EC1B82">
            <w:pPr>
              <w:pStyle w:val="Normal1"/>
              <w:keepNext/>
              <w:keepLines/>
              <w:spacing w:after="80"/>
              <w:rPr>
                <w:del w:id="181" w:author="Author"/>
                <w:b/>
                <w:bCs/>
                <w:i/>
                <w:iCs/>
                <w:sz w:val="18"/>
                <w:szCs w:val="18"/>
              </w:rPr>
            </w:pPr>
          </w:p>
        </w:tc>
        <w:tc>
          <w:tcPr>
            <w:tcW w:w="1693" w:type="dxa"/>
          </w:tcPr>
          <w:p w14:paraId="6695F97D" w14:textId="1273A64D" w:rsidR="00DD2AE3" w:rsidRPr="00981131" w:rsidDel="00D639C1" w:rsidRDefault="00DD2AE3" w:rsidP="00EC1B82">
            <w:pPr>
              <w:pStyle w:val="Normal1"/>
              <w:keepNext/>
              <w:keepLines/>
              <w:spacing w:after="80"/>
              <w:rPr>
                <w:del w:id="182" w:author="Author"/>
                <w:b/>
                <w:bCs/>
                <w:i/>
                <w:iCs/>
                <w:sz w:val="18"/>
                <w:szCs w:val="18"/>
              </w:rPr>
            </w:pPr>
            <w:del w:id="183" w:author="Author">
              <w:r w:rsidRPr="00981131" w:rsidDel="00D639C1">
                <w:rPr>
                  <w:b/>
                  <w:bCs/>
                  <w:i/>
                  <w:iCs/>
                  <w:sz w:val="18"/>
                  <w:szCs w:val="18"/>
                  <w:lang w:eastAsia="zh-CN"/>
                </w:rPr>
                <w:delText>More</w:delText>
              </w:r>
              <w:r w:rsidDel="00D639C1">
                <w:rPr>
                  <w:b/>
                  <w:bCs/>
                  <w:i/>
                  <w:iCs/>
                  <w:sz w:val="18"/>
                  <w:szCs w:val="18"/>
                  <w:lang w:eastAsia="zh-CN"/>
                </w:rPr>
                <w:delText xml:space="preserve"> [1.25, 1.5</w:delText>
              </w:r>
              <w:r w:rsidRPr="00981131" w:rsidDel="00D639C1">
                <w:rPr>
                  <w:b/>
                  <w:bCs/>
                  <w:i/>
                  <w:iCs/>
                  <w:sz w:val="18"/>
                  <w:szCs w:val="18"/>
                  <w:lang w:eastAsia="zh-CN"/>
                </w:rPr>
                <w:delText>)</w:delText>
              </w:r>
            </w:del>
          </w:p>
        </w:tc>
        <w:tc>
          <w:tcPr>
            <w:tcW w:w="1275" w:type="dxa"/>
            <w:shd w:val="clear" w:color="auto" w:fill="FBD4B4" w:themeFill="accent6" w:themeFillTint="66"/>
          </w:tcPr>
          <w:p w14:paraId="22910DB3" w14:textId="45F93991" w:rsidR="00DD2AE3" w:rsidRPr="00981131" w:rsidDel="00D639C1" w:rsidRDefault="00DD2AE3" w:rsidP="00EC1B82">
            <w:pPr>
              <w:pStyle w:val="Normal1"/>
              <w:keepNext/>
              <w:keepLines/>
              <w:spacing w:after="80"/>
              <w:rPr>
                <w:del w:id="184" w:author="Author"/>
                <w:sz w:val="18"/>
                <w:szCs w:val="18"/>
              </w:rPr>
            </w:pPr>
            <w:del w:id="185" w:author="Author">
              <w:r w:rsidRPr="00981131" w:rsidDel="00D639C1">
                <w:rPr>
                  <w:sz w:val="18"/>
                  <w:szCs w:val="18"/>
                  <w:lang w:eastAsia="zh-CN"/>
                </w:rPr>
                <w:delText>High</w:delText>
              </w:r>
            </w:del>
          </w:p>
        </w:tc>
        <w:tc>
          <w:tcPr>
            <w:tcW w:w="1276" w:type="dxa"/>
            <w:shd w:val="clear" w:color="auto" w:fill="FBD4B4" w:themeFill="accent6" w:themeFillTint="66"/>
          </w:tcPr>
          <w:p w14:paraId="31C744F9" w14:textId="112B8A74" w:rsidR="00DD2AE3" w:rsidRPr="00981131" w:rsidDel="00D639C1" w:rsidRDefault="00DD2AE3" w:rsidP="00EC1B82">
            <w:pPr>
              <w:pStyle w:val="Normal1"/>
              <w:keepNext/>
              <w:keepLines/>
              <w:spacing w:after="80"/>
              <w:rPr>
                <w:del w:id="186" w:author="Author"/>
                <w:sz w:val="18"/>
                <w:szCs w:val="18"/>
              </w:rPr>
            </w:pPr>
            <w:del w:id="187" w:author="Author">
              <w:r w:rsidRPr="00981131" w:rsidDel="00D639C1">
                <w:rPr>
                  <w:sz w:val="18"/>
                  <w:szCs w:val="18"/>
                  <w:lang w:eastAsia="zh-CN"/>
                </w:rPr>
                <w:delText>High</w:delText>
              </w:r>
            </w:del>
          </w:p>
        </w:tc>
        <w:tc>
          <w:tcPr>
            <w:tcW w:w="1276" w:type="dxa"/>
            <w:shd w:val="clear" w:color="auto" w:fill="FABF8F" w:themeFill="accent6" w:themeFillTint="99"/>
          </w:tcPr>
          <w:p w14:paraId="44ADE018" w14:textId="0394AAD0" w:rsidR="00DD2AE3" w:rsidRPr="00981131" w:rsidDel="00D639C1" w:rsidRDefault="00DD2AE3" w:rsidP="00EC1B82">
            <w:pPr>
              <w:pStyle w:val="Normal1"/>
              <w:keepNext/>
              <w:keepLines/>
              <w:spacing w:after="80"/>
              <w:rPr>
                <w:del w:id="188" w:author="Author"/>
                <w:sz w:val="18"/>
                <w:szCs w:val="18"/>
              </w:rPr>
            </w:pPr>
            <w:del w:id="189" w:author="Author">
              <w:r w:rsidRPr="00981131" w:rsidDel="00D639C1">
                <w:rPr>
                  <w:sz w:val="18"/>
                  <w:szCs w:val="18"/>
                  <w:lang w:eastAsia="zh-CN"/>
                </w:rPr>
                <w:delText>Higher</w:delText>
              </w:r>
            </w:del>
          </w:p>
        </w:tc>
        <w:tc>
          <w:tcPr>
            <w:tcW w:w="1276" w:type="dxa"/>
            <w:shd w:val="clear" w:color="auto" w:fill="E3A571"/>
          </w:tcPr>
          <w:p w14:paraId="5D7AD82D" w14:textId="661FB99C" w:rsidR="00DD2AE3" w:rsidRPr="00981131" w:rsidDel="00D639C1" w:rsidRDefault="00DD2AE3" w:rsidP="00EC1B82">
            <w:pPr>
              <w:pStyle w:val="Normal1"/>
              <w:keepNext/>
              <w:keepLines/>
              <w:spacing w:after="80"/>
              <w:rPr>
                <w:del w:id="190" w:author="Author"/>
                <w:sz w:val="18"/>
                <w:szCs w:val="18"/>
              </w:rPr>
            </w:pPr>
            <w:del w:id="191" w:author="Author">
              <w:r w:rsidRPr="00981131" w:rsidDel="00D639C1">
                <w:rPr>
                  <w:sz w:val="18"/>
                  <w:szCs w:val="18"/>
                  <w:lang w:eastAsia="zh-CN"/>
                </w:rPr>
                <w:delText>Very high</w:delText>
              </w:r>
            </w:del>
          </w:p>
        </w:tc>
        <w:tc>
          <w:tcPr>
            <w:tcW w:w="1219" w:type="dxa"/>
            <w:shd w:val="clear" w:color="auto" w:fill="E3A571"/>
          </w:tcPr>
          <w:p w14:paraId="4CC41FEC" w14:textId="7E0310FA" w:rsidR="00DD2AE3" w:rsidRPr="00981131" w:rsidDel="00D639C1" w:rsidRDefault="00DD2AE3" w:rsidP="00EC1B82">
            <w:pPr>
              <w:pStyle w:val="Normal1"/>
              <w:keepNext/>
              <w:keepLines/>
              <w:spacing w:after="80"/>
              <w:rPr>
                <w:del w:id="192" w:author="Author"/>
                <w:sz w:val="18"/>
                <w:szCs w:val="18"/>
              </w:rPr>
            </w:pPr>
            <w:del w:id="193" w:author="Author">
              <w:r w:rsidRPr="00981131" w:rsidDel="00D639C1">
                <w:rPr>
                  <w:sz w:val="18"/>
                  <w:szCs w:val="18"/>
                  <w:lang w:eastAsia="zh-CN"/>
                </w:rPr>
                <w:delText>Very high</w:delText>
              </w:r>
            </w:del>
          </w:p>
        </w:tc>
      </w:tr>
      <w:tr w:rsidR="00DD2AE3" w:rsidRPr="00421FCD" w:rsidDel="00D639C1" w14:paraId="721AE1D7" w14:textId="02FAC2F6" w:rsidTr="00B22EC6">
        <w:trPr>
          <w:jc w:val="center"/>
          <w:del w:id="194" w:author="Author"/>
        </w:trPr>
        <w:tc>
          <w:tcPr>
            <w:tcW w:w="1129" w:type="dxa"/>
            <w:vMerge/>
          </w:tcPr>
          <w:p w14:paraId="554B8F9A" w14:textId="1BB7D4C7" w:rsidR="00DD2AE3" w:rsidRPr="00981131" w:rsidDel="00D639C1" w:rsidRDefault="00DD2AE3" w:rsidP="00EC1B82">
            <w:pPr>
              <w:pStyle w:val="Normal1"/>
              <w:keepNext/>
              <w:keepLines/>
              <w:spacing w:after="80"/>
              <w:rPr>
                <w:del w:id="195" w:author="Author"/>
                <w:b/>
                <w:bCs/>
                <w:i/>
                <w:iCs/>
                <w:sz w:val="18"/>
                <w:szCs w:val="18"/>
              </w:rPr>
            </w:pPr>
          </w:p>
        </w:tc>
        <w:tc>
          <w:tcPr>
            <w:tcW w:w="1693" w:type="dxa"/>
          </w:tcPr>
          <w:p w14:paraId="4ED0D71E" w14:textId="1843CF30" w:rsidR="00DD2AE3" w:rsidRPr="00981131" w:rsidDel="00D639C1" w:rsidRDefault="00DD2AE3" w:rsidP="00EC1B82">
            <w:pPr>
              <w:pStyle w:val="Normal1"/>
              <w:keepNext/>
              <w:keepLines/>
              <w:spacing w:after="80"/>
              <w:rPr>
                <w:del w:id="196" w:author="Author"/>
                <w:b/>
                <w:bCs/>
                <w:i/>
                <w:iCs/>
                <w:sz w:val="18"/>
                <w:szCs w:val="18"/>
              </w:rPr>
            </w:pPr>
            <w:del w:id="197" w:author="Author">
              <w:r w:rsidRPr="00981131" w:rsidDel="00D639C1">
                <w:rPr>
                  <w:b/>
                  <w:bCs/>
                  <w:i/>
                  <w:iCs/>
                  <w:sz w:val="18"/>
                  <w:szCs w:val="18"/>
                </w:rPr>
                <w:delText>Most</w:delText>
              </w:r>
              <w:r w:rsidDel="00D639C1">
                <w:rPr>
                  <w:b/>
                  <w:bCs/>
                  <w:i/>
                  <w:iCs/>
                  <w:sz w:val="18"/>
                  <w:szCs w:val="18"/>
                </w:rPr>
                <w:delText xml:space="preserve"> </w:delText>
              </w:r>
              <w:r w:rsidDel="00D639C1">
                <w:rPr>
                  <w:b/>
                  <w:bCs/>
                  <w:i/>
                  <w:iCs/>
                  <w:sz w:val="18"/>
                  <w:szCs w:val="18"/>
                  <w:lang w:eastAsia="zh-CN"/>
                </w:rPr>
                <w:delText>[1.5, 100</w:delText>
              </w:r>
              <w:r w:rsidRPr="00981131" w:rsidDel="00D639C1">
                <w:rPr>
                  <w:b/>
                  <w:bCs/>
                  <w:i/>
                  <w:iCs/>
                  <w:sz w:val="18"/>
                  <w:szCs w:val="18"/>
                  <w:lang w:eastAsia="zh-CN"/>
                </w:rPr>
                <w:delText>)</w:delText>
              </w:r>
            </w:del>
          </w:p>
        </w:tc>
        <w:tc>
          <w:tcPr>
            <w:tcW w:w="1275" w:type="dxa"/>
            <w:shd w:val="clear" w:color="auto" w:fill="FBD4B4" w:themeFill="accent6" w:themeFillTint="66"/>
          </w:tcPr>
          <w:p w14:paraId="3CD98160" w14:textId="74327397" w:rsidR="00DD2AE3" w:rsidRPr="00981131" w:rsidDel="00D639C1" w:rsidRDefault="00DD2AE3" w:rsidP="00EC1B82">
            <w:pPr>
              <w:pStyle w:val="Normal1"/>
              <w:keepNext/>
              <w:keepLines/>
              <w:spacing w:after="80"/>
              <w:rPr>
                <w:del w:id="198" w:author="Author"/>
                <w:sz w:val="18"/>
                <w:szCs w:val="18"/>
              </w:rPr>
            </w:pPr>
            <w:del w:id="199" w:author="Author">
              <w:r w:rsidRPr="00981131" w:rsidDel="00D639C1">
                <w:rPr>
                  <w:sz w:val="18"/>
                  <w:szCs w:val="18"/>
                  <w:lang w:eastAsia="zh-CN"/>
                </w:rPr>
                <w:delText>High</w:delText>
              </w:r>
            </w:del>
          </w:p>
        </w:tc>
        <w:tc>
          <w:tcPr>
            <w:tcW w:w="1276" w:type="dxa"/>
            <w:shd w:val="clear" w:color="auto" w:fill="FABF8F" w:themeFill="accent6" w:themeFillTint="99"/>
          </w:tcPr>
          <w:p w14:paraId="7F4513CB" w14:textId="062AF311" w:rsidR="00DD2AE3" w:rsidRPr="00981131" w:rsidDel="00D639C1" w:rsidRDefault="00DD2AE3" w:rsidP="00EC1B82">
            <w:pPr>
              <w:pStyle w:val="Normal1"/>
              <w:keepNext/>
              <w:keepLines/>
              <w:spacing w:after="80"/>
              <w:rPr>
                <w:del w:id="200" w:author="Author"/>
                <w:sz w:val="18"/>
                <w:szCs w:val="18"/>
              </w:rPr>
            </w:pPr>
            <w:del w:id="201" w:author="Author">
              <w:r w:rsidRPr="00981131" w:rsidDel="00D639C1">
                <w:rPr>
                  <w:sz w:val="18"/>
                  <w:szCs w:val="18"/>
                  <w:lang w:eastAsia="zh-CN"/>
                </w:rPr>
                <w:delText>Higher</w:delText>
              </w:r>
            </w:del>
          </w:p>
        </w:tc>
        <w:tc>
          <w:tcPr>
            <w:tcW w:w="1276" w:type="dxa"/>
            <w:shd w:val="clear" w:color="auto" w:fill="FABF8F" w:themeFill="accent6" w:themeFillTint="99"/>
          </w:tcPr>
          <w:p w14:paraId="18153D5F" w14:textId="0B2CBD3C" w:rsidR="00DD2AE3" w:rsidRPr="00981131" w:rsidDel="00D639C1" w:rsidRDefault="00DD2AE3" w:rsidP="00EC1B82">
            <w:pPr>
              <w:pStyle w:val="Normal1"/>
              <w:keepNext/>
              <w:keepLines/>
              <w:spacing w:after="80"/>
              <w:rPr>
                <w:del w:id="202" w:author="Author"/>
                <w:sz w:val="18"/>
                <w:szCs w:val="18"/>
              </w:rPr>
            </w:pPr>
            <w:del w:id="203" w:author="Author">
              <w:r w:rsidRPr="00981131" w:rsidDel="00D639C1">
                <w:rPr>
                  <w:sz w:val="18"/>
                  <w:szCs w:val="18"/>
                  <w:lang w:eastAsia="zh-CN"/>
                </w:rPr>
                <w:delText>Higher</w:delText>
              </w:r>
            </w:del>
          </w:p>
        </w:tc>
        <w:tc>
          <w:tcPr>
            <w:tcW w:w="1276" w:type="dxa"/>
            <w:shd w:val="clear" w:color="auto" w:fill="E3A571"/>
          </w:tcPr>
          <w:p w14:paraId="01E02B46" w14:textId="7AEAE0F8" w:rsidR="00DD2AE3" w:rsidRPr="00981131" w:rsidDel="00D639C1" w:rsidRDefault="00DD2AE3" w:rsidP="00EC1B82">
            <w:pPr>
              <w:pStyle w:val="Normal1"/>
              <w:keepNext/>
              <w:keepLines/>
              <w:spacing w:after="80"/>
              <w:rPr>
                <w:del w:id="204" w:author="Author"/>
                <w:sz w:val="18"/>
                <w:szCs w:val="18"/>
              </w:rPr>
            </w:pPr>
            <w:del w:id="205" w:author="Author">
              <w:r w:rsidRPr="00981131" w:rsidDel="00D639C1">
                <w:rPr>
                  <w:sz w:val="18"/>
                  <w:szCs w:val="18"/>
                  <w:lang w:eastAsia="zh-CN"/>
                </w:rPr>
                <w:delText>Very high</w:delText>
              </w:r>
            </w:del>
          </w:p>
        </w:tc>
        <w:tc>
          <w:tcPr>
            <w:tcW w:w="1219" w:type="dxa"/>
            <w:shd w:val="clear" w:color="auto" w:fill="E3A571"/>
          </w:tcPr>
          <w:p w14:paraId="0FE8D408" w14:textId="77A7FF51" w:rsidR="00DD2AE3" w:rsidRPr="00981131" w:rsidDel="00D639C1" w:rsidRDefault="00DD2AE3" w:rsidP="00EC1B82">
            <w:pPr>
              <w:pStyle w:val="Normal1"/>
              <w:keepNext/>
              <w:keepLines/>
              <w:spacing w:after="80"/>
              <w:rPr>
                <w:del w:id="206" w:author="Author"/>
                <w:sz w:val="18"/>
                <w:szCs w:val="18"/>
              </w:rPr>
            </w:pPr>
            <w:del w:id="207" w:author="Author">
              <w:r w:rsidRPr="00981131" w:rsidDel="00D639C1">
                <w:rPr>
                  <w:sz w:val="18"/>
                  <w:szCs w:val="18"/>
                  <w:lang w:eastAsia="zh-CN"/>
                </w:rPr>
                <w:delText>Very high</w:delText>
              </w:r>
            </w:del>
          </w:p>
        </w:tc>
      </w:tr>
      <w:tr w:rsidR="00DD2AE3" w:rsidRPr="00421FCD" w:rsidDel="00D639C1" w14:paraId="73915563" w14:textId="1C949301" w:rsidTr="00B22EC6">
        <w:trPr>
          <w:jc w:val="center"/>
          <w:del w:id="208" w:author="Author"/>
        </w:trPr>
        <w:tc>
          <w:tcPr>
            <w:tcW w:w="1129" w:type="dxa"/>
            <w:vMerge w:val="restart"/>
          </w:tcPr>
          <w:p w14:paraId="0C56E906" w14:textId="76DD1EC2" w:rsidR="00DD2AE3" w:rsidRPr="00981131" w:rsidDel="00D639C1" w:rsidRDefault="00DD2AE3" w:rsidP="00EC1B82">
            <w:pPr>
              <w:pStyle w:val="Normal1"/>
              <w:keepNext/>
              <w:keepLines/>
              <w:spacing w:after="80"/>
              <w:rPr>
                <w:del w:id="209" w:author="Author"/>
                <w:b/>
                <w:bCs/>
                <w:i/>
                <w:iCs/>
                <w:sz w:val="18"/>
                <w:szCs w:val="18"/>
              </w:rPr>
            </w:pPr>
            <w:del w:id="210" w:author="Author">
              <w:r w:rsidRPr="00981131" w:rsidDel="00D639C1">
                <w:rPr>
                  <w:b/>
                  <w:bCs/>
                  <w:i/>
                  <w:iCs/>
                  <w:sz w:val="18"/>
                  <w:szCs w:val="18"/>
                  <w:lang w:eastAsia="zh-CN"/>
                </w:rPr>
                <w:delText>[5</w:delText>
              </w:r>
              <w:r w:rsidDel="00D639C1">
                <w:rPr>
                  <w:b/>
                  <w:bCs/>
                  <w:i/>
                  <w:iCs/>
                  <w:sz w:val="18"/>
                  <w:szCs w:val="18"/>
                  <w:lang w:eastAsia="zh-CN"/>
                </w:rPr>
                <w:delText>.6</w:delText>
              </w:r>
              <w:r w:rsidRPr="00981131" w:rsidDel="00D639C1">
                <w:rPr>
                  <w:b/>
                  <w:bCs/>
                  <w:i/>
                  <w:iCs/>
                  <w:sz w:val="18"/>
                  <w:szCs w:val="18"/>
                  <w:lang w:eastAsia="zh-CN"/>
                </w:rPr>
                <w:delText>, 7)</w:delText>
              </w:r>
            </w:del>
          </w:p>
        </w:tc>
        <w:tc>
          <w:tcPr>
            <w:tcW w:w="1693" w:type="dxa"/>
          </w:tcPr>
          <w:p w14:paraId="7D363EA7" w14:textId="0DD8F57E" w:rsidR="00DD2AE3" w:rsidRPr="00981131" w:rsidDel="00D639C1" w:rsidRDefault="00DD2AE3" w:rsidP="00EC1B82">
            <w:pPr>
              <w:pStyle w:val="Normal1"/>
              <w:keepNext/>
              <w:keepLines/>
              <w:spacing w:after="80"/>
              <w:rPr>
                <w:del w:id="211" w:author="Author"/>
                <w:b/>
                <w:bCs/>
                <w:i/>
                <w:iCs/>
                <w:sz w:val="18"/>
                <w:szCs w:val="18"/>
              </w:rPr>
            </w:pPr>
            <w:del w:id="212" w:author="Author">
              <w:r w:rsidRPr="00981131" w:rsidDel="00D639C1">
                <w:rPr>
                  <w:b/>
                  <w:bCs/>
                  <w:i/>
                  <w:iCs/>
                  <w:sz w:val="18"/>
                  <w:szCs w:val="18"/>
                  <w:lang w:eastAsia="zh-CN"/>
                </w:rPr>
                <w:delText>Least</w:delText>
              </w:r>
              <w:r w:rsidDel="00D639C1">
                <w:rPr>
                  <w:b/>
                  <w:bCs/>
                  <w:i/>
                  <w:iCs/>
                  <w:sz w:val="18"/>
                  <w:szCs w:val="18"/>
                  <w:lang w:eastAsia="zh-CN"/>
                </w:rPr>
                <w:delText xml:space="preserve"> [0, 1</w:delText>
              </w:r>
              <w:r w:rsidRPr="00981131" w:rsidDel="00D639C1">
                <w:rPr>
                  <w:b/>
                  <w:bCs/>
                  <w:i/>
                  <w:iCs/>
                  <w:sz w:val="18"/>
                  <w:szCs w:val="18"/>
                  <w:lang w:eastAsia="zh-CN"/>
                </w:rPr>
                <w:delText>)</w:delText>
              </w:r>
            </w:del>
          </w:p>
        </w:tc>
        <w:tc>
          <w:tcPr>
            <w:tcW w:w="1275" w:type="dxa"/>
            <w:shd w:val="clear" w:color="auto" w:fill="FDE9D9" w:themeFill="accent6" w:themeFillTint="33"/>
          </w:tcPr>
          <w:p w14:paraId="250E84B4" w14:textId="7E9333A6" w:rsidR="00DD2AE3" w:rsidRPr="00981131" w:rsidDel="00D639C1" w:rsidRDefault="00DD2AE3" w:rsidP="00EC1B82">
            <w:pPr>
              <w:pStyle w:val="Normal1"/>
              <w:keepNext/>
              <w:keepLines/>
              <w:spacing w:after="80"/>
              <w:rPr>
                <w:del w:id="213" w:author="Author"/>
                <w:sz w:val="18"/>
                <w:szCs w:val="18"/>
              </w:rPr>
            </w:pPr>
            <w:del w:id="214" w:author="Author">
              <w:r w:rsidRPr="00981131" w:rsidDel="00D639C1">
                <w:rPr>
                  <w:sz w:val="18"/>
                  <w:szCs w:val="18"/>
                  <w:lang w:eastAsia="zh-CN"/>
                </w:rPr>
                <w:delText>Slightly high</w:delText>
              </w:r>
            </w:del>
          </w:p>
        </w:tc>
        <w:tc>
          <w:tcPr>
            <w:tcW w:w="1276" w:type="dxa"/>
            <w:shd w:val="clear" w:color="auto" w:fill="FDE9D9" w:themeFill="accent6" w:themeFillTint="33"/>
          </w:tcPr>
          <w:p w14:paraId="3905C6EE" w14:textId="3242D937" w:rsidR="00DD2AE3" w:rsidRPr="00981131" w:rsidDel="00D639C1" w:rsidRDefault="00DD2AE3" w:rsidP="00EC1B82">
            <w:pPr>
              <w:pStyle w:val="Normal1"/>
              <w:keepNext/>
              <w:keepLines/>
              <w:spacing w:after="80"/>
              <w:rPr>
                <w:del w:id="215" w:author="Author"/>
                <w:sz w:val="18"/>
                <w:szCs w:val="18"/>
              </w:rPr>
            </w:pPr>
            <w:del w:id="216" w:author="Author">
              <w:r w:rsidRPr="00981131" w:rsidDel="00D639C1">
                <w:rPr>
                  <w:sz w:val="18"/>
                  <w:szCs w:val="18"/>
                  <w:lang w:eastAsia="zh-CN"/>
                </w:rPr>
                <w:delText>Slightly high</w:delText>
              </w:r>
            </w:del>
          </w:p>
        </w:tc>
        <w:tc>
          <w:tcPr>
            <w:tcW w:w="1276" w:type="dxa"/>
            <w:shd w:val="clear" w:color="auto" w:fill="FDE9D9" w:themeFill="accent6" w:themeFillTint="33"/>
          </w:tcPr>
          <w:p w14:paraId="2DAD74A0" w14:textId="4708B2F7" w:rsidR="00DD2AE3" w:rsidRPr="00981131" w:rsidDel="00D639C1" w:rsidRDefault="00DD2AE3" w:rsidP="00EC1B82">
            <w:pPr>
              <w:pStyle w:val="Normal1"/>
              <w:keepNext/>
              <w:keepLines/>
              <w:spacing w:after="80"/>
              <w:rPr>
                <w:del w:id="217" w:author="Author"/>
                <w:sz w:val="18"/>
                <w:szCs w:val="18"/>
              </w:rPr>
            </w:pPr>
            <w:del w:id="218" w:author="Author">
              <w:r w:rsidRPr="00981131" w:rsidDel="00D639C1">
                <w:rPr>
                  <w:sz w:val="18"/>
                  <w:szCs w:val="18"/>
                  <w:lang w:eastAsia="zh-CN"/>
                </w:rPr>
                <w:delText>Slightly high</w:delText>
              </w:r>
            </w:del>
          </w:p>
        </w:tc>
        <w:tc>
          <w:tcPr>
            <w:tcW w:w="1276" w:type="dxa"/>
            <w:shd w:val="clear" w:color="auto" w:fill="FDE9D9" w:themeFill="accent6" w:themeFillTint="33"/>
          </w:tcPr>
          <w:p w14:paraId="725FE1A2" w14:textId="646DE523" w:rsidR="00DD2AE3" w:rsidRPr="00981131" w:rsidDel="00D639C1" w:rsidRDefault="00DD2AE3" w:rsidP="00EC1B82">
            <w:pPr>
              <w:pStyle w:val="Normal1"/>
              <w:keepNext/>
              <w:keepLines/>
              <w:spacing w:after="80"/>
              <w:rPr>
                <w:del w:id="219" w:author="Author"/>
                <w:sz w:val="18"/>
                <w:szCs w:val="18"/>
              </w:rPr>
            </w:pPr>
            <w:del w:id="220" w:author="Author">
              <w:r w:rsidRPr="00981131" w:rsidDel="00D639C1">
                <w:rPr>
                  <w:sz w:val="18"/>
                  <w:szCs w:val="18"/>
                  <w:lang w:eastAsia="zh-CN"/>
                </w:rPr>
                <w:delText>Slightly high</w:delText>
              </w:r>
            </w:del>
          </w:p>
        </w:tc>
        <w:tc>
          <w:tcPr>
            <w:tcW w:w="1219" w:type="dxa"/>
            <w:shd w:val="clear" w:color="auto" w:fill="FBD4B4" w:themeFill="accent6" w:themeFillTint="66"/>
          </w:tcPr>
          <w:p w14:paraId="635FF6F1" w14:textId="7AF177F9" w:rsidR="00DD2AE3" w:rsidRPr="00981131" w:rsidDel="00D639C1" w:rsidRDefault="00DD2AE3" w:rsidP="00EC1B82">
            <w:pPr>
              <w:pStyle w:val="Normal1"/>
              <w:keepNext/>
              <w:keepLines/>
              <w:spacing w:after="80"/>
              <w:rPr>
                <w:del w:id="221" w:author="Author"/>
                <w:sz w:val="18"/>
                <w:szCs w:val="18"/>
              </w:rPr>
            </w:pPr>
            <w:del w:id="222" w:author="Author">
              <w:r w:rsidRPr="00981131" w:rsidDel="00D639C1">
                <w:rPr>
                  <w:sz w:val="18"/>
                  <w:szCs w:val="18"/>
                  <w:lang w:eastAsia="zh-CN"/>
                </w:rPr>
                <w:delText>High</w:delText>
              </w:r>
            </w:del>
          </w:p>
        </w:tc>
      </w:tr>
      <w:tr w:rsidR="00DD2AE3" w:rsidRPr="00421FCD" w:rsidDel="00D639C1" w14:paraId="7E6B589F" w14:textId="4F678A2C" w:rsidTr="00B22EC6">
        <w:trPr>
          <w:jc w:val="center"/>
          <w:del w:id="223" w:author="Author"/>
        </w:trPr>
        <w:tc>
          <w:tcPr>
            <w:tcW w:w="1129" w:type="dxa"/>
            <w:vMerge/>
          </w:tcPr>
          <w:p w14:paraId="2985AF00" w14:textId="0AD85779" w:rsidR="00DD2AE3" w:rsidRPr="00981131" w:rsidDel="00D639C1" w:rsidRDefault="00DD2AE3" w:rsidP="00EC1B82">
            <w:pPr>
              <w:pStyle w:val="Normal1"/>
              <w:keepNext/>
              <w:keepLines/>
              <w:spacing w:after="80"/>
              <w:rPr>
                <w:del w:id="224" w:author="Author"/>
                <w:b/>
                <w:bCs/>
                <w:i/>
                <w:iCs/>
                <w:sz w:val="18"/>
                <w:szCs w:val="18"/>
              </w:rPr>
            </w:pPr>
          </w:p>
        </w:tc>
        <w:tc>
          <w:tcPr>
            <w:tcW w:w="1693" w:type="dxa"/>
          </w:tcPr>
          <w:p w14:paraId="08976C8B" w14:textId="7D15D0A9" w:rsidR="00DD2AE3" w:rsidRPr="00981131" w:rsidDel="00D639C1" w:rsidRDefault="00DD2AE3" w:rsidP="00EC1B82">
            <w:pPr>
              <w:pStyle w:val="Normal1"/>
              <w:keepNext/>
              <w:keepLines/>
              <w:spacing w:after="80"/>
              <w:rPr>
                <w:del w:id="225" w:author="Author"/>
                <w:b/>
                <w:bCs/>
                <w:i/>
                <w:iCs/>
                <w:sz w:val="18"/>
                <w:szCs w:val="18"/>
              </w:rPr>
            </w:pPr>
            <w:del w:id="226" w:author="Author">
              <w:r w:rsidRPr="00981131" w:rsidDel="00D639C1">
                <w:rPr>
                  <w:b/>
                  <w:bCs/>
                  <w:i/>
                  <w:iCs/>
                  <w:sz w:val="18"/>
                  <w:szCs w:val="18"/>
                  <w:lang w:eastAsia="zh-CN"/>
                </w:rPr>
                <w:delText>Less</w:delText>
              </w:r>
              <w:r w:rsidDel="00D639C1">
                <w:rPr>
                  <w:b/>
                  <w:bCs/>
                  <w:i/>
                  <w:iCs/>
                  <w:sz w:val="18"/>
                  <w:szCs w:val="18"/>
                  <w:lang w:eastAsia="zh-CN"/>
                </w:rPr>
                <w:delText xml:space="preserve"> [1, 1.1</w:delText>
              </w:r>
              <w:r w:rsidRPr="00981131" w:rsidDel="00D639C1">
                <w:rPr>
                  <w:b/>
                  <w:bCs/>
                  <w:i/>
                  <w:iCs/>
                  <w:sz w:val="18"/>
                  <w:szCs w:val="18"/>
                  <w:lang w:eastAsia="zh-CN"/>
                </w:rPr>
                <w:delText>)</w:delText>
              </w:r>
            </w:del>
          </w:p>
        </w:tc>
        <w:tc>
          <w:tcPr>
            <w:tcW w:w="1275" w:type="dxa"/>
            <w:shd w:val="clear" w:color="auto" w:fill="FDE9D9" w:themeFill="accent6" w:themeFillTint="33"/>
          </w:tcPr>
          <w:p w14:paraId="342BC64C" w14:textId="25CDBBE4" w:rsidR="00DD2AE3" w:rsidRPr="00981131" w:rsidDel="00D639C1" w:rsidRDefault="00DD2AE3" w:rsidP="00EC1B82">
            <w:pPr>
              <w:pStyle w:val="Normal1"/>
              <w:keepNext/>
              <w:keepLines/>
              <w:spacing w:after="80"/>
              <w:rPr>
                <w:del w:id="227" w:author="Author"/>
                <w:sz w:val="18"/>
                <w:szCs w:val="18"/>
              </w:rPr>
            </w:pPr>
            <w:del w:id="228" w:author="Author">
              <w:r w:rsidRPr="00981131" w:rsidDel="00D639C1">
                <w:rPr>
                  <w:sz w:val="18"/>
                  <w:szCs w:val="18"/>
                  <w:lang w:eastAsia="zh-CN"/>
                </w:rPr>
                <w:delText>Slightly high</w:delText>
              </w:r>
            </w:del>
          </w:p>
        </w:tc>
        <w:tc>
          <w:tcPr>
            <w:tcW w:w="1276" w:type="dxa"/>
            <w:shd w:val="clear" w:color="auto" w:fill="FDE9D9" w:themeFill="accent6" w:themeFillTint="33"/>
          </w:tcPr>
          <w:p w14:paraId="0E631520" w14:textId="08170A96" w:rsidR="00DD2AE3" w:rsidRPr="00981131" w:rsidDel="00D639C1" w:rsidRDefault="00DD2AE3" w:rsidP="00EC1B82">
            <w:pPr>
              <w:pStyle w:val="Normal1"/>
              <w:keepNext/>
              <w:keepLines/>
              <w:spacing w:after="80"/>
              <w:rPr>
                <w:del w:id="229" w:author="Author"/>
                <w:sz w:val="18"/>
                <w:szCs w:val="18"/>
              </w:rPr>
            </w:pPr>
            <w:del w:id="230" w:author="Author">
              <w:r w:rsidRPr="00981131" w:rsidDel="00D639C1">
                <w:rPr>
                  <w:sz w:val="18"/>
                  <w:szCs w:val="18"/>
                  <w:lang w:eastAsia="zh-CN"/>
                </w:rPr>
                <w:delText>Slightly high</w:delText>
              </w:r>
            </w:del>
          </w:p>
        </w:tc>
        <w:tc>
          <w:tcPr>
            <w:tcW w:w="1276" w:type="dxa"/>
            <w:shd w:val="clear" w:color="auto" w:fill="FDE9D9" w:themeFill="accent6" w:themeFillTint="33"/>
          </w:tcPr>
          <w:p w14:paraId="0A2E12FE" w14:textId="041CF7E1" w:rsidR="00DD2AE3" w:rsidRPr="00981131" w:rsidDel="00D639C1" w:rsidRDefault="00DD2AE3" w:rsidP="00EC1B82">
            <w:pPr>
              <w:pStyle w:val="Normal1"/>
              <w:keepNext/>
              <w:keepLines/>
              <w:spacing w:after="80"/>
              <w:rPr>
                <w:del w:id="231" w:author="Author"/>
                <w:sz w:val="18"/>
                <w:szCs w:val="18"/>
              </w:rPr>
            </w:pPr>
            <w:del w:id="232" w:author="Author">
              <w:r w:rsidRPr="00981131" w:rsidDel="00D639C1">
                <w:rPr>
                  <w:sz w:val="18"/>
                  <w:szCs w:val="18"/>
                  <w:lang w:eastAsia="zh-CN"/>
                </w:rPr>
                <w:delText>Slightly high</w:delText>
              </w:r>
            </w:del>
          </w:p>
        </w:tc>
        <w:tc>
          <w:tcPr>
            <w:tcW w:w="1276" w:type="dxa"/>
            <w:shd w:val="clear" w:color="auto" w:fill="FBD4B4" w:themeFill="accent6" w:themeFillTint="66"/>
          </w:tcPr>
          <w:p w14:paraId="249B4DC0" w14:textId="44CA5F34" w:rsidR="00DD2AE3" w:rsidRPr="00981131" w:rsidDel="00D639C1" w:rsidRDefault="00DD2AE3" w:rsidP="00EC1B82">
            <w:pPr>
              <w:pStyle w:val="Normal1"/>
              <w:keepNext/>
              <w:keepLines/>
              <w:spacing w:after="80"/>
              <w:rPr>
                <w:del w:id="233" w:author="Author"/>
                <w:sz w:val="18"/>
                <w:szCs w:val="18"/>
              </w:rPr>
            </w:pPr>
            <w:del w:id="234" w:author="Author">
              <w:r w:rsidDel="00D639C1">
                <w:rPr>
                  <w:sz w:val="18"/>
                  <w:szCs w:val="18"/>
                  <w:lang w:eastAsia="zh-CN"/>
                </w:rPr>
                <w:delText>High</w:delText>
              </w:r>
            </w:del>
          </w:p>
        </w:tc>
        <w:tc>
          <w:tcPr>
            <w:tcW w:w="1219" w:type="dxa"/>
            <w:shd w:val="clear" w:color="auto" w:fill="FABF8F" w:themeFill="accent6" w:themeFillTint="99"/>
          </w:tcPr>
          <w:p w14:paraId="7502906B" w14:textId="4FA0303E" w:rsidR="00DD2AE3" w:rsidRPr="00981131" w:rsidDel="00D639C1" w:rsidRDefault="00DD2AE3" w:rsidP="00EC1B82">
            <w:pPr>
              <w:pStyle w:val="Normal1"/>
              <w:keepNext/>
              <w:keepLines/>
              <w:spacing w:after="80"/>
              <w:rPr>
                <w:del w:id="235" w:author="Author"/>
                <w:sz w:val="18"/>
                <w:szCs w:val="18"/>
              </w:rPr>
            </w:pPr>
            <w:del w:id="236" w:author="Author">
              <w:r w:rsidRPr="00981131" w:rsidDel="00D639C1">
                <w:rPr>
                  <w:sz w:val="18"/>
                  <w:szCs w:val="18"/>
                  <w:lang w:eastAsia="zh-CN"/>
                </w:rPr>
                <w:delText xml:space="preserve">Higher </w:delText>
              </w:r>
            </w:del>
          </w:p>
        </w:tc>
      </w:tr>
      <w:tr w:rsidR="00DD2AE3" w:rsidRPr="00421FCD" w:rsidDel="00D639C1" w14:paraId="43AE1E92" w14:textId="40B51DF3" w:rsidTr="00B22EC6">
        <w:trPr>
          <w:jc w:val="center"/>
          <w:del w:id="237" w:author="Author"/>
        </w:trPr>
        <w:tc>
          <w:tcPr>
            <w:tcW w:w="1129" w:type="dxa"/>
            <w:vMerge/>
          </w:tcPr>
          <w:p w14:paraId="7733C06C" w14:textId="522C970B" w:rsidR="00DD2AE3" w:rsidRPr="00981131" w:rsidDel="00D639C1" w:rsidRDefault="00DD2AE3" w:rsidP="00EC1B82">
            <w:pPr>
              <w:pStyle w:val="Normal1"/>
              <w:keepNext/>
              <w:keepLines/>
              <w:spacing w:after="80"/>
              <w:rPr>
                <w:del w:id="238" w:author="Author"/>
                <w:b/>
                <w:bCs/>
                <w:i/>
                <w:iCs/>
                <w:sz w:val="18"/>
                <w:szCs w:val="18"/>
              </w:rPr>
            </w:pPr>
          </w:p>
        </w:tc>
        <w:tc>
          <w:tcPr>
            <w:tcW w:w="1693" w:type="dxa"/>
          </w:tcPr>
          <w:p w14:paraId="1769E865" w14:textId="6F170FD3" w:rsidR="00DD2AE3" w:rsidRPr="00981131" w:rsidDel="00D639C1" w:rsidRDefault="00DD2AE3" w:rsidP="00EC1B82">
            <w:pPr>
              <w:pStyle w:val="Normal1"/>
              <w:keepNext/>
              <w:keepLines/>
              <w:spacing w:after="80"/>
              <w:rPr>
                <w:del w:id="239" w:author="Author"/>
                <w:b/>
                <w:bCs/>
                <w:i/>
                <w:iCs/>
                <w:sz w:val="18"/>
                <w:szCs w:val="18"/>
              </w:rPr>
            </w:pPr>
            <w:del w:id="240" w:author="Author">
              <w:r w:rsidRPr="00981131" w:rsidDel="00D639C1">
                <w:rPr>
                  <w:b/>
                  <w:bCs/>
                  <w:i/>
                  <w:iCs/>
                  <w:sz w:val="18"/>
                  <w:szCs w:val="18"/>
                  <w:lang w:eastAsia="zh-CN"/>
                </w:rPr>
                <w:delText>Average</w:delText>
              </w:r>
              <w:r w:rsidDel="00D639C1">
                <w:rPr>
                  <w:b/>
                  <w:bCs/>
                  <w:i/>
                  <w:iCs/>
                  <w:sz w:val="18"/>
                  <w:szCs w:val="18"/>
                  <w:lang w:eastAsia="zh-CN"/>
                </w:rPr>
                <w:delText xml:space="preserve"> [1.1, 1.25</w:delText>
              </w:r>
              <w:r w:rsidRPr="00981131" w:rsidDel="00D639C1">
                <w:rPr>
                  <w:b/>
                  <w:bCs/>
                  <w:i/>
                  <w:iCs/>
                  <w:sz w:val="18"/>
                  <w:szCs w:val="18"/>
                  <w:lang w:eastAsia="zh-CN"/>
                </w:rPr>
                <w:delText>)</w:delText>
              </w:r>
            </w:del>
          </w:p>
        </w:tc>
        <w:tc>
          <w:tcPr>
            <w:tcW w:w="1275" w:type="dxa"/>
            <w:shd w:val="clear" w:color="auto" w:fill="FDE9D9" w:themeFill="accent6" w:themeFillTint="33"/>
          </w:tcPr>
          <w:p w14:paraId="55053997" w14:textId="07642E92" w:rsidR="00DD2AE3" w:rsidRPr="00981131" w:rsidDel="00D639C1" w:rsidRDefault="00DD2AE3" w:rsidP="00EC1B82">
            <w:pPr>
              <w:pStyle w:val="Normal1"/>
              <w:keepNext/>
              <w:keepLines/>
              <w:spacing w:after="80"/>
              <w:rPr>
                <w:del w:id="241" w:author="Author"/>
                <w:sz w:val="18"/>
                <w:szCs w:val="18"/>
              </w:rPr>
            </w:pPr>
            <w:del w:id="242" w:author="Author">
              <w:r w:rsidRPr="00981131" w:rsidDel="00D639C1">
                <w:rPr>
                  <w:sz w:val="18"/>
                  <w:szCs w:val="18"/>
                  <w:lang w:eastAsia="zh-CN"/>
                </w:rPr>
                <w:delText>Slightly high</w:delText>
              </w:r>
            </w:del>
          </w:p>
        </w:tc>
        <w:tc>
          <w:tcPr>
            <w:tcW w:w="1276" w:type="dxa"/>
            <w:shd w:val="clear" w:color="auto" w:fill="FDE9D9" w:themeFill="accent6" w:themeFillTint="33"/>
          </w:tcPr>
          <w:p w14:paraId="447F39F6" w14:textId="3009C752" w:rsidR="00DD2AE3" w:rsidRPr="00981131" w:rsidDel="00D639C1" w:rsidRDefault="00DD2AE3" w:rsidP="00EC1B82">
            <w:pPr>
              <w:pStyle w:val="Normal1"/>
              <w:keepNext/>
              <w:keepLines/>
              <w:spacing w:after="80"/>
              <w:rPr>
                <w:del w:id="243" w:author="Author"/>
                <w:sz w:val="18"/>
                <w:szCs w:val="18"/>
              </w:rPr>
            </w:pPr>
            <w:del w:id="244" w:author="Author">
              <w:r w:rsidRPr="00981131" w:rsidDel="00D639C1">
                <w:rPr>
                  <w:sz w:val="18"/>
                  <w:szCs w:val="18"/>
                  <w:lang w:eastAsia="zh-CN"/>
                </w:rPr>
                <w:delText>Slightly high</w:delText>
              </w:r>
            </w:del>
          </w:p>
        </w:tc>
        <w:tc>
          <w:tcPr>
            <w:tcW w:w="1276" w:type="dxa"/>
            <w:shd w:val="clear" w:color="auto" w:fill="FBD4B4" w:themeFill="accent6" w:themeFillTint="66"/>
          </w:tcPr>
          <w:p w14:paraId="5FDF5F9E" w14:textId="17C60004" w:rsidR="00DD2AE3" w:rsidRPr="00981131" w:rsidDel="00D639C1" w:rsidRDefault="00DD2AE3" w:rsidP="00EC1B82">
            <w:pPr>
              <w:pStyle w:val="Normal1"/>
              <w:keepNext/>
              <w:keepLines/>
              <w:spacing w:after="80"/>
              <w:rPr>
                <w:del w:id="245" w:author="Author"/>
                <w:sz w:val="18"/>
                <w:szCs w:val="18"/>
              </w:rPr>
            </w:pPr>
            <w:del w:id="246" w:author="Author">
              <w:r w:rsidRPr="00981131" w:rsidDel="00D639C1">
                <w:rPr>
                  <w:sz w:val="18"/>
                  <w:szCs w:val="18"/>
                  <w:lang w:eastAsia="zh-CN"/>
                </w:rPr>
                <w:delText>High</w:delText>
              </w:r>
            </w:del>
          </w:p>
        </w:tc>
        <w:tc>
          <w:tcPr>
            <w:tcW w:w="1276" w:type="dxa"/>
            <w:shd w:val="clear" w:color="auto" w:fill="FABF8F" w:themeFill="accent6" w:themeFillTint="99"/>
          </w:tcPr>
          <w:p w14:paraId="176414A8" w14:textId="42080086" w:rsidR="00DD2AE3" w:rsidRPr="00981131" w:rsidDel="00D639C1" w:rsidRDefault="00DD2AE3" w:rsidP="00EC1B82">
            <w:pPr>
              <w:pStyle w:val="Normal1"/>
              <w:keepNext/>
              <w:keepLines/>
              <w:spacing w:after="80"/>
              <w:rPr>
                <w:del w:id="247" w:author="Author"/>
                <w:sz w:val="18"/>
                <w:szCs w:val="18"/>
              </w:rPr>
            </w:pPr>
            <w:del w:id="248" w:author="Author">
              <w:r w:rsidRPr="00981131" w:rsidDel="00D639C1">
                <w:rPr>
                  <w:sz w:val="18"/>
                  <w:szCs w:val="18"/>
                  <w:lang w:eastAsia="zh-CN"/>
                </w:rPr>
                <w:delText>Higher</w:delText>
              </w:r>
            </w:del>
          </w:p>
        </w:tc>
        <w:tc>
          <w:tcPr>
            <w:tcW w:w="1219" w:type="dxa"/>
            <w:shd w:val="clear" w:color="auto" w:fill="FABF8F" w:themeFill="accent6" w:themeFillTint="99"/>
          </w:tcPr>
          <w:p w14:paraId="757925DA" w14:textId="177A0F99" w:rsidR="00DD2AE3" w:rsidRPr="00981131" w:rsidDel="00D639C1" w:rsidRDefault="00DD2AE3" w:rsidP="00EC1B82">
            <w:pPr>
              <w:pStyle w:val="Normal1"/>
              <w:keepNext/>
              <w:keepLines/>
              <w:spacing w:after="80"/>
              <w:rPr>
                <w:del w:id="249" w:author="Author"/>
                <w:sz w:val="18"/>
                <w:szCs w:val="18"/>
              </w:rPr>
            </w:pPr>
            <w:del w:id="250" w:author="Author">
              <w:r w:rsidRPr="00981131" w:rsidDel="00D639C1">
                <w:rPr>
                  <w:sz w:val="18"/>
                  <w:szCs w:val="18"/>
                  <w:lang w:eastAsia="zh-CN"/>
                </w:rPr>
                <w:delText>Higher</w:delText>
              </w:r>
            </w:del>
          </w:p>
        </w:tc>
      </w:tr>
      <w:tr w:rsidR="00DD2AE3" w:rsidRPr="00421FCD" w:rsidDel="00D639C1" w14:paraId="50C3229A" w14:textId="2C3CF1FA" w:rsidTr="00B22EC6">
        <w:trPr>
          <w:jc w:val="center"/>
          <w:del w:id="251" w:author="Author"/>
        </w:trPr>
        <w:tc>
          <w:tcPr>
            <w:tcW w:w="1129" w:type="dxa"/>
            <w:vMerge/>
          </w:tcPr>
          <w:p w14:paraId="09D7A2FB" w14:textId="7F4AC40C" w:rsidR="00DD2AE3" w:rsidRPr="00981131" w:rsidDel="00D639C1" w:rsidRDefault="00DD2AE3" w:rsidP="00EC1B82">
            <w:pPr>
              <w:pStyle w:val="Normal1"/>
              <w:keepNext/>
              <w:keepLines/>
              <w:spacing w:after="80"/>
              <w:rPr>
                <w:del w:id="252" w:author="Author"/>
                <w:b/>
                <w:bCs/>
                <w:i/>
                <w:iCs/>
                <w:sz w:val="18"/>
                <w:szCs w:val="18"/>
              </w:rPr>
            </w:pPr>
          </w:p>
        </w:tc>
        <w:tc>
          <w:tcPr>
            <w:tcW w:w="1693" w:type="dxa"/>
          </w:tcPr>
          <w:p w14:paraId="309425CA" w14:textId="73F0544D" w:rsidR="00DD2AE3" w:rsidRPr="00981131" w:rsidDel="00D639C1" w:rsidRDefault="00DD2AE3" w:rsidP="00EC1B82">
            <w:pPr>
              <w:pStyle w:val="Normal1"/>
              <w:keepNext/>
              <w:keepLines/>
              <w:spacing w:after="80"/>
              <w:rPr>
                <w:del w:id="253" w:author="Author"/>
                <w:b/>
                <w:bCs/>
                <w:i/>
                <w:iCs/>
                <w:sz w:val="18"/>
                <w:szCs w:val="18"/>
              </w:rPr>
            </w:pPr>
            <w:del w:id="254" w:author="Author">
              <w:r w:rsidRPr="00981131" w:rsidDel="00D639C1">
                <w:rPr>
                  <w:b/>
                  <w:bCs/>
                  <w:i/>
                  <w:iCs/>
                  <w:sz w:val="18"/>
                  <w:szCs w:val="18"/>
                  <w:lang w:eastAsia="zh-CN"/>
                </w:rPr>
                <w:delText>More</w:delText>
              </w:r>
              <w:r w:rsidDel="00D639C1">
                <w:rPr>
                  <w:b/>
                  <w:bCs/>
                  <w:i/>
                  <w:iCs/>
                  <w:sz w:val="18"/>
                  <w:szCs w:val="18"/>
                  <w:lang w:eastAsia="zh-CN"/>
                </w:rPr>
                <w:delText xml:space="preserve"> [1.25, 1.5</w:delText>
              </w:r>
              <w:r w:rsidRPr="00981131" w:rsidDel="00D639C1">
                <w:rPr>
                  <w:b/>
                  <w:bCs/>
                  <w:i/>
                  <w:iCs/>
                  <w:sz w:val="18"/>
                  <w:szCs w:val="18"/>
                  <w:lang w:eastAsia="zh-CN"/>
                </w:rPr>
                <w:delText>)</w:delText>
              </w:r>
            </w:del>
          </w:p>
        </w:tc>
        <w:tc>
          <w:tcPr>
            <w:tcW w:w="1275" w:type="dxa"/>
            <w:shd w:val="clear" w:color="auto" w:fill="FDE9D9" w:themeFill="accent6" w:themeFillTint="33"/>
          </w:tcPr>
          <w:p w14:paraId="3E7A8F79" w14:textId="38370152" w:rsidR="00DD2AE3" w:rsidRPr="00981131" w:rsidDel="00D639C1" w:rsidRDefault="00DD2AE3" w:rsidP="00EC1B82">
            <w:pPr>
              <w:pStyle w:val="Normal1"/>
              <w:keepNext/>
              <w:keepLines/>
              <w:spacing w:after="80"/>
              <w:rPr>
                <w:del w:id="255" w:author="Author"/>
                <w:sz w:val="18"/>
                <w:szCs w:val="18"/>
              </w:rPr>
            </w:pPr>
            <w:del w:id="256" w:author="Author">
              <w:r w:rsidRPr="00981131" w:rsidDel="00D639C1">
                <w:rPr>
                  <w:sz w:val="18"/>
                  <w:szCs w:val="18"/>
                  <w:lang w:eastAsia="zh-CN"/>
                </w:rPr>
                <w:delText>Slightly high</w:delText>
              </w:r>
            </w:del>
          </w:p>
        </w:tc>
        <w:tc>
          <w:tcPr>
            <w:tcW w:w="1276" w:type="dxa"/>
            <w:shd w:val="clear" w:color="auto" w:fill="FBD4B4" w:themeFill="accent6" w:themeFillTint="66"/>
          </w:tcPr>
          <w:p w14:paraId="7EDEEDAB" w14:textId="29D32FC7" w:rsidR="00DD2AE3" w:rsidRPr="00981131" w:rsidDel="00D639C1" w:rsidRDefault="00DD2AE3" w:rsidP="00EC1B82">
            <w:pPr>
              <w:pStyle w:val="Normal1"/>
              <w:keepNext/>
              <w:keepLines/>
              <w:spacing w:after="80"/>
              <w:rPr>
                <w:del w:id="257" w:author="Author"/>
                <w:sz w:val="18"/>
                <w:szCs w:val="18"/>
              </w:rPr>
            </w:pPr>
            <w:del w:id="258" w:author="Author">
              <w:r w:rsidRPr="00981131" w:rsidDel="00D639C1">
                <w:rPr>
                  <w:sz w:val="18"/>
                  <w:szCs w:val="18"/>
                  <w:lang w:eastAsia="zh-CN"/>
                </w:rPr>
                <w:delText>High</w:delText>
              </w:r>
            </w:del>
          </w:p>
        </w:tc>
        <w:tc>
          <w:tcPr>
            <w:tcW w:w="1276" w:type="dxa"/>
            <w:shd w:val="clear" w:color="auto" w:fill="FBD4B4" w:themeFill="accent6" w:themeFillTint="66"/>
          </w:tcPr>
          <w:p w14:paraId="4950BBB9" w14:textId="1E3EC850" w:rsidR="00DD2AE3" w:rsidRPr="00981131" w:rsidDel="00D639C1" w:rsidRDefault="00DD2AE3" w:rsidP="00EC1B82">
            <w:pPr>
              <w:pStyle w:val="Normal1"/>
              <w:keepNext/>
              <w:keepLines/>
              <w:spacing w:after="80"/>
              <w:rPr>
                <w:del w:id="259" w:author="Author"/>
                <w:sz w:val="18"/>
                <w:szCs w:val="18"/>
              </w:rPr>
            </w:pPr>
            <w:del w:id="260" w:author="Author">
              <w:r w:rsidRPr="00981131" w:rsidDel="00D639C1">
                <w:rPr>
                  <w:sz w:val="18"/>
                  <w:szCs w:val="18"/>
                  <w:lang w:eastAsia="zh-CN"/>
                </w:rPr>
                <w:delText>High</w:delText>
              </w:r>
            </w:del>
          </w:p>
        </w:tc>
        <w:tc>
          <w:tcPr>
            <w:tcW w:w="1276" w:type="dxa"/>
            <w:shd w:val="clear" w:color="auto" w:fill="FABF8F" w:themeFill="accent6" w:themeFillTint="99"/>
          </w:tcPr>
          <w:p w14:paraId="393E72C3" w14:textId="71EF6C7A" w:rsidR="00DD2AE3" w:rsidRPr="00981131" w:rsidDel="00D639C1" w:rsidRDefault="00DD2AE3" w:rsidP="00EC1B82">
            <w:pPr>
              <w:pStyle w:val="Normal1"/>
              <w:keepNext/>
              <w:keepLines/>
              <w:spacing w:after="80"/>
              <w:rPr>
                <w:del w:id="261" w:author="Author"/>
                <w:sz w:val="18"/>
                <w:szCs w:val="18"/>
              </w:rPr>
            </w:pPr>
            <w:del w:id="262" w:author="Author">
              <w:r w:rsidRPr="00981131" w:rsidDel="00D639C1">
                <w:rPr>
                  <w:sz w:val="18"/>
                  <w:szCs w:val="18"/>
                  <w:lang w:eastAsia="zh-CN"/>
                </w:rPr>
                <w:delText>Higher</w:delText>
              </w:r>
            </w:del>
          </w:p>
        </w:tc>
        <w:tc>
          <w:tcPr>
            <w:tcW w:w="1219" w:type="dxa"/>
            <w:shd w:val="clear" w:color="auto" w:fill="E3A571"/>
          </w:tcPr>
          <w:p w14:paraId="2BC5726A" w14:textId="65E8BA38" w:rsidR="00DD2AE3" w:rsidRPr="00981131" w:rsidDel="00D639C1" w:rsidRDefault="00DD2AE3" w:rsidP="00EC1B82">
            <w:pPr>
              <w:pStyle w:val="Normal1"/>
              <w:keepNext/>
              <w:keepLines/>
              <w:spacing w:after="80"/>
              <w:rPr>
                <w:del w:id="263" w:author="Author"/>
                <w:sz w:val="18"/>
                <w:szCs w:val="18"/>
              </w:rPr>
            </w:pPr>
            <w:del w:id="264" w:author="Author">
              <w:r w:rsidRPr="00981131" w:rsidDel="00D639C1">
                <w:rPr>
                  <w:sz w:val="18"/>
                  <w:szCs w:val="18"/>
                  <w:lang w:eastAsia="zh-CN"/>
                </w:rPr>
                <w:delText>Very high</w:delText>
              </w:r>
            </w:del>
          </w:p>
        </w:tc>
      </w:tr>
      <w:tr w:rsidR="00DD2AE3" w:rsidRPr="00421FCD" w:rsidDel="00D639C1" w14:paraId="7963D4C1" w14:textId="44C25C56" w:rsidTr="00B22EC6">
        <w:trPr>
          <w:jc w:val="center"/>
          <w:del w:id="265" w:author="Author"/>
        </w:trPr>
        <w:tc>
          <w:tcPr>
            <w:tcW w:w="1129" w:type="dxa"/>
            <w:vMerge/>
          </w:tcPr>
          <w:p w14:paraId="69133C78" w14:textId="391BD26C" w:rsidR="00DD2AE3" w:rsidRPr="00981131" w:rsidDel="00D639C1" w:rsidRDefault="00DD2AE3" w:rsidP="00EC1B82">
            <w:pPr>
              <w:pStyle w:val="Normal1"/>
              <w:keepNext/>
              <w:keepLines/>
              <w:spacing w:after="80"/>
              <w:rPr>
                <w:del w:id="266" w:author="Author"/>
                <w:b/>
                <w:bCs/>
                <w:i/>
                <w:iCs/>
                <w:sz w:val="18"/>
                <w:szCs w:val="18"/>
              </w:rPr>
            </w:pPr>
          </w:p>
        </w:tc>
        <w:tc>
          <w:tcPr>
            <w:tcW w:w="1693" w:type="dxa"/>
          </w:tcPr>
          <w:p w14:paraId="2203AF39" w14:textId="47297C63" w:rsidR="00DD2AE3" w:rsidRPr="00981131" w:rsidDel="00D639C1" w:rsidRDefault="00DD2AE3" w:rsidP="00EC1B82">
            <w:pPr>
              <w:pStyle w:val="Normal1"/>
              <w:keepNext/>
              <w:keepLines/>
              <w:spacing w:after="80"/>
              <w:rPr>
                <w:del w:id="267" w:author="Author"/>
                <w:b/>
                <w:bCs/>
                <w:i/>
                <w:iCs/>
                <w:sz w:val="18"/>
                <w:szCs w:val="18"/>
              </w:rPr>
            </w:pPr>
            <w:del w:id="268" w:author="Author">
              <w:r w:rsidRPr="00981131" w:rsidDel="00D639C1">
                <w:rPr>
                  <w:b/>
                  <w:bCs/>
                  <w:i/>
                  <w:iCs/>
                  <w:sz w:val="18"/>
                  <w:szCs w:val="18"/>
                </w:rPr>
                <w:delText>Most</w:delText>
              </w:r>
              <w:r w:rsidDel="00D639C1">
                <w:rPr>
                  <w:b/>
                  <w:bCs/>
                  <w:i/>
                  <w:iCs/>
                  <w:sz w:val="18"/>
                  <w:szCs w:val="18"/>
                </w:rPr>
                <w:delText xml:space="preserve"> </w:delText>
              </w:r>
              <w:r w:rsidDel="00D639C1">
                <w:rPr>
                  <w:b/>
                  <w:bCs/>
                  <w:i/>
                  <w:iCs/>
                  <w:sz w:val="18"/>
                  <w:szCs w:val="18"/>
                  <w:lang w:eastAsia="zh-CN"/>
                </w:rPr>
                <w:delText>[1.5, 100</w:delText>
              </w:r>
              <w:r w:rsidRPr="00981131" w:rsidDel="00D639C1">
                <w:rPr>
                  <w:b/>
                  <w:bCs/>
                  <w:i/>
                  <w:iCs/>
                  <w:sz w:val="18"/>
                  <w:szCs w:val="18"/>
                  <w:lang w:eastAsia="zh-CN"/>
                </w:rPr>
                <w:delText>)</w:delText>
              </w:r>
            </w:del>
          </w:p>
        </w:tc>
        <w:tc>
          <w:tcPr>
            <w:tcW w:w="1275" w:type="dxa"/>
            <w:shd w:val="clear" w:color="auto" w:fill="FBD4B4" w:themeFill="accent6" w:themeFillTint="66"/>
          </w:tcPr>
          <w:p w14:paraId="0265D934" w14:textId="1394E80C" w:rsidR="00DD2AE3" w:rsidRPr="00981131" w:rsidDel="00D639C1" w:rsidRDefault="00DD2AE3" w:rsidP="00EC1B82">
            <w:pPr>
              <w:pStyle w:val="Normal1"/>
              <w:keepNext/>
              <w:keepLines/>
              <w:spacing w:after="80"/>
              <w:rPr>
                <w:del w:id="269" w:author="Author"/>
                <w:sz w:val="18"/>
                <w:szCs w:val="18"/>
              </w:rPr>
            </w:pPr>
            <w:del w:id="270" w:author="Author">
              <w:r w:rsidRPr="00981131" w:rsidDel="00D639C1">
                <w:rPr>
                  <w:sz w:val="18"/>
                  <w:szCs w:val="18"/>
                  <w:lang w:eastAsia="zh-CN"/>
                </w:rPr>
                <w:delText>High</w:delText>
              </w:r>
            </w:del>
          </w:p>
        </w:tc>
        <w:tc>
          <w:tcPr>
            <w:tcW w:w="1276" w:type="dxa"/>
            <w:shd w:val="clear" w:color="auto" w:fill="FABF8F" w:themeFill="accent6" w:themeFillTint="99"/>
          </w:tcPr>
          <w:p w14:paraId="184A5BE9" w14:textId="7DF0293D" w:rsidR="00DD2AE3" w:rsidRPr="00981131" w:rsidDel="00D639C1" w:rsidRDefault="00DD2AE3" w:rsidP="00EC1B82">
            <w:pPr>
              <w:pStyle w:val="Normal1"/>
              <w:keepNext/>
              <w:keepLines/>
              <w:spacing w:after="80"/>
              <w:rPr>
                <w:del w:id="271" w:author="Author"/>
                <w:sz w:val="18"/>
                <w:szCs w:val="18"/>
              </w:rPr>
            </w:pPr>
            <w:del w:id="272" w:author="Author">
              <w:r w:rsidRPr="00981131" w:rsidDel="00D639C1">
                <w:rPr>
                  <w:sz w:val="18"/>
                  <w:szCs w:val="18"/>
                  <w:lang w:eastAsia="zh-CN"/>
                </w:rPr>
                <w:delText>Higher</w:delText>
              </w:r>
            </w:del>
          </w:p>
        </w:tc>
        <w:tc>
          <w:tcPr>
            <w:tcW w:w="1276" w:type="dxa"/>
            <w:shd w:val="clear" w:color="auto" w:fill="FABF8F" w:themeFill="accent6" w:themeFillTint="99"/>
          </w:tcPr>
          <w:p w14:paraId="77B4C014" w14:textId="008CDAF8" w:rsidR="00DD2AE3" w:rsidRPr="00981131" w:rsidDel="00D639C1" w:rsidRDefault="00DD2AE3" w:rsidP="00EC1B82">
            <w:pPr>
              <w:pStyle w:val="Normal1"/>
              <w:keepNext/>
              <w:keepLines/>
              <w:spacing w:after="80"/>
              <w:rPr>
                <w:del w:id="273" w:author="Author"/>
                <w:sz w:val="18"/>
                <w:szCs w:val="18"/>
              </w:rPr>
            </w:pPr>
            <w:del w:id="274" w:author="Author">
              <w:r w:rsidRPr="00981131" w:rsidDel="00D639C1">
                <w:rPr>
                  <w:sz w:val="18"/>
                  <w:szCs w:val="18"/>
                  <w:lang w:eastAsia="zh-CN"/>
                </w:rPr>
                <w:delText>Higher</w:delText>
              </w:r>
            </w:del>
          </w:p>
        </w:tc>
        <w:tc>
          <w:tcPr>
            <w:tcW w:w="1276" w:type="dxa"/>
            <w:shd w:val="clear" w:color="auto" w:fill="FABF8F" w:themeFill="accent6" w:themeFillTint="99"/>
          </w:tcPr>
          <w:p w14:paraId="6C39A637" w14:textId="756907C4" w:rsidR="00DD2AE3" w:rsidRPr="00981131" w:rsidDel="00D639C1" w:rsidRDefault="00DD2AE3" w:rsidP="00EC1B82">
            <w:pPr>
              <w:pStyle w:val="Normal1"/>
              <w:keepNext/>
              <w:keepLines/>
              <w:spacing w:after="80"/>
              <w:rPr>
                <w:del w:id="275" w:author="Author"/>
                <w:sz w:val="18"/>
                <w:szCs w:val="18"/>
              </w:rPr>
            </w:pPr>
            <w:del w:id="276" w:author="Author">
              <w:r w:rsidRPr="00981131" w:rsidDel="00D639C1">
                <w:rPr>
                  <w:sz w:val="18"/>
                  <w:szCs w:val="18"/>
                  <w:lang w:eastAsia="zh-CN"/>
                </w:rPr>
                <w:delText>Higher</w:delText>
              </w:r>
            </w:del>
          </w:p>
        </w:tc>
        <w:tc>
          <w:tcPr>
            <w:tcW w:w="1219" w:type="dxa"/>
            <w:shd w:val="clear" w:color="auto" w:fill="E3A571"/>
          </w:tcPr>
          <w:p w14:paraId="7AAA7BFF" w14:textId="35D4EE2F" w:rsidR="00DD2AE3" w:rsidRPr="00981131" w:rsidDel="00D639C1" w:rsidRDefault="00DD2AE3" w:rsidP="00EC1B82">
            <w:pPr>
              <w:pStyle w:val="Normal1"/>
              <w:keepNext/>
              <w:keepLines/>
              <w:spacing w:after="80"/>
              <w:rPr>
                <w:del w:id="277" w:author="Author"/>
                <w:sz w:val="18"/>
                <w:szCs w:val="18"/>
              </w:rPr>
            </w:pPr>
            <w:del w:id="278" w:author="Author">
              <w:r w:rsidRPr="00981131" w:rsidDel="00D639C1">
                <w:rPr>
                  <w:sz w:val="18"/>
                  <w:szCs w:val="18"/>
                  <w:lang w:eastAsia="zh-CN"/>
                </w:rPr>
                <w:delText>Very high</w:delText>
              </w:r>
            </w:del>
          </w:p>
        </w:tc>
      </w:tr>
      <w:tr w:rsidR="00DD2AE3" w:rsidRPr="00421FCD" w:rsidDel="00D639C1" w14:paraId="13F55BAF" w14:textId="79DBE882" w:rsidTr="00B22EC6">
        <w:trPr>
          <w:jc w:val="center"/>
          <w:del w:id="279" w:author="Author"/>
        </w:trPr>
        <w:tc>
          <w:tcPr>
            <w:tcW w:w="1129" w:type="dxa"/>
            <w:vMerge w:val="restart"/>
          </w:tcPr>
          <w:p w14:paraId="05E5D858" w14:textId="22C84C09" w:rsidR="00DD2AE3" w:rsidRPr="00981131" w:rsidDel="00D639C1" w:rsidRDefault="00DD2AE3" w:rsidP="00EC1B82">
            <w:pPr>
              <w:pStyle w:val="Normal1"/>
              <w:keepNext/>
              <w:keepLines/>
              <w:spacing w:after="80"/>
              <w:rPr>
                <w:del w:id="280" w:author="Author"/>
                <w:b/>
                <w:bCs/>
                <w:i/>
                <w:iCs/>
                <w:sz w:val="18"/>
                <w:szCs w:val="18"/>
              </w:rPr>
            </w:pPr>
            <w:del w:id="281" w:author="Author">
              <w:r w:rsidRPr="00981131" w:rsidDel="00D639C1">
                <w:rPr>
                  <w:b/>
                  <w:bCs/>
                  <w:i/>
                  <w:iCs/>
                  <w:sz w:val="18"/>
                  <w:szCs w:val="18"/>
                  <w:lang w:eastAsia="zh-CN"/>
                </w:rPr>
                <w:delText>[</w:delText>
              </w:r>
              <w:r w:rsidDel="00D639C1">
                <w:rPr>
                  <w:b/>
                  <w:bCs/>
                  <w:i/>
                  <w:iCs/>
                  <w:sz w:val="18"/>
                  <w:szCs w:val="18"/>
                  <w:lang w:eastAsia="zh-CN"/>
                </w:rPr>
                <w:delText>5.5</w:delText>
              </w:r>
              <w:r w:rsidRPr="00981131" w:rsidDel="00D639C1">
                <w:rPr>
                  <w:b/>
                  <w:bCs/>
                  <w:i/>
                  <w:iCs/>
                  <w:sz w:val="18"/>
                  <w:szCs w:val="18"/>
                  <w:lang w:eastAsia="zh-CN"/>
                </w:rPr>
                <w:delText>, 5.</w:delText>
              </w:r>
              <w:r w:rsidDel="00D639C1">
                <w:rPr>
                  <w:b/>
                  <w:bCs/>
                  <w:i/>
                  <w:iCs/>
                  <w:sz w:val="18"/>
                  <w:szCs w:val="18"/>
                  <w:lang w:eastAsia="zh-CN"/>
                </w:rPr>
                <w:delText>6</w:delText>
              </w:r>
              <w:r w:rsidRPr="00981131" w:rsidDel="00D639C1">
                <w:rPr>
                  <w:b/>
                  <w:bCs/>
                  <w:i/>
                  <w:iCs/>
                  <w:sz w:val="18"/>
                  <w:szCs w:val="18"/>
                  <w:lang w:eastAsia="zh-CN"/>
                </w:rPr>
                <w:delText>)</w:delText>
              </w:r>
            </w:del>
          </w:p>
        </w:tc>
        <w:tc>
          <w:tcPr>
            <w:tcW w:w="1693" w:type="dxa"/>
          </w:tcPr>
          <w:p w14:paraId="5DA94E8E" w14:textId="366C0DAC" w:rsidR="00DD2AE3" w:rsidRPr="00981131" w:rsidDel="00D639C1" w:rsidRDefault="00DD2AE3" w:rsidP="00EC1B82">
            <w:pPr>
              <w:pStyle w:val="Normal1"/>
              <w:keepNext/>
              <w:keepLines/>
              <w:spacing w:after="80"/>
              <w:rPr>
                <w:del w:id="282" w:author="Author"/>
                <w:b/>
                <w:bCs/>
                <w:i/>
                <w:iCs/>
                <w:sz w:val="18"/>
                <w:szCs w:val="18"/>
              </w:rPr>
            </w:pPr>
            <w:del w:id="283" w:author="Author">
              <w:r w:rsidRPr="00981131" w:rsidDel="00D639C1">
                <w:rPr>
                  <w:b/>
                  <w:bCs/>
                  <w:i/>
                  <w:iCs/>
                  <w:sz w:val="18"/>
                  <w:szCs w:val="18"/>
                  <w:lang w:eastAsia="zh-CN"/>
                </w:rPr>
                <w:delText>Least</w:delText>
              </w:r>
              <w:r w:rsidDel="00D639C1">
                <w:rPr>
                  <w:b/>
                  <w:bCs/>
                  <w:i/>
                  <w:iCs/>
                  <w:sz w:val="18"/>
                  <w:szCs w:val="18"/>
                  <w:lang w:eastAsia="zh-CN"/>
                </w:rPr>
                <w:delText xml:space="preserve"> [0, 1</w:delText>
              </w:r>
              <w:r w:rsidRPr="00981131" w:rsidDel="00D639C1">
                <w:rPr>
                  <w:b/>
                  <w:bCs/>
                  <w:i/>
                  <w:iCs/>
                  <w:sz w:val="18"/>
                  <w:szCs w:val="18"/>
                  <w:lang w:eastAsia="zh-CN"/>
                </w:rPr>
                <w:delText>)</w:delText>
              </w:r>
            </w:del>
          </w:p>
        </w:tc>
        <w:tc>
          <w:tcPr>
            <w:tcW w:w="1275" w:type="dxa"/>
            <w:shd w:val="clear" w:color="auto" w:fill="E2E2E2"/>
          </w:tcPr>
          <w:p w14:paraId="43378C55" w14:textId="6636FA80" w:rsidR="00DD2AE3" w:rsidRPr="00981131" w:rsidDel="00D639C1" w:rsidRDefault="00DD2AE3" w:rsidP="00EC1B82">
            <w:pPr>
              <w:pStyle w:val="Normal1"/>
              <w:keepNext/>
              <w:keepLines/>
              <w:spacing w:after="80"/>
              <w:rPr>
                <w:del w:id="284" w:author="Author"/>
                <w:sz w:val="18"/>
                <w:szCs w:val="18"/>
              </w:rPr>
            </w:pPr>
            <w:del w:id="285" w:author="Author">
              <w:r w:rsidRPr="00981131" w:rsidDel="00D639C1">
                <w:rPr>
                  <w:sz w:val="18"/>
                  <w:szCs w:val="18"/>
                  <w:lang w:eastAsia="zh-CN"/>
                </w:rPr>
                <w:delText>Neutral</w:delText>
              </w:r>
            </w:del>
          </w:p>
        </w:tc>
        <w:tc>
          <w:tcPr>
            <w:tcW w:w="1276" w:type="dxa"/>
            <w:shd w:val="clear" w:color="auto" w:fill="E2E2E2"/>
          </w:tcPr>
          <w:p w14:paraId="450F5E30" w14:textId="16441AC9" w:rsidR="00DD2AE3" w:rsidRPr="00981131" w:rsidDel="00D639C1" w:rsidRDefault="00DD2AE3" w:rsidP="00EC1B82">
            <w:pPr>
              <w:pStyle w:val="Normal1"/>
              <w:keepNext/>
              <w:keepLines/>
              <w:spacing w:after="80"/>
              <w:rPr>
                <w:del w:id="286" w:author="Author"/>
                <w:sz w:val="18"/>
                <w:szCs w:val="18"/>
              </w:rPr>
            </w:pPr>
            <w:del w:id="287" w:author="Author">
              <w:r w:rsidRPr="00981131" w:rsidDel="00D639C1">
                <w:rPr>
                  <w:sz w:val="18"/>
                  <w:szCs w:val="18"/>
                  <w:lang w:eastAsia="zh-CN"/>
                </w:rPr>
                <w:delText>Neutral</w:delText>
              </w:r>
            </w:del>
          </w:p>
        </w:tc>
        <w:tc>
          <w:tcPr>
            <w:tcW w:w="1276" w:type="dxa"/>
            <w:shd w:val="clear" w:color="auto" w:fill="E2E2E2"/>
          </w:tcPr>
          <w:p w14:paraId="799D31F3" w14:textId="011F444D" w:rsidR="00DD2AE3" w:rsidRPr="00981131" w:rsidDel="00D639C1" w:rsidRDefault="00DD2AE3" w:rsidP="00EC1B82">
            <w:pPr>
              <w:pStyle w:val="Normal1"/>
              <w:keepNext/>
              <w:keepLines/>
              <w:spacing w:after="80"/>
              <w:rPr>
                <w:del w:id="288" w:author="Author"/>
                <w:sz w:val="18"/>
                <w:szCs w:val="18"/>
              </w:rPr>
            </w:pPr>
            <w:del w:id="289" w:author="Author">
              <w:r w:rsidRPr="00981131" w:rsidDel="00D639C1">
                <w:rPr>
                  <w:sz w:val="18"/>
                  <w:szCs w:val="18"/>
                  <w:lang w:eastAsia="zh-CN"/>
                </w:rPr>
                <w:delText>Neutral</w:delText>
              </w:r>
            </w:del>
          </w:p>
        </w:tc>
        <w:tc>
          <w:tcPr>
            <w:tcW w:w="1276" w:type="dxa"/>
            <w:shd w:val="clear" w:color="auto" w:fill="E2E2E2"/>
          </w:tcPr>
          <w:p w14:paraId="1E92214E" w14:textId="3BE35B2C" w:rsidR="00DD2AE3" w:rsidRPr="00981131" w:rsidDel="00D639C1" w:rsidRDefault="00DD2AE3" w:rsidP="00EC1B82">
            <w:pPr>
              <w:pStyle w:val="Normal1"/>
              <w:keepNext/>
              <w:keepLines/>
              <w:spacing w:after="80"/>
              <w:rPr>
                <w:del w:id="290" w:author="Author"/>
                <w:sz w:val="18"/>
                <w:szCs w:val="18"/>
              </w:rPr>
            </w:pPr>
            <w:del w:id="291" w:author="Author">
              <w:r w:rsidRPr="00981131" w:rsidDel="00D639C1">
                <w:rPr>
                  <w:sz w:val="18"/>
                  <w:szCs w:val="18"/>
                  <w:lang w:eastAsia="zh-CN"/>
                </w:rPr>
                <w:delText>Neutral</w:delText>
              </w:r>
            </w:del>
          </w:p>
        </w:tc>
        <w:tc>
          <w:tcPr>
            <w:tcW w:w="1219" w:type="dxa"/>
            <w:shd w:val="clear" w:color="auto" w:fill="E2E2E2"/>
          </w:tcPr>
          <w:p w14:paraId="671461B5" w14:textId="15A1C3A9" w:rsidR="00DD2AE3" w:rsidRPr="00981131" w:rsidDel="00D639C1" w:rsidRDefault="00DD2AE3" w:rsidP="00EC1B82">
            <w:pPr>
              <w:pStyle w:val="Normal1"/>
              <w:keepNext/>
              <w:keepLines/>
              <w:spacing w:after="80"/>
              <w:rPr>
                <w:del w:id="292" w:author="Author"/>
                <w:sz w:val="18"/>
                <w:szCs w:val="18"/>
              </w:rPr>
            </w:pPr>
            <w:del w:id="293" w:author="Author">
              <w:r w:rsidRPr="00981131" w:rsidDel="00D639C1">
                <w:rPr>
                  <w:sz w:val="18"/>
                  <w:szCs w:val="18"/>
                  <w:lang w:eastAsia="zh-CN"/>
                </w:rPr>
                <w:delText xml:space="preserve">Neutral </w:delText>
              </w:r>
            </w:del>
          </w:p>
        </w:tc>
      </w:tr>
      <w:tr w:rsidR="00DD2AE3" w:rsidRPr="00421FCD" w:rsidDel="00D639C1" w14:paraId="666B874F" w14:textId="56DF661F" w:rsidTr="00B22EC6">
        <w:trPr>
          <w:jc w:val="center"/>
          <w:del w:id="294" w:author="Author"/>
        </w:trPr>
        <w:tc>
          <w:tcPr>
            <w:tcW w:w="1129" w:type="dxa"/>
            <w:vMerge/>
          </w:tcPr>
          <w:p w14:paraId="46CB16E0" w14:textId="0473B353" w:rsidR="00DD2AE3" w:rsidRPr="00981131" w:rsidDel="00D639C1" w:rsidRDefault="00DD2AE3" w:rsidP="00EC1B82">
            <w:pPr>
              <w:pStyle w:val="Normal1"/>
              <w:keepNext/>
              <w:keepLines/>
              <w:spacing w:after="80"/>
              <w:rPr>
                <w:del w:id="295" w:author="Author"/>
                <w:b/>
                <w:bCs/>
                <w:i/>
                <w:iCs/>
                <w:sz w:val="18"/>
                <w:szCs w:val="18"/>
              </w:rPr>
            </w:pPr>
          </w:p>
        </w:tc>
        <w:tc>
          <w:tcPr>
            <w:tcW w:w="1693" w:type="dxa"/>
          </w:tcPr>
          <w:p w14:paraId="78396218" w14:textId="3A233D2B" w:rsidR="00DD2AE3" w:rsidRPr="00981131" w:rsidDel="00D639C1" w:rsidRDefault="00DD2AE3" w:rsidP="00EC1B82">
            <w:pPr>
              <w:pStyle w:val="Normal1"/>
              <w:keepNext/>
              <w:keepLines/>
              <w:spacing w:after="80"/>
              <w:rPr>
                <w:del w:id="296" w:author="Author"/>
                <w:b/>
                <w:bCs/>
                <w:i/>
                <w:iCs/>
                <w:sz w:val="18"/>
                <w:szCs w:val="18"/>
              </w:rPr>
            </w:pPr>
            <w:del w:id="297" w:author="Author">
              <w:r w:rsidRPr="00981131" w:rsidDel="00D639C1">
                <w:rPr>
                  <w:b/>
                  <w:bCs/>
                  <w:i/>
                  <w:iCs/>
                  <w:sz w:val="18"/>
                  <w:szCs w:val="18"/>
                  <w:lang w:eastAsia="zh-CN"/>
                </w:rPr>
                <w:delText>Less</w:delText>
              </w:r>
              <w:r w:rsidDel="00D639C1">
                <w:rPr>
                  <w:b/>
                  <w:bCs/>
                  <w:i/>
                  <w:iCs/>
                  <w:sz w:val="18"/>
                  <w:szCs w:val="18"/>
                  <w:lang w:eastAsia="zh-CN"/>
                </w:rPr>
                <w:delText xml:space="preserve"> [1, 1.1</w:delText>
              </w:r>
              <w:r w:rsidRPr="00981131" w:rsidDel="00D639C1">
                <w:rPr>
                  <w:b/>
                  <w:bCs/>
                  <w:i/>
                  <w:iCs/>
                  <w:sz w:val="18"/>
                  <w:szCs w:val="18"/>
                  <w:lang w:eastAsia="zh-CN"/>
                </w:rPr>
                <w:delText>)</w:delText>
              </w:r>
            </w:del>
          </w:p>
        </w:tc>
        <w:tc>
          <w:tcPr>
            <w:tcW w:w="1275" w:type="dxa"/>
            <w:shd w:val="clear" w:color="auto" w:fill="E2E2E2"/>
          </w:tcPr>
          <w:p w14:paraId="4C7520F0" w14:textId="7BA31CC7" w:rsidR="00DD2AE3" w:rsidRPr="00981131" w:rsidDel="00D639C1" w:rsidRDefault="00DD2AE3" w:rsidP="00EC1B82">
            <w:pPr>
              <w:pStyle w:val="Normal1"/>
              <w:keepNext/>
              <w:keepLines/>
              <w:spacing w:after="80"/>
              <w:rPr>
                <w:del w:id="298" w:author="Author"/>
                <w:sz w:val="18"/>
                <w:szCs w:val="18"/>
              </w:rPr>
            </w:pPr>
            <w:del w:id="299" w:author="Author">
              <w:r w:rsidRPr="00981131" w:rsidDel="00D639C1">
                <w:rPr>
                  <w:sz w:val="18"/>
                  <w:szCs w:val="18"/>
                  <w:lang w:eastAsia="zh-CN"/>
                </w:rPr>
                <w:delText>Neutral</w:delText>
              </w:r>
            </w:del>
          </w:p>
        </w:tc>
        <w:tc>
          <w:tcPr>
            <w:tcW w:w="1276" w:type="dxa"/>
            <w:shd w:val="clear" w:color="auto" w:fill="E2E2E2"/>
          </w:tcPr>
          <w:p w14:paraId="447D7885" w14:textId="34FC3DE3" w:rsidR="00DD2AE3" w:rsidRPr="00981131" w:rsidDel="00D639C1" w:rsidRDefault="00DD2AE3" w:rsidP="00EC1B82">
            <w:pPr>
              <w:pStyle w:val="Normal1"/>
              <w:keepNext/>
              <w:keepLines/>
              <w:spacing w:after="80"/>
              <w:rPr>
                <w:del w:id="300" w:author="Author"/>
                <w:sz w:val="18"/>
                <w:szCs w:val="18"/>
              </w:rPr>
            </w:pPr>
            <w:del w:id="301" w:author="Author">
              <w:r w:rsidRPr="00981131" w:rsidDel="00D639C1">
                <w:rPr>
                  <w:sz w:val="18"/>
                  <w:szCs w:val="18"/>
                  <w:lang w:eastAsia="zh-CN"/>
                </w:rPr>
                <w:delText>Neutral</w:delText>
              </w:r>
            </w:del>
          </w:p>
        </w:tc>
        <w:tc>
          <w:tcPr>
            <w:tcW w:w="1276" w:type="dxa"/>
            <w:shd w:val="clear" w:color="auto" w:fill="E2E2E2"/>
          </w:tcPr>
          <w:p w14:paraId="1C855E49" w14:textId="46AF26EE" w:rsidR="00DD2AE3" w:rsidRPr="00981131" w:rsidDel="00D639C1" w:rsidRDefault="00DD2AE3" w:rsidP="00EC1B82">
            <w:pPr>
              <w:pStyle w:val="Normal1"/>
              <w:keepNext/>
              <w:keepLines/>
              <w:spacing w:after="80"/>
              <w:rPr>
                <w:del w:id="302" w:author="Author"/>
                <w:sz w:val="18"/>
                <w:szCs w:val="18"/>
              </w:rPr>
            </w:pPr>
            <w:del w:id="303" w:author="Author">
              <w:r w:rsidRPr="00981131" w:rsidDel="00D639C1">
                <w:rPr>
                  <w:sz w:val="18"/>
                  <w:szCs w:val="18"/>
                  <w:lang w:eastAsia="zh-CN"/>
                </w:rPr>
                <w:delText>Neutral</w:delText>
              </w:r>
            </w:del>
          </w:p>
        </w:tc>
        <w:tc>
          <w:tcPr>
            <w:tcW w:w="1276" w:type="dxa"/>
            <w:shd w:val="clear" w:color="auto" w:fill="E2E2E2"/>
          </w:tcPr>
          <w:p w14:paraId="437ED370" w14:textId="578A09A7" w:rsidR="00DD2AE3" w:rsidRPr="00981131" w:rsidDel="00D639C1" w:rsidRDefault="00DD2AE3" w:rsidP="00EC1B82">
            <w:pPr>
              <w:pStyle w:val="Normal1"/>
              <w:keepNext/>
              <w:keepLines/>
              <w:spacing w:after="80"/>
              <w:rPr>
                <w:del w:id="304" w:author="Author"/>
                <w:sz w:val="18"/>
                <w:szCs w:val="18"/>
              </w:rPr>
            </w:pPr>
            <w:del w:id="305" w:author="Author">
              <w:r w:rsidRPr="00981131" w:rsidDel="00D639C1">
                <w:rPr>
                  <w:sz w:val="18"/>
                  <w:szCs w:val="18"/>
                  <w:lang w:eastAsia="zh-CN"/>
                </w:rPr>
                <w:delText>Neutral</w:delText>
              </w:r>
            </w:del>
          </w:p>
        </w:tc>
        <w:tc>
          <w:tcPr>
            <w:tcW w:w="1219" w:type="dxa"/>
            <w:shd w:val="clear" w:color="auto" w:fill="E2E2E2"/>
          </w:tcPr>
          <w:p w14:paraId="73823D03" w14:textId="73FD48D1" w:rsidR="00DD2AE3" w:rsidRPr="00981131" w:rsidDel="00D639C1" w:rsidRDefault="00DD2AE3" w:rsidP="00EC1B82">
            <w:pPr>
              <w:pStyle w:val="Normal1"/>
              <w:keepNext/>
              <w:keepLines/>
              <w:spacing w:after="80"/>
              <w:rPr>
                <w:del w:id="306" w:author="Author"/>
                <w:sz w:val="18"/>
                <w:szCs w:val="18"/>
              </w:rPr>
            </w:pPr>
            <w:del w:id="307" w:author="Author">
              <w:r w:rsidRPr="00981131" w:rsidDel="00D639C1">
                <w:rPr>
                  <w:sz w:val="18"/>
                  <w:szCs w:val="18"/>
                  <w:lang w:eastAsia="zh-CN"/>
                </w:rPr>
                <w:delText>Neutral</w:delText>
              </w:r>
            </w:del>
          </w:p>
        </w:tc>
      </w:tr>
      <w:tr w:rsidR="00DD2AE3" w:rsidRPr="00421FCD" w:rsidDel="00D639C1" w14:paraId="341EAD20" w14:textId="5A451D50" w:rsidTr="00B22EC6">
        <w:trPr>
          <w:jc w:val="center"/>
          <w:del w:id="308" w:author="Author"/>
        </w:trPr>
        <w:tc>
          <w:tcPr>
            <w:tcW w:w="1129" w:type="dxa"/>
            <w:vMerge/>
          </w:tcPr>
          <w:p w14:paraId="4632DF34" w14:textId="535D9830" w:rsidR="00DD2AE3" w:rsidRPr="00981131" w:rsidDel="00D639C1" w:rsidRDefault="00DD2AE3" w:rsidP="00EC1B82">
            <w:pPr>
              <w:pStyle w:val="Normal1"/>
              <w:keepNext/>
              <w:keepLines/>
              <w:spacing w:after="80"/>
              <w:rPr>
                <w:del w:id="309" w:author="Author"/>
                <w:b/>
                <w:bCs/>
                <w:i/>
                <w:iCs/>
                <w:sz w:val="18"/>
                <w:szCs w:val="18"/>
              </w:rPr>
            </w:pPr>
          </w:p>
        </w:tc>
        <w:tc>
          <w:tcPr>
            <w:tcW w:w="1693" w:type="dxa"/>
          </w:tcPr>
          <w:p w14:paraId="28A9B13F" w14:textId="48B67989" w:rsidR="00DD2AE3" w:rsidRPr="00981131" w:rsidDel="00D639C1" w:rsidRDefault="00DD2AE3" w:rsidP="00EC1B82">
            <w:pPr>
              <w:pStyle w:val="Normal1"/>
              <w:keepNext/>
              <w:keepLines/>
              <w:spacing w:after="80"/>
              <w:rPr>
                <w:del w:id="310" w:author="Author"/>
                <w:b/>
                <w:bCs/>
                <w:i/>
                <w:iCs/>
                <w:sz w:val="18"/>
                <w:szCs w:val="18"/>
              </w:rPr>
            </w:pPr>
            <w:del w:id="311" w:author="Author">
              <w:r w:rsidRPr="00981131" w:rsidDel="00D639C1">
                <w:rPr>
                  <w:b/>
                  <w:bCs/>
                  <w:i/>
                  <w:iCs/>
                  <w:sz w:val="18"/>
                  <w:szCs w:val="18"/>
                  <w:lang w:eastAsia="zh-CN"/>
                </w:rPr>
                <w:delText>Average</w:delText>
              </w:r>
              <w:r w:rsidDel="00D639C1">
                <w:rPr>
                  <w:b/>
                  <w:bCs/>
                  <w:i/>
                  <w:iCs/>
                  <w:sz w:val="18"/>
                  <w:szCs w:val="18"/>
                  <w:lang w:eastAsia="zh-CN"/>
                </w:rPr>
                <w:delText xml:space="preserve"> [1.1, 1.25</w:delText>
              </w:r>
              <w:r w:rsidRPr="00981131" w:rsidDel="00D639C1">
                <w:rPr>
                  <w:b/>
                  <w:bCs/>
                  <w:i/>
                  <w:iCs/>
                  <w:sz w:val="18"/>
                  <w:szCs w:val="18"/>
                  <w:lang w:eastAsia="zh-CN"/>
                </w:rPr>
                <w:delText>)</w:delText>
              </w:r>
            </w:del>
          </w:p>
        </w:tc>
        <w:tc>
          <w:tcPr>
            <w:tcW w:w="1275" w:type="dxa"/>
            <w:shd w:val="clear" w:color="auto" w:fill="E2E2E2"/>
          </w:tcPr>
          <w:p w14:paraId="1101922F" w14:textId="011EE685" w:rsidR="00DD2AE3" w:rsidRPr="00981131" w:rsidDel="00D639C1" w:rsidRDefault="00DD2AE3" w:rsidP="00EC1B82">
            <w:pPr>
              <w:pStyle w:val="Normal1"/>
              <w:keepNext/>
              <w:keepLines/>
              <w:spacing w:after="80"/>
              <w:rPr>
                <w:del w:id="312" w:author="Author"/>
                <w:sz w:val="18"/>
                <w:szCs w:val="18"/>
              </w:rPr>
            </w:pPr>
            <w:del w:id="313" w:author="Author">
              <w:r w:rsidRPr="00981131" w:rsidDel="00D639C1">
                <w:rPr>
                  <w:sz w:val="18"/>
                  <w:szCs w:val="18"/>
                  <w:lang w:eastAsia="zh-CN"/>
                </w:rPr>
                <w:delText>Neutral</w:delText>
              </w:r>
            </w:del>
          </w:p>
        </w:tc>
        <w:tc>
          <w:tcPr>
            <w:tcW w:w="1276" w:type="dxa"/>
            <w:shd w:val="clear" w:color="auto" w:fill="E2E2E2"/>
          </w:tcPr>
          <w:p w14:paraId="0451D5D1" w14:textId="17F99C10" w:rsidR="00DD2AE3" w:rsidRPr="00981131" w:rsidDel="00D639C1" w:rsidRDefault="00DD2AE3" w:rsidP="00EC1B82">
            <w:pPr>
              <w:pStyle w:val="Normal1"/>
              <w:keepNext/>
              <w:keepLines/>
              <w:spacing w:after="80"/>
              <w:rPr>
                <w:del w:id="314" w:author="Author"/>
                <w:sz w:val="18"/>
                <w:szCs w:val="18"/>
              </w:rPr>
            </w:pPr>
            <w:del w:id="315" w:author="Author">
              <w:r w:rsidRPr="00981131" w:rsidDel="00D639C1">
                <w:rPr>
                  <w:sz w:val="18"/>
                  <w:szCs w:val="18"/>
                  <w:lang w:eastAsia="zh-CN"/>
                </w:rPr>
                <w:delText>Neutral</w:delText>
              </w:r>
            </w:del>
          </w:p>
        </w:tc>
        <w:tc>
          <w:tcPr>
            <w:tcW w:w="1276" w:type="dxa"/>
            <w:shd w:val="clear" w:color="auto" w:fill="E2E2E2"/>
          </w:tcPr>
          <w:p w14:paraId="52846401" w14:textId="2C30CC77" w:rsidR="00DD2AE3" w:rsidRPr="00981131" w:rsidDel="00D639C1" w:rsidRDefault="00DD2AE3" w:rsidP="00EC1B82">
            <w:pPr>
              <w:pStyle w:val="Normal1"/>
              <w:keepNext/>
              <w:keepLines/>
              <w:spacing w:after="80"/>
              <w:rPr>
                <w:del w:id="316" w:author="Author"/>
                <w:sz w:val="18"/>
                <w:szCs w:val="18"/>
              </w:rPr>
            </w:pPr>
            <w:del w:id="317" w:author="Author">
              <w:r w:rsidRPr="00981131" w:rsidDel="00D639C1">
                <w:rPr>
                  <w:sz w:val="18"/>
                  <w:szCs w:val="18"/>
                  <w:lang w:eastAsia="zh-CN"/>
                </w:rPr>
                <w:delText>Neutral</w:delText>
              </w:r>
            </w:del>
          </w:p>
        </w:tc>
        <w:tc>
          <w:tcPr>
            <w:tcW w:w="1276" w:type="dxa"/>
            <w:shd w:val="clear" w:color="auto" w:fill="E2E2E2"/>
          </w:tcPr>
          <w:p w14:paraId="3BFD533B" w14:textId="6F8E698C" w:rsidR="00DD2AE3" w:rsidRPr="00981131" w:rsidDel="00D639C1" w:rsidRDefault="00DD2AE3" w:rsidP="00EC1B82">
            <w:pPr>
              <w:pStyle w:val="Normal1"/>
              <w:keepNext/>
              <w:keepLines/>
              <w:spacing w:after="80"/>
              <w:rPr>
                <w:del w:id="318" w:author="Author"/>
                <w:sz w:val="18"/>
                <w:szCs w:val="18"/>
              </w:rPr>
            </w:pPr>
            <w:del w:id="319" w:author="Author">
              <w:r w:rsidRPr="00981131" w:rsidDel="00D639C1">
                <w:rPr>
                  <w:sz w:val="18"/>
                  <w:szCs w:val="18"/>
                  <w:lang w:eastAsia="zh-CN"/>
                </w:rPr>
                <w:delText>Neutral</w:delText>
              </w:r>
            </w:del>
          </w:p>
        </w:tc>
        <w:tc>
          <w:tcPr>
            <w:tcW w:w="1219" w:type="dxa"/>
            <w:shd w:val="clear" w:color="auto" w:fill="E2E2E2"/>
          </w:tcPr>
          <w:p w14:paraId="006EC23F" w14:textId="0EB1E905" w:rsidR="00DD2AE3" w:rsidRPr="00981131" w:rsidDel="00D639C1" w:rsidRDefault="00DD2AE3" w:rsidP="00EC1B82">
            <w:pPr>
              <w:pStyle w:val="Normal1"/>
              <w:keepNext/>
              <w:keepLines/>
              <w:spacing w:after="80"/>
              <w:rPr>
                <w:del w:id="320" w:author="Author"/>
                <w:sz w:val="18"/>
                <w:szCs w:val="18"/>
              </w:rPr>
            </w:pPr>
            <w:del w:id="321" w:author="Author">
              <w:r w:rsidRPr="00981131" w:rsidDel="00D639C1">
                <w:rPr>
                  <w:sz w:val="18"/>
                  <w:szCs w:val="18"/>
                  <w:lang w:eastAsia="zh-CN"/>
                </w:rPr>
                <w:delText>Neutral</w:delText>
              </w:r>
            </w:del>
          </w:p>
        </w:tc>
      </w:tr>
      <w:tr w:rsidR="00DD2AE3" w:rsidRPr="00421FCD" w:rsidDel="00D639C1" w14:paraId="1FD117BE" w14:textId="6F715253" w:rsidTr="00B22EC6">
        <w:trPr>
          <w:jc w:val="center"/>
          <w:del w:id="322" w:author="Author"/>
        </w:trPr>
        <w:tc>
          <w:tcPr>
            <w:tcW w:w="1129" w:type="dxa"/>
            <w:vMerge/>
          </w:tcPr>
          <w:p w14:paraId="17E46DFC" w14:textId="28825E41" w:rsidR="00DD2AE3" w:rsidRPr="00981131" w:rsidDel="00D639C1" w:rsidRDefault="00DD2AE3" w:rsidP="00EC1B82">
            <w:pPr>
              <w:pStyle w:val="Normal1"/>
              <w:keepNext/>
              <w:keepLines/>
              <w:spacing w:after="80"/>
              <w:rPr>
                <w:del w:id="323" w:author="Author"/>
                <w:b/>
                <w:bCs/>
                <w:i/>
                <w:iCs/>
                <w:sz w:val="18"/>
                <w:szCs w:val="18"/>
              </w:rPr>
            </w:pPr>
          </w:p>
        </w:tc>
        <w:tc>
          <w:tcPr>
            <w:tcW w:w="1693" w:type="dxa"/>
          </w:tcPr>
          <w:p w14:paraId="315C14DB" w14:textId="2DE80952" w:rsidR="00DD2AE3" w:rsidRPr="00981131" w:rsidDel="00D639C1" w:rsidRDefault="00DD2AE3" w:rsidP="00EC1B82">
            <w:pPr>
              <w:pStyle w:val="Normal1"/>
              <w:keepNext/>
              <w:keepLines/>
              <w:spacing w:after="80"/>
              <w:rPr>
                <w:del w:id="324" w:author="Author"/>
                <w:b/>
                <w:bCs/>
                <w:i/>
                <w:iCs/>
                <w:sz w:val="18"/>
                <w:szCs w:val="18"/>
              </w:rPr>
            </w:pPr>
            <w:del w:id="325" w:author="Author">
              <w:r w:rsidRPr="00981131" w:rsidDel="00D639C1">
                <w:rPr>
                  <w:b/>
                  <w:bCs/>
                  <w:i/>
                  <w:iCs/>
                  <w:sz w:val="18"/>
                  <w:szCs w:val="18"/>
                  <w:lang w:eastAsia="zh-CN"/>
                </w:rPr>
                <w:delText>More</w:delText>
              </w:r>
              <w:r w:rsidDel="00D639C1">
                <w:rPr>
                  <w:b/>
                  <w:bCs/>
                  <w:i/>
                  <w:iCs/>
                  <w:sz w:val="18"/>
                  <w:szCs w:val="18"/>
                  <w:lang w:eastAsia="zh-CN"/>
                </w:rPr>
                <w:delText xml:space="preserve"> [1.25, 1.5</w:delText>
              </w:r>
              <w:r w:rsidRPr="00981131" w:rsidDel="00D639C1">
                <w:rPr>
                  <w:b/>
                  <w:bCs/>
                  <w:i/>
                  <w:iCs/>
                  <w:sz w:val="18"/>
                  <w:szCs w:val="18"/>
                  <w:lang w:eastAsia="zh-CN"/>
                </w:rPr>
                <w:delText>)</w:delText>
              </w:r>
            </w:del>
          </w:p>
        </w:tc>
        <w:tc>
          <w:tcPr>
            <w:tcW w:w="1275" w:type="dxa"/>
            <w:shd w:val="clear" w:color="auto" w:fill="E2E2E2"/>
          </w:tcPr>
          <w:p w14:paraId="3498EF83" w14:textId="3E416630" w:rsidR="00DD2AE3" w:rsidRPr="00981131" w:rsidDel="00D639C1" w:rsidRDefault="00DD2AE3" w:rsidP="00EC1B82">
            <w:pPr>
              <w:pStyle w:val="Normal1"/>
              <w:keepNext/>
              <w:keepLines/>
              <w:spacing w:after="80"/>
              <w:rPr>
                <w:del w:id="326" w:author="Author"/>
                <w:sz w:val="18"/>
                <w:szCs w:val="18"/>
              </w:rPr>
            </w:pPr>
            <w:del w:id="327" w:author="Author">
              <w:r w:rsidRPr="00981131" w:rsidDel="00D639C1">
                <w:rPr>
                  <w:sz w:val="18"/>
                  <w:szCs w:val="18"/>
                  <w:lang w:eastAsia="zh-CN"/>
                </w:rPr>
                <w:delText>Neutral</w:delText>
              </w:r>
            </w:del>
          </w:p>
        </w:tc>
        <w:tc>
          <w:tcPr>
            <w:tcW w:w="1276" w:type="dxa"/>
            <w:shd w:val="clear" w:color="auto" w:fill="E2E2E2"/>
          </w:tcPr>
          <w:p w14:paraId="6A293D88" w14:textId="2E88EBE4" w:rsidR="00DD2AE3" w:rsidRPr="00981131" w:rsidDel="00D639C1" w:rsidRDefault="00DD2AE3" w:rsidP="00EC1B82">
            <w:pPr>
              <w:pStyle w:val="Normal1"/>
              <w:keepNext/>
              <w:keepLines/>
              <w:spacing w:after="80"/>
              <w:rPr>
                <w:del w:id="328" w:author="Author"/>
                <w:sz w:val="18"/>
                <w:szCs w:val="18"/>
              </w:rPr>
            </w:pPr>
            <w:del w:id="329" w:author="Author">
              <w:r w:rsidRPr="00981131" w:rsidDel="00D639C1">
                <w:rPr>
                  <w:sz w:val="18"/>
                  <w:szCs w:val="18"/>
                  <w:lang w:eastAsia="zh-CN"/>
                </w:rPr>
                <w:delText>Neutral</w:delText>
              </w:r>
            </w:del>
          </w:p>
        </w:tc>
        <w:tc>
          <w:tcPr>
            <w:tcW w:w="1276" w:type="dxa"/>
            <w:shd w:val="clear" w:color="auto" w:fill="E2E2E2"/>
          </w:tcPr>
          <w:p w14:paraId="4B2A70CC" w14:textId="650F9FA0" w:rsidR="00DD2AE3" w:rsidRPr="00981131" w:rsidDel="00D639C1" w:rsidRDefault="00DD2AE3" w:rsidP="00EC1B82">
            <w:pPr>
              <w:pStyle w:val="Normal1"/>
              <w:keepNext/>
              <w:keepLines/>
              <w:spacing w:after="80"/>
              <w:rPr>
                <w:del w:id="330" w:author="Author"/>
                <w:sz w:val="18"/>
                <w:szCs w:val="18"/>
              </w:rPr>
            </w:pPr>
            <w:del w:id="331" w:author="Author">
              <w:r w:rsidRPr="00981131" w:rsidDel="00D639C1">
                <w:rPr>
                  <w:sz w:val="18"/>
                  <w:szCs w:val="18"/>
                  <w:lang w:eastAsia="zh-CN"/>
                </w:rPr>
                <w:delText>Neutral</w:delText>
              </w:r>
            </w:del>
          </w:p>
        </w:tc>
        <w:tc>
          <w:tcPr>
            <w:tcW w:w="1276" w:type="dxa"/>
            <w:shd w:val="clear" w:color="auto" w:fill="E2E2E2"/>
          </w:tcPr>
          <w:p w14:paraId="363610EF" w14:textId="749EEFF7" w:rsidR="00DD2AE3" w:rsidRPr="00981131" w:rsidDel="00D639C1" w:rsidRDefault="00DD2AE3" w:rsidP="00EC1B82">
            <w:pPr>
              <w:pStyle w:val="Normal1"/>
              <w:keepNext/>
              <w:keepLines/>
              <w:spacing w:after="80"/>
              <w:rPr>
                <w:del w:id="332" w:author="Author"/>
                <w:sz w:val="18"/>
                <w:szCs w:val="18"/>
              </w:rPr>
            </w:pPr>
            <w:del w:id="333" w:author="Author">
              <w:r w:rsidRPr="00981131" w:rsidDel="00D639C1">
                <w:rPr>
                  <w:sz w:val="18"/>
                  <w:szCs w:val="18"/>
                  <w:lang w:eastAsia="zh-CN"/>
                </w:rPr>
                <w:delText>Neutral</w:delText>
              </w:r>
            </w:del>
          </w:p>
        </w:tc>
        <w:tc>
          <w:tcPr>
            <w:tcW w:w="1219" w:type="dxa"/>
            <w:shd w:val="clear" w:color="auto" w:fill="E2E2E2"/>
          </w:tcPr>
          <w:p w14:paraId="53347DF6" w14:textId="1E7AFE0F" w:rsidR="00DD2AE3" w:rsidRPr="00981131" w:rsidDel="00D639C1" w:rsidRDefault="00DD2AE3" w:rsidP="00EC1B82">
            <w:pPr>
              <w:pStyle w:val="Normal1"/>
              <w:keepNext/>
              <w:keepLines/>
              <w:spacing w:after="80"/>
              <w:rPr>
                <w:del w:id="334" w:author="Author"/>
                <w:sz w:val="18"/>
                <w:szCs w:val="18"/>
              </w:rPr>
            </w:pPr>
            <w:del w:id="335" w:author="Author">
              <w:r w:rsidRPr="00981131" w:rsidDel="00D639C1">
                <w:rPr>
                  <w:sz w:val="18"/>
                  <w:szCs w:val="18"/>
                  <w:lang w:eastAsia="zh-CN"/>
                </w:rPr>
                <w:delText>Neutral</w:delText>
              </w:r>
            </w:del>
          </w:p>
        </w:tc>
      </w:tr>
      <w:tr w:rsidR="00DD2AE3" w:rsidRPr="00421FCD" w:rsidDel="00D639C1" w14:paraId="40284E9A" w14:textId="72284B48" w:rsidTr="00B22EC6">
        <w:trPr>
          <w:jc w:val="center"/>
          <w:del w:id="336" w:author="Author"/>
        </w:trPr>
        <w:tc>
          <w:tcPr>
            <w:tcW w:w="1129" w:type="dxa"/>
            <w:vMerge/>
          </w:tcPr>
          <w:p w14:paraId="3388918A" w14:textId="697021ED" w:rsidR="00DD2AE3" w:rsidRPr="00981131" w:rsidDel="00D639C1" w:rsidRDefault="00DD2AE3" w:rsidP="00EC1B82">
            <w:pPr>
              <w:pStyle w:val="Normal1"/>
              <w:keepNext/>
              <w:keepLines/>
              <w:spacing w:after="80"/>
              <w:rPr>
                <w:del w:id="337" w:author="Author"/>
                <w:b/>
                <w:bCs/>
                <w:i/>
                <w:iCs/>
                <w:sz w:val="18"/>
                <w:szCs w:val="18"/>
              </w:rPr>
            </w:pPr>
          </w:p>
        </w:tc>
        <w:tc>
          <w:tcPr>
            <w:tcW w:w="1693" w:type="dxa"/>
          </w:tcPr>
          <w:p w14:paraId="194439D8" w14:textId="7E5E731E" w:rsidR="00DD2AE3" w:rsidRPr="00981131" w:rsidDel="00D639C1" w:rsidRDefault="00DD2AE3" w:rsidP="00EC1B82">
            <w:pPr>
              <w:pStyle w:val="Normal1"/>
              <w:keepNext/>
              <w:keepLines/>
              <w:spacing w:after="80"/>
              <w:rPr>
                <w:del w:id="338" w:author="Author"/>
                <w:b/>
                <w:bCs/>
                <w:i/>
                <w:iCs/>
                <w:sz w:val="18"/>
                <w:szCs w:val="18"/>
              </w:rPr>
            </w:pPr>
            <w:del w:id="339" w:author="Author">
              <w:r w:rsidRPr="00981131" w:rsidDel="00D639C1">
                <w:rPr>
                  <w:b/>
                  <w:bCs/>
                  <w:i/>
                  <w:iCs/>
                  <w:sz w:val="18"/>
                  <w:szCs w:val="18"/>
                </w:rPr>
                <w:delText>Most</w:delText>
              </w:r>
              <w:r w:rsidDel="00D639C1">
                <w:rPr>
                  <w:b/>
                  <w:bCs/>
                  <w:i/>
                  <w:iCs/>
                  <w:sz w:val="18"/>
                  <w:szCs w:val="18"/>
                </w:rPr>
                <w:delText xml:space="preserve"> </w:delText>
              </w:r>
              <w:r w:rsidDel="00D639C1">
                <w:rPr>
                  <w:b/>
                  <w:bCs/>
                  <w:i/>
                  <w:iCs/>
                  <w:sz w:val="18"/>
                  <w:szCs w:val="18"/>
                  <w:lang w:eastAsia="zh-CN"/>
                </w:rPr>
                <w:delText>[1.5, 100</w:delText>
              </w:r>
              <w:r w:rsidRPr="00981131" w:rsidDel="00D639C1">
                <w:rPr>
                  <w:b/>
                  <w:bCs/>
                  <w:i/>
                  <w:iCs/>
                  <w:sz w:val="18"/>
                  <w:szCs w:val="18"/>
                  <w:lang w:eastAsia="zh-CN"/>
                </w:rPr>
                <w:delText>)</w:delText>
              </w:r>
            </w:del>
          </w:p>
        </w:tc>
        <w:tc>
          <w:tcPr>
            <w:tcW w:w="1275" w:type="dxa"/>
            <w:shd w:val="clear" w:color="auto" w:fill="E2E2E2"/>
          </w:tcPr>
          <w:p w14:paraId="696BDDB8" w14:textId="47C8770A" w:rsidR="00DD2AE3" w:rsidRPr="00981131" w:rsidDel="00D639C1" w:rsidRDefault="00DD2AE3" w:rsidP="00EC1B82">
            <w:pPr>
              <w:pStyle w:val="Normal1"/>
              <w:keepNext/>
              <w:keepLines/>
              <w:spacing w:after="80"/>
              <w:rPr>
                <w:del w:id="340" w:author="Author"/>
                <w:sz w:val="18"/>
                <w:szCs w:val="18"/>
              </w:rPr>
            </w:pPr>
            <w:del w:id="341" w:author="Author">
              <w:r w:rsidRPr="00981131" w:rsidDel="00D639C1">
                <w:rPr>
                  <w:sz w:val="18"/>
                  <w:szCs w:val="18"/>
                  <w:lang w:eastAsia="zh-CN"/>
                </w:rPr>
                <w:delText>Neutral</w:delText>
              </w:r>
            </w:del>
          </w:p>
        </w:tc>
        <w:tc>
          <w:tcPr>
            <w:tcW w:w="1276" w:type="dxa"/>
            <w:shd w:val="clear" w:color="auto" w:fill="E2E2E2"/>
          </w:tcPr>
          <w:p w14:paraId="6A25DC45" w14:textId="35C31805" w:rsidR="00DD2AE3" w:rsidRPr="00981131" w:rsidDel="00D639C1" w:rsidRDefault="00DD2AE3" w:rsidP="00EC1B82">
            <w:pPr>
              <w:pStyle w:val="Normal1"/>
              <w:keepNext/>
              <w:keepLines/>
              <w:spacing w:after="80"/>
              <w:rPr>
                <w:del w:id="342" w:author="Author"/>
                <w:sz w:val="18"/>
                <w:szCs w:val="18"/>
              </w:rPr>
            </w:pPr>
            <w:del w:id="343" w:author="Author">
              <w:r w:rsidRPr="00981131" w:rsidDel="00D639C1">
                <w:rPr>
                  <w:sz w:val="18"/>
                  <w:szCs w:val="18"/>
                  <w:lang w:eastAsia="zh-CN"/>
                </w:rPr>
                <w:delText>Neutral</w:delText>
              </w:r>
            </w:del>
          </w:p>
        </w:tc>
        <w:tc>
          <w:tcPr>
            <w:tcW w:w="1276" w:type="dxa"/>
            <w:shd w:val="clear" w:color="auto" w:fill="E2E2E2"/>
          </w:tcPr>
          <w:p w14:paraId="498029A5" w14:textId="16BE993B" w:rsidR="00DD2AE3" w:rsidRPr="00981131" w:rsidDel="00D639C1" w:rsidRDefault="00DD2AE3" w:rsidP="00EC1B82">
            <w:pPr>
              <w:pStyle w:val="Normal1"/>
              <w:keepNext/>
              <w:keepLines/>
              <w:spacing w:after="80"/>
              <w:rPr>
                <w:del w:id="344" w:author="Author"/>
                <w:sz w:val="18"/>
                <w:szCs w:val="18"/>
              </w:rPr>
            </w:pPr>
            <w:del w:id="345" w:author="Author">
              <w:r w:rsidRPr="00981131" w:rsidDel="00D639C1">
                <w:rPr>
                  <w:sz w:val="18"/>
                  <w:szCs w:val="18"/>
                  <w:lang w:eastAsia="zh-CN"/>
                </w:rPr>
                <w:delText>Neutral</w:delText>
              </w:r>
            </w:del>
          </w:p>
        </w:tc>
        <w:tc>
          <w:tcPr>
            <w:tcW w:w="1276" w:type="dxa"/>
            <w:shd w:val="clear" w:color="auto" w:fill="E2E2E2"/>
          </w:tcPr>
          <w:p w14:paraId="54CA6BF7" w14:textId="5CF4CC82" w:rsidR="00DD2AE3" w:rsidRPr="00981131" w:rsidDel="00D639C1" w:rsidRDefault="00DD2AE3" w:rsidP="00EC1B82">
            <w:pPr>
              <w:pStyle w:val="Normal1"/>
              <w:keepNext/>
              <w:keepLines/>
              <w:spacing w:after="80"/>
              <w:rPr>
                <w:del w:id="346" w:author="Author"/>
                <w:sz w:val="18"/>
                <w:szCs w:val="18"/>
              </w:rPr>
            </w:pPr>
            <w:del w:id="347" w:author="Author">
              <w:r w:rsidRPr="00981131" w:rsidDel="00D639C1">
                <w:rPr>
                  <w:sz w:val="18"/>
                  <w:szCs w:val="18"/>
                  <w:lang w:eastAsia="zh-CN"/>
                </w:rPr>
                <w:delText>Neutral</w:delText>
              </w:r>
            </w:del>
          </w:p>
        </w:tc>
        <w:tc>
          <w:tcPr>
            <w:tcW w:w="1219" w:type="dxa"/>
            <w:shd w:val="clear" w:color="auto" w:fill="E2E2E2"/>
          </w:tcPr>
          <w:p w14:paraId="749CD871" w14:textId="2CEBEE78" w:rsidR="00DD2AE3" w:rsidRPr="00981131" w:rsidDel="00D639C1" w:rsidRDefault="00DD2AE3" w:rsidP="00EC1B82">
            <w:pPr>
              <w:pStyle w:val="Normal1"/>
              <w:keepNext/>
              <w:keepLines/>
              <w:spacing w:after="80"/>
              <w:rPr>
                <w:del w:id="348" w:author="Author"/>
                <w:sz w:val="18"/>
                <w:szCs w:val="18"/>
              </w:rPr>
            </w:pPr>
            <w:del w:id="349" w:author="Author">
              <w:r w:rsidRPr="00981131" w:rsidDel="00D639C1">
                <w:rPr>
                  <w:sz w:val="18"/>
                  <w:szCs w:val="18"/>
                  <w:lang w:eastAsia="zh-CN"/>
                </w:rPr>
                <w:delText>Neutral</w:delText>
              </w:r>
            </w:del>
          </w:p>
        </w:tc>
      </w:tr>
      <w:tr w:rsidR="00DD2AE3" w:rsidRPr="00421FCD" w:rsidDel="00D639C1" w14:paraId="69E792A9" w14:textId="4FB002D8" w:rsidTr="00B22EC6">
        <w:trPr>
          <w:jc w:val="center"/>
          <w:del w:id="350" w:author="Author"/>
        </w:trPr>
        <w:tc>
          <w:tcPr>
            <w:tcW w:w="1129" w:type="dxa"/>
            <w:vMerge w:val="restart"/>
          </w:tcPr>
          <w:p w14:paraId="655C44FB" w14:textId="3D8E15C7" w:rsidR="00DD2AE3" w:rsidRPr="00981131" w:rsidDel="00D639C1" w:rsidRDefault="00DD2AE3" w:rsidP="00EC1B82">
            <w:pPr>
              <w:pStyle w:val="Normal1"/>
              <w:keepNext/>
              <w:keepLines/>
              <w:spacing w:after="80"/>
              <w:rPr>
                <w:del w:id="351" w:author="Author"/>
                <w:b/>
                <w:bCs/>
                <w:i/>
                <w:iCs/>
                <w:sz w:val="18"/>
                <w:szCs w:val="18"/>
              </w:rPr>
            </w:pPr>
            <w:del w:id="352" w:author="Author">
              <w:r w:rsidRPr="00981131" w:rsidDel="00D639C1">
                <w:rPr>
                  <w:b/>
                  <w:bCs/>
                  <w:i/>
                  <w:iCs/>
                  <w:sz w:val="18"/>
                  <w:szCs w:val="18"/>
                  <w:lang w:eastAsia="zh-CN"/>
                </w:rPr>
                <w:delText xml:space="preserve"> [</w:delText>
              </w:r>
              <w:r w:rsidDel="00D639C1">
                <w:rPr>
                  <w:b/>
                  <w:bCs/>
                  <w:i/>
                  <w:iCs/>
                  <w:sz w:val="18"/>
                  <w:szCs w:val="18"/>
                  <w:lang w:eastAsia="zh-CN"/>
                </w:rPr>
                <w:delText>5.3</w:delText>
              </w:r>
              <w:r w:rsidRPr="00981131" w:rsidDel="00D639C1">
                <w:rPr>
                  <w:b/>
                  <w:bCs/>
                  <w:i/>
                  <w:iCs/>
                  <w:sz w:val="18"/>
                  <w:szCs w:val="18"/>
                  <w:lang w:eastAsia="zh-CN"/>
                </w:rPr>
                <w:delText xml:space="preserve">, </w:delText>
              </w:r>
              <w:r w:rsidDel="00D639C1">
                <w:rPr>
                  <w:b/>
                  <w:bCs/>
                  <w:i/>
                  <w:iCs/>
                  <w:sz w:val="18"/>
                  <w:szCs w:val="18"/>
                  <w:lang w:eastAsia="zh-CN"/>
                </w:rPr>
                <w:delText>5.5</w:delText>
              </w:r>
              <w:r w:rsidRPr="00981131" w:rsidDel="00D639C1">
                <w:rPr>
                  <w:b/>
                  <w:bCs/>
                  <w:i/>
                  <w:iCs/>
                  <w:sz w:val="18"/>
                  <w:szCs w:val="18"/>
                  <w:lang w:eastAsia="zh-CN"/>
                </w:rPr>
                <w:delText>)</w:delText>
              </w:r>
            </w:del>
          </w:p>
        </w:tc>
        <w:tc>
          <w:tcPr>
            <w:tcW w:w="1693" w:type="dxa"/>
          </w:tcPr>
          <w:p w14:paraId="1FCF45A0" w14:textId="4345E65A" w:rsidR="00DD2AE3" w:rsidRPr="00981131" w:rsidDel="00D639C1" w:rsidRDefault="00DD2AE3" w:rsidP="00EC1B82">
            <w:pPr>
              <w:pStyle w:val="Normal1"/>
              <w:keepNext/>
              <w:keepLines/>
              <w:spacing w:after="80"/>
              <w:rPr>
                <w:del w:id="353" w:author="Author"/>
                <w:b/>
                <w:bCs/>
                <w:i/>
                <w:iCs/>
                <w:sz w:val="18"/>
                <w:szCs w:val="18"/>
              </w:rPr>
            </w:pPr>
            <w:del w:id="354" w:author="Author">
              <w:r w:rsidRPr="00981131" w:rsidDel="00D639C1">
                <w:rPr>
                  <w:b/>
                  <w:bCs/>
                  <w:i/>
                  <w:iCs/>
                  <w:sz w:val="18"/>
                  <w:szCs w:val="18"/>
                  <w:lang w:eastAsia="zh-CN"/>
                </w:rPr>
                <w:delText>Least</w:delText>
              </w:r>
              <w:r w:rsidDel="00D639C1">
                <w:rPr>
                  <w:b/>
                  <w:bCs/>
                  <w:i/>
                  <w:iCs/>
                  <w:sz w:val="18"/>
                  <w:szCs w:val="18"/>
                  <w:lang w:eastAsia="zh-CN"/>
                </w:rPr>
                <w:delText xml:space="preserve"> [0, 1</w:delText>
              </w:r>
              <w:r w:rsidRPr="00981131" w:rsidDel="00D639C1">
                <w:rPr>
                  <w:b/>
                  <w:bCs/>
                  <w:i/>
                  <w:iCs/>
                  <w:sz w:val="18"/>
                  <w:szCs w:val="18"/>
                  <w:lang w:eastAsia="zh-CN"/>
                </w:rPr>
                <w:delText>)</w:delText>
              </w:r>
            </w:del>
          </w:p>
        </w:tc>
        <w:tc>
          <w:tcPr>
            <w:tcW w:w="1275" w:type="dxa"/>
            <w:shd w:val="clear" w:color="auto" w:fill="A6BE73"/>
          </w:tcPr>
          <w:p w14:paraId="6DAEC8F0" w14:textId="632ECD0D" w:rsidR="00DD2AE3" w:rsidRPr="00981131" w:rsidDel="00D639C1" w:rsidRDefault="00DD2AE3" w:rsidP="00EC1B82">
            <w:pPr>
              <w:pStyle w:val="Normal1"/>
              <w:keepNext/>
              <w:keepLines/>
              <w:spacing w:after="80"/>
              <w:rPr>
                <w:del w:id="355" w:author="Author"/>
                <w:sz w:val="18"/>
                <w:szCs w:val="18"/>
              </w:rPr>
            </w:pPr>
            <w:del w:id="356" w:author="Author">
              <w:r w:rsidRPr="00981131" w:rsidDel="00D639C1">
                <w:rPr>
                  <w:sz w:val="18"/>
                  <w:szCs w:val="18"/>
                  <w:lang w:eastAsia="zh-CN"/>
                </w:rPr>
                <w:delText>Very low</w:delText>
              </w:r>
            </w:del>
          </w:p>
        </w:tc>
        <w:tc>
          <w:tcPr>
            <w:tcW w:w="1276" w:type="dxa"/>
            <w:shd w:val="clear" w:color="auto" w:fill="C2D69B" w:themeFill="accent3" w:themeFillTint="99"/>
          </w:tcPr>
          <w:p w14:paraId="655F99C5" w14:textId="05B98AC2" w:rsidR="00DD2AE3" w:rsidRPr="00981131" w:rsidDel="00D639C1" w:rsidRDefault="00DD2AE3" w:rsidP="00EC1B82">
            <w:pPr>
              <w:pStyle w:val="Normal1"/>
              <w:keepNext/>
              <w:keepLines/>
              <w:spacing w:after="80"/>
              <w:rPr>
                <w:del w:id="357" w:author="Author"/>
                <w:sz w:val="18"/>
                <w:szCs w:val="18"/>
              </w:rPr>
            </w:pPr>
            <w:del w:id="358" w:author="Author">
              <w:r w:rsidRPr="00981131" w:rsidDel="00D639C1">
                <w:rPr>
                  <w:sz w:val="18"/>
                  <w:szCs w:val="18"/>
                  <w:lang w:eastAsia="zh-CN"/>
                </w:rPr>
                <w:delText>Lower</w:delText>
              </w:r>
            </w:del>
          </w:p>
        </w:tc>
        <w:tc>
          <w:tcPr>
            <w:tcW w:w="1276" w:type="dxa"/>
            <w:shd w:val="clear" w:color="auto" w:fill="C2D69B" w:themeFill="accent3" w:themeFillTint="99"/>
          </w:tcPr>
          <w:p w14:paraId="1F9AFAB4" w14:textId="1D9B3CC3" w:rsidR="00DD2AE3" w:rsidRPr="00981131" w:rsidDel="00D639C1" w:rsidRDefault="00DD2AE3" w:rsidP="00EC1B82">
            <w:pPr>
              <w:pStyle w:val="Normal1"/>
              <w:keepNext/>
              <w:keepLines/>
              <w:spacing w:after="80"/>
              <w:rPr>
                <w:del w:id="359" w:author="Author"/>
                <w:sz w:val="18"/>
                <w:szCs w:val="18"/>
              </w:rPr>
            </w:pPr>
            <w:del w:id="360" w:author="Author">
              <w:r w:rsidRPr="00981131" w:rsidDel="00D639C1">
                <w:rPr>
                  <w:sz w:val="18"/>
                  <w:szCs w:val="18"/>
                  <w:lang w:eastAsia="zh-CN"/>
                </w:rPr>
                <w:delText>Lower</w:delText>
              </w:r>
            </w:del>
          </w:p>
        </w:tc>
        <w:tc>
          <w:tcPr>
            <w:tcW w:w="1276" w:type="dxa"/>
            <w:shd w:val="clear" w:color="auto" w:fill="C2D69B" w:themeFill="accent3" w:themeFillTint="99"/>
          </w:tcPr>
          <w:p w14:paraId="17908098" w14:textId="51E87D52" w:rsidR="00DD2AE3" w:rsidRPr="00981131" w:rsidDel="00D639C1" w:rsidRDefault="00DD2AE3" w:rsidP="00EC1B82">
            <w:pPr>
              <w:pStyle w:val="Normal1"/>
              <w:keepNext/>
              <w:keepLines/>
              <w:spacing w:after="80"/>
              <w:rPr>
                <w:del w:id="361" w:author="Author"/>
                <w:sz w:val="18"/>
                <w:szCs w:val="18"/>
              </w:rPr>
            </w:pPr>
            <w:del w:id="362" w:author="Author">
              <w:r w:rsidRPr="00981131" w:rsidDel="00D639C1">
                <w:rPr>
                  <w:sz w:val="18"/>
                  <w:szCs w:val="18"/>
                  <w:lang w:eastAsia="zh-CN"/>
                </w:rPr>
                <w:delText>Lower</w:delText>
              </w:r>
            </w:del>
          </w:p>
        </w:tc>
        <w:tc>
          <w:tcPr>
            <w:tcW w:w="1219" w:type="dxa"/>
            <w:shd w:val="clear" w:color="auto" w:fill="D6E3BC" w:themeFill="accent3" w:themeFillTint="66"/>
          </w:tcPr>
          <w:p w14:paraId="1DA1F959" w14:textId="649F55EB" w:rsidR="00DD2AE3" w:rsidRPr="00981131" w:rsidDel="00D639C1" w:rsidRDefault="00DD2AE3" w:rsidP="00EC1B82">
            <w:pPr>
              <w:pStyle w:val="Normal1"/>
              <w:keepNext/>
              <w:keepLines/>
              <w:spacing w:after="80"/>
              <w:rPr>
                <w:del w:id="363" w:author="Author"/>
                <w:sz w:val="18"/>
                <w:szCs w:val="18"/>
              </w:rPr>
            </w:pPr>
            <w:del w:id="364" w:author="Author">
              <w:r w:rsidRPr="00981131" w:rsidDel="00D639C1">
                <w:rPr>
                  <w:sz w:val="18"/>
                  <w:szCs w:val="18"/>
                  <w:lang w:eastAsia="zh-CN"/>
                </w:rPr>
                <w:delText>Low</w:delText>
              </w:r>
            </w:del>
          </w:p>
        </w:tc>
      </w:tr>
      <w:tr w:rsidR="00DD2AE3" w:rsidRPr="00421FCD" w:rsidDel="00D639C1" w14:paraId="4B8D92D8" w14:textId="61AECE68" w:rsidTr="00B22EC6">
        <w:trPr>
          <w:jc w:val="center"/>
          <w:del w:id="365" w:author="Author"/>
        </w:trPr>
        <w:tc>
          <w:tcPr>
            <w:tcW w:w="1129" w:type="dxa"/>
            <w:vMerge/>
          </w:tcPr>
          <w:p w14:paraId="73F25A99" w14:textId="2E69F695" w:rsidR="00DD2AE3" w:rsidRPr="00981131" w:rsidDel="00D639C1" w:rsidRDefault="00DD2AE3" w:rsidP="00EC1B82">
            <w:pPr>
              <w:pStyle w:val="Normal1"/>
              <w:keepNext/>
              <w:keepLines/>
              <w:spacing w:after="80"/>
              <w:rPr>
                <w:del w:id="366" w:author="Author"/>
                <w:b/>
                <w:bCs/>
                <w:i/>
                <w:iCs/>
                <w:sz w:val="18"/>
                <w:szCs w:val="18"/>
              </w:rPr>
            </w:pPr>
          </w:p>
        </w:tc>
        <w:tc>
          <w:tcPr>
            <w:tcW w:w="1693" w:type="dxa"/>
          </w:tcPr>
          <w:p w14:paraId="338A8D6E" w14:textId="7880DE39" w:rsidR="00DD2AE3" w:rsidRPr="00981131" w:rsidDel="00D639C1" w:rsidRDefault="00DD2AE3" w:rsidP="00EC1B82">
            <w:pPr>
              <w:pStyle w:val="Normal1"/>
              <w:keepNext/>
              <w:keepLines/>
              <w:spacing w:after="80"/>
              <w:rPr>
                <w:del w:id="367" w:author="Author"/>
                <w:b/>
                <w:bCs/>
                <w:i/>
                <w:iCs/>
                <w:sz w:val="18"/>
                <w:szCs w:val="18"/>
              </w:rPr>
            </w:pPr>
            <w:del w:id="368" w:author="Author">
              <w:r w:rsidRPr="00981131" w:rsidDel="00D639C1">
                <w:rPr>
                  <w:b/>
                  <w:bCs/>
                  <w:i/>
                  <w:iCs/>
                  <w:sz w:val="18"/>
                  <w:szCs w:val="18"/>
                  <w:lang w:eastAsia="zh-CN"/>
                </w:rPr>
                <w:delText>Less</w:delText>
              </w:r>
              <w:r w:rsidDel="00D639C1">
                <w:rPr>
                  <w:b/>
                  <w:bCs/>
                  <w:i/>
                  <w:iCs/>
                  <w:sz w:val="18"/>
                  <w:szCs w:val="18"/>
                  <w:lang w:eastAsia="zh-CN"/>
                </w:rPr>
                <w:delText xml:space="preserve"> [1, 1.1</w:delText>
              </w:r>
              <w:r w:rsidRPr="00981131" w:rsidDel="00D639C1">
                <w:rPr>
                  <w:b/>
                  <w:bCs/>
                  <w:i/>
                  <w:iCs/>
                  <w:sz w:val="18"/>
                  <w:szCs w:val="18"/>
                  <w:lang w:eastAsia="zh-CN"/>
                </w:rPr>
                <w:delText>)</w:delText>
              </w:r>
            </w:del>
          </w:p>
        </w:tc>
        <w:tc>
          <w:tcPr>
            <w:tcW w:w="1275" w:type="dxa"/>
            <w:shd w:val="clear" w:color="auto" w:fill="A6BE73"/>
          </w:tcPr>
          <w:p w14:paraId="65607386" w14:textId="07B5AAD8" w:rsidR="00DD2AE3" w:rsidRPr="00981131" w:rsidDel="00D639C1" w:rsidRDefault="00DD2AE3" w:rsidP="00EC1B82">
            <w:pPr>
              <w:pStyle w:val="Normal1"/>
              <w:keepNext/>
              <w:keepLines/>
              <w:spacing w:after="80"/>
              <w:rPr>
                <w:del w:id="369" w:author="Author"/>
                <w:sz w:val="18"/>
                <w:szCs w:val="18"/>
              </w:rPr>
            </w:pPr>
            <w:del w:id="370" w:author="Author">
              <w:r w:rsidRPr="00981131" w:rsidDel="00D639C1">
                <w:rPr>
                  <w:sz w:val="18"/>
                  <w:szCs w:val="18"/>
                  <w:lang w:eastAsia="zh-CN"/>
                </w:rPr>
                <w:delText>Very low</w:delText>
              </w:r>
            </w:del>
          </w:p>
        </w:tc>
        <w:tc>
          <w:tcPr>
            <w:tcW w:w="1276" w:type="dxa"/>
            <w:shd w:val="clear" w:color="auto" w:fill="C2D69B" w:themeFill="accent3" w:themeFillTint="99"/>
          </w:tcPr>
          <w:p w14:paraId="403CCF38" w14:textId="2C8B7B78" w:rsidR="00DD2AE3" w:rsidRPr="00981131" w:rsidDel="00D639C1" w:rsidRDefault="00DD2AE3" w:rsidP="00EC1B82">
            <w:pPr>
              <w:pStyle w:val="Normal1"/>
              <w:keepNext/>
              <w:keepLines/>
              <w:spacing w:after="80"/>
              <w:rPr>
                <w:del w:id="371" w:author="Author"/>
                <w:sz w:val="18"/>
                <w:szCs w:val="18"/>
              </w:rPr>
            </w:pPr>
            <w:del w:id="372" w:author="Author">
              <w:r w:rsidRPr="00981131" w:rsidDel="00D639C1">
                <w:rPr>
                  <w:sz w:val="18"/>
                  <w:szCs w:val="18"/>
                  <w:lang w:eastAsia="zh-CN"/>
                </w:rPr>
                <w:delText>Lower</w:delText>
              </w:r>
            </w:del>
          </w:p>
        </w:tc>
        <w:tc>
          <w:tcPr>
            <w:tcW w:w="1276" w:type="dxa"/>
            <w:shd w:val="clear" w:color="auto" w:fill="C2D69B" w:themeFill="accent3" w:themeFillTint="99"/>
          </w:tcPr>
          <w:p w14:paraId="77E674A0" w14:textId="40B76E34" w:rsidR="00DD2AE3" w:rsidRPr="00981131" w:rsidDel="00D639C1" w:rsidRDefault="00DD2AE3" w:rsidP="00EC1B82">
            <w:pPr>
              <w:pStyle w:val="Normal1"/>
              <w:keepNext/>
              <w:keepLines/>
              <w:spacing w:after="80"/>
              <w:rPr>
                <w:del w:id="373" w:author="Author"/>
                <w:sz w:val="18"/>
                <w:szCs w:val="18"/>
              </w:rPr>
            </w:pPr>
            <w:del w:id="374" w:author="Author">
              <w:r w:rsidRPr="00981131" w:rsidDel="00D639C1">
                <w:rPr>
                  <w:sz w:val="18"/>
                  <w:szCs w:val="18"/>
                  <w:lang w:eastAsia="zh-CN"/>
                </w:rPr>
                <w:delText>Lower</w:delText>
              </w:r>
            </w:del>
          </w:p>
        </w:tc>
        <w:tc>
          <w:tcPr>
            <w:tcW w:w="1276" w:type="dxa"/>
            <w:shd w:val="clear" w:color="auto" w:fill="D6E3BC" w:themeFill="accent3" w:themeFillTint="66"/>
          </w:tcPr>
          <w:p w14:paraId="5F1523CC" w14:textId="51163FC7" w:rsidR="00DD2AE3" w:rsidRPr="00981131" w:rsidDel="00D639C1" w:rsidRDefault="00DD2AE3" w:rsidP="00EC1B82">
            <w:pPr>
              <w:pStyle w:val="Normal1"/>
              <w:keepNext/>
              <w:keepLines/>
              <w:spacing w:after="80"/>
              <w:rPr>
                <w:del w:id="375" w:author="Author"/>
                <w:sz w:val="18"/>
                <w:szCs w:val="18"/>
              </w:rPr>
            </w:pPr>
            <w:del w:id="376" w:author="Author">
              <w:r w:rsidRPr="00981131" w:rsidDel="00D639C1">
                <w:rPr>
                  <w:sz w:val="18"/>
                  <w:szCs w:val="18"/>
                  <w:lang w:eastAsia="zh-CN"/>
                </w:rPr>
                <w:delText>Low</w:delText>
              </w:r>
            </w:del>
          </w:p>
        </w:tc>
        <w:tc>
          <w:tcPr>
            <w:tcW w:w="1219" w:type="dxa"/>
            <w:shd w:val="clear" w:color="auto" w:fill="EAF1DD" w:themeFill="accent3" w:themeFillTint="33"/>
          </w:tcPr>
          <w:p w14:paraId="490B24BF" w14:textId="661228A9" w:rsidR="00DD2AE3" w:rsidRPr="00981131" w:rsidDel="00D639C1" w:rsidRDefault="00DD2AE3" w:rsidP="00EC1B82">
            <w:pPr>
              <w:pStyle w:val="Normal1"/>
              <w:keepNext/>
              <w:keepLines/>
              <w:spacing w:after="80"/>
              <w:rPr>
                <w:del w:id="377" w:author="Author"/>
                <w:sz w:val="18"/>
                <w:szCs w:val="18"/>
              </w:rPr>
            </w:pPr>
            <w:del w:id="378" w:author="Author">
              <w:r w:rsidRPr="00981131" w:rsidDel="00D639C1">
                <w:rPr>
                  <w:sz w:val="18"/>
                  <w:szCs w:val="18"/>
                  <w:lang w:eastAsia="zh-CN"/>
                </w:rPr>
                <w:delText>Slightly low</w:delText>
              </w:r>
            </w:del>
          </w:p>
        </w:tc>
      </w:tr>
      <w:tr w:rsidR="00DD2AE3" w:rsidRPr="00421FCD" w:rsidDel="00D639C1" w14:paraId="2D880050" w14:textId="7E673A44" w:rsidTr="00B22EC6">
        <w:trPr>
          <w:jc w:val="center"/>
          <w:del w:id="379" w:author="Author"/>
        </w:trPr>
        <w:tc>
          <w:tcPr>
            <w:tcW w:w="1129" w:type="dxa"/>
            <w:vMerge/>
          </w:tcPr>
          <w:p w14:paraId="1147520C" w14:textId="0A316505" w:rsidR="00DD2AE3" w:rsidRPr="00981131" w:rsidDel="00D639C1" w:rsidRDefault="00DD2AE3" w:rsidP="00EC1B82">
            <w:pPr>
              <w:pStyle w:val="Normal1"/>
              <w:keepNext/>
              <w:keepLines/>
              <w:spacing w:after="80"/>
              <w:rPr>
                <w:del w:id="380" w:author="Author"/>
                <w:b/>
                <w:bCs/>
                <w:i/>
                <w:iCs/>
                <w:sz w:val="18"/>
                <w:szCs w:val="18"/>
              </w:rPr>
            </w:pPr>
          </w:p>
        </w:tc>
        <w:tc>
          <w:tcPr>
            <w:tcW w:w="1693" w:type="dxa"/>
          </w:tcPr>
          <w:p w14:paraId="78234736" w14:textId="0A319E1F" w:rsidR="00DD2AE3" w:rsidRPr="00981131" w:rsidDel="00D639C1" w:rsidRDefault="00DD2AE3" w:rsidP="00EC1B82">
            <w:pPr>
              <w:pStyle w:val="Normal1"/>
              <w:keepNext/>
              <w:keepLines/>
              <w:spacing w:after="80"/>
              <w:rPr>
                <w:del w:id="381" w:author="Author"/>
                <w:b/>
                <w:bCs/>
                <w:i/>
                <w:iCs/>
                <w:sz w:val="18"/>
                <w:szCs w:val="18"/>
              </w:rPr>
            </w:pPr>
            <w:del w:id="382" w:author="Author">
              <w:r w:rsidRPr="00981131" w:rsidDel="00D639C1">
                <w:rPr>
                  <w:b/>
                  <w:bCs/>
                  <w:i/>
                  <w:iCs/>
                  <w:sz w:val="18"/>
                  <w:szCs w:val="18"/>
                  <w:lang w:eastAsia="zh-CN"/>
                </w:rPr>
                <w:delText>Average</w:delText>
              </w:r>
              <w:r w:rsidDel="00D639C1">
                <w:rPr>
                  <w:b/>
                  <w:bCs/>
                  <w:i/>
                  <w:iCs/>
                  <w:sz w:val="18"/>
                  <w:szCs w:val="18"/>
                  <w:lang w:eastAsia="zh-CN"/>
                </w:rPr>
                <w:delText xml:space="preserve"> [1.1, 1.25</w:delText>
              </w:r>
              <w:r w:rsidRPr="00981131" w:rsidDel="00D639C1">
                <w:rPr>
                  <w:b/>
                  <w:bCs/>
                  <w:i/>
                  <w:iCs/>
                  <w:sz w:val="18"/>
                  <w:szCs w:val="18"/>
                  <w:lang w:eastAsia="zh-CN"/>
                </w:rPr>
                <w:delText>)</w:delText>
              </w:r>
            </w:del>
          </w:p>
        </w:tc>
        <w:tc>
          <w:tcPr>
            <w:tcW w:w="1275" w:type="dxa"/>
            <w:shd w:val="clear" w:color="auto" w:fill="C2D69B" w:themeFill="accent3" w:themeFillTint="99"/>
          </w:tcPr>
          <w:p w14:paraId="7C6FCCF0" w14:textId="05C5857F" w:rsidR="00DD2AE3" w:rsidRPr="00981131" w:rsidDel="00D639C1" w:rsidRDefault="00DD2AE3" w:rsidP="00EC1B82">
            <w:pPr>
              <w:pStyle w:val="Normal1"/>
              <w:keepNext/>
              <w:keepLines/>
              <w:spacing w:after="80"/>
              <w:rPr>
                <w:del w:id="383" w:author="Author"/>
                <w:sz w:val="18"/>
                <w:szCs w:val="18"/>
              </w:rPr>
            </w:pPr>
            <w:del w:id="384" w:author="Author">
              <w:r w:rsidRPr="00981131" w:rsidDel="00D639C1">
                <w:rPr>
                  <w:sz w:val="18"/>
                  <w:szCs w:val="18"/>
                  <w:lang w:eastAsia="zh-CN"/>
                </w:rPr>
                <w:delText>Lower</w:delText>
              </w:r>
            </w:del>
          </w:p>
        </w:tc>
        <w:tc>
          <w:tcPr>
            <w:tcW w:w="1276" w:type="dxa"/>
            <w:shd w:val="clear" w:color="auto" w:fill="D6E3BC" w:themeFill="accent3" w:themeFillTint="66"/>
          </w:tcPr>
          <w:p w14:paraId="681609CC" w14:textId="3F18D2B6" w:rsidR="00DD2AE3" w:rsidRPr="00981131" w:rsidDel="00D639C1" w:rsidRDefault="00DD2AE3" w:rsidP="00EC1B82">
            <w:pPr>
              <w:pStyle w:val="Normal1"/>
              <w:keepNext/>
              <w:keepLines/>
              <w:spacing w:after="80"/>
              <w:rPr>
                <w:del w:id="385" w:author="Author"/>
                <w:sz w:val="18"/>
                <w:szCs w:val="18"/>
              </w:rPr>
            </w:pPr>
            <w:del w:id="386" w:author="Author">
              <w:r w:rsidRPr="00981131" w:rsidDel="00D639C1">
                <w:rPr>
                  <w:sz w:val="18"/>
                  <w:szCs w:val="18"/>
                  <w:lang w:eastAsia="zh-CN"/>
                </w:rPr>
                <w:delText>Low</w:delText>
              </w:r>
            </w:del>
          </w:p>
        </w:tc>
        <w:tc>
          <w:tcPr>
            <w:tcW w:w="1276" w:type="dxa"/>
            <w:shd w:val="clear" w:color="auto" w:fill="D6E3BC" w:themeFill="accent3" w:themeFillTint="66"/>
          </w:tcPr>
          <w:p w14:paraId="3082C5A1" w14:textId="7861739F" w:rsidR="00DD2AE3" w:rsidRPr="00981131" w:rsidDel="00D639C1" w:rsidRDefault="00DD2AE3" w:rsidP="00EC1B82">
            <w:pPr>
              <w:pStyle w:val="Normal1"/>
              <w:keepNext/>
              <w:keepLines/>
              <w:spacing w:after="80"/>
              <w:rPr>
                <w:del w:id="387" w:author="Author"/>
                <w:sz w:val="18"/>
                <w:szCs w:val="18"/>
              </w:rPr>
            </w:pPr>
            <w:del w:id="388" w:author="Author">
              <w:r w:rsidRPr="00981131" w:rsidDel="00D639C1">
                <w:rPr>
                  <w:sz w:val="18"/>
                  <w:szCs w:val="18"/>
                  <w:lang w:eastAsia="zh-CN"/>
                </w:rPr>
                <w:delText>Low</w:delText>
              </w:r>
            </w:del>
          </w:p>
        </w:tc>
        <w:tc>
          <w:tcPr>
            <w:tcW w:w="1276" w:type="dxa"/>
            <w:shd w:val="clear" w:color="auto" w:fill="EAF1DD" w:themeFill="accent3" w:themeFillTint="33"/>
          </w:tcPr>
          <w:p w14:paraId="23E48842" w14:textId="31E74C22" w:rsidR="00DD2AE3" w:rsidRPr="00981131" w:rsidDel="00D639C1" w:rsidRDefault="00DD2AE3" w:rsidP="00EC1B82">
            <w:pPr>
              <w:pStyle w:val="Normal1"/>
              <w:keepNext/>
              <w:keepLines/>
              <w:spacing w:after="80"/>
              <w:rPr>
                <w:del w:id="389" w:author="Author"/>
                <w:sz w:val="18"/>
                <w:szCs w:val="18"/>
              </w:rPr>
            </w:pPr>
            <w:del w:id="390" w:author="Author">
              <w:r w:rsidRPr="00981131" w:rsidDel="00D639C1">
                <w:rPr>
                  <w:sz w:val="18"/>
                  <w:szCs w:val="18"/>
                  <w:lang w:eastAsia="zh-CN"/>
                </w:rPr>
                <w:delText>Slightly low</w:delText>
              </w:r>
            </w:del>
          </w:p>
        </w:tc>
        <w:tc>
          <w:tcPr>
            <w:tcW w:w="1219" w:type="dxa"/>
            <w:shd w:val="clear" w:color="auto" w:fill="EAF1DD" w:themeFill="accent3" w:themeFillTint="33"/>
          </w:tcPr>
          <w:p w14:paraId="114C0C7E" w14:textId="40725D04" w:rsidR="00DD2AE3" w:rsidRPr="00981131" w:rsidDel="00D639C1" w:rsidRDefault="00DD2AE3" w:rsidP="00EC1B82">
            <w:pPr>
              <w:pStyle w:val="Normal1"/>
              <w:keepNext/>
              <w:keepLines/>
              <w:spacing w:after="80"/>
              <w:rPr>
                <w:del w:id="391" w:author="Author"/>
                <w:sz w:val="18"/>
                <w:szCs w:val="18"/>
              </w:rPr>
            </w:pPr>
            <w:del w:id="392" w:author="Author">
              <w:r w:rsidRPr="00981131" w:rsidDel="00D639C1">
                <w:rPr>
                  <w:sz w:val="18"/>
                  <w:szCs w:val="18"/>
                  <w:lang w:eastAsia="zh-CN"/>
                </w:rPr>
                <w:delText>Slightly low</w:delText>
              </w:r>
            </w:del>
          </w:p>
        </w:tc>
      </w:tr>
      <w:tr w:rsidR="00DD2AE3" w:rsidRPr="00421FCD" w:rsidDel="00D639C1" w14:paraId="729134CC" w14:textId="7530F785" w:rsidTr="00B22EC6">
        <w:trPr>
          <w:jc w:val="center"/>
          <w:del w:id="393" w:author="Author"/>
        </w:trPr>
        <w:tc>
          <w:tcPr>
            <w:tcW w:w="1129" w:type="dxa"/>
            <w:vMerge/>
          </w:tcPr>
          <w:p w14:paraId="5580BBED" w14:textId="59333E69" w:rsidR="00DD2AE3" w:rsidRPr="00981131" w:rsidDel="00D639C1" w:rsidRDefault="00DD2AE3" w:rsidP="00EC1B82">
            <w:pPr>
              <w:pStyle w:val="Normal1"/>
              <w:keepNext/>
              <w:keepLines/>
              <w:spacing w:after="80"/>
              <w:rPr>
                <w:del w:id="394" w:author="Author"/>
                <w:b/>
                <w:bCs/>
                <w:i/>
                <w:iCs/>
                <w:sz w:val="18"/>
                <w:szCs w:val="18"/>
              </w:rPr>
            </w:pPr>
          </w:p>
        </w:tc>
        <w:tc>
          <w:tcPr>
            <w:tcW w:w="1693" w:type="dxa"/>
          </w:tcPr>
          <w:p w14:paraId="46B65C26" w14:textId="19B31C2B" w:rsidR="00DD2AE3" w:rsidRPr="00981131" w:rsidDel="00D639C1" w:rsidRDefault="00DD2AE3" w:rsidP="00EC1B82">
            <w:pPr>
              <w:pStyle w:val="Normal1"/>
              <w:keepNext/>
              <w:keepLines/>
              <w:spacing w:after="80"/>
              <w:rPr>
                <w:del w:id="395" w:author="Author"/>
                <w:b/>
                <w:bCs/>
                <w:i/>
                <w:iCs/>
                <w:sz w:val="18"/>
                <w:szCs w:val="18"/>
              </w:rPr>
            </w:pPr>
            <w:del w:id="396" w:author="Author">
              <w:r w:rsidRPr="00981131" w:rsidDel="00D639C1">
                <w:rPr>
                  <w:b/>
                  <w:bCs/>
                  <w:i/>
                  <w:iCs/>
                  <w:sz w:val="18"/>
                  <w:szCs w:val="18"/>
                  <w:lang w:eastAsia="zh-CN"/>
                </w:rPr>
                <w:delText>More</w:delText>
              </w:r>
              <w:r w:rsidDel="00D639C1">
                <w:rPr>
                  <w:b/>
                  <w:bCs/>
                  <w:i/>
                  <w:iCs/>
                  <w:sz w:val="18"/>
                  <w:szCs w:val="18"/>
                  <w:lang w:eastAsia="zh-CN"/>
                </w:rPr>
                <w:delText xml:space="preserve"> [1.25, 1.5</w:delText>
              </w:r>
              <w:r w:rsidRPr="00981131" w:rsidDel="00D639C1">
                <w:rPr>
                  <w:b/>
                  <w:bCs/>
                  <w:i/>
                  <w:iCs/>
                  <w:sz w:val="18"/>
                  <w:szCs w:val="18"/>
                  <w:lang w:eastAsia="zh-CN"/>
                </w:rPr>
                <w:delText>)</w:delText>
              </w:r>
            </w:del>
          </w:p>
        </w:tc>
        <w:tc>
          <w:tcPr>
            <w:tcW w:w="1275" w:type="dxa"/>
            <w:shd w:val="clear" w:color="auto" w:fill="C2D69B" w:themeFill="accent3" w:themeFillTint="99"/>
          </w:tcPr>
          <w:p w14:paraId="5CF9EA9B" w14:textId="1A424A8B" w:rsidR="00DD2AE3" w:rsidRPr="00981131" w:rsidDel="00D639C1" w:rsidRDefault="00DD2AE3" w:rsidP="00EC1B82">
            <w:pPr>
              <w:pStyle w:val="Normal1"/>
              <w:keepNext/>
              <w:keepLines/>
              <w:spacing w:after="80"/>
              <w:rPr>
                <w:del w:id="397" w:author="Author"/>
                <w:sz w:val="18"/>
                <w:szCs w:val="18"/>
              </w:rPr>
            </w:pPr>
            <w:del w:id="398" w:author="Author">
              <w:r w:rsidRPr="00981131" w:rsidDel="00D639C1">
                <w:rPr>
                  <w:sz w:val="18"/>
                  <w:szCs w:val="18"/>
                  <w:lang w:eastAsia="zh-CN"/>
                </w:rPr>
                <w:delText>Lower</w:delText>
              </w:r>
            </w:del>
          </w:p>
        </w:tc>
        <w:tc>
          <w:tcPr>
            <w:tcW w:w="1276" w:type="dxa"/>
            <w:shd w:val="clear" w:color="auto" w:fill="D6E3BC" w:themeFill="accent3" w:themeFillTint="66"/>
          </w:tcPr>
          <w:p w14:paraId="7AAA1D1D" w14:textId="37AD6962" w:rsidR="00DD2AE3" w:rsidRPr="00981131" w:rsidDel="00D639C1" w:rsidRDefault="00DD2AE3" w:rsidP="00EC1B82">
            <w:pPr>
              <w:pStyle w:val="Normal1"/>
              <w:keepNext/>
              <w:keepLines/>
              <w:spacing w:after="80"/>
              <w:rPr>
                <w:del w:id="399" w:author="Author"/>
                <w:sz w:val="18"/>
                <w:szCs w:val="18"/>
              </w:rPr>
            </w:pPr>
            <w:del w:id="400" w:author="Author">
              <w:r w:rsidRPr="00981131" w:rsidDel="00D639C1">
                <w:rPr>
                  <w:sz w:val="18"/>
                  <w:szCs w:val="18"/>
                  <w:lang w:eastAsia="zh-CN"/>
                </w:rPr>
                <w:delText>Low</w:delText>
              </w:r>
            </w:del>
          </w:p>
        </w:tc>
        <w:tc>
          <w:tcPr>
            <w:tcW w:w="1276" w:type="dxa"/>
            <w:shd w:val="clear" w:color="auto" w:fill="EAF1DD" w:themeFill="accent3" w:themeFillTint="33"/>
          </w:tcPr>
          <w:p w14:paraId="6B2BD572" w14:textId="20BEE41A" w:rsidR="00DD2AE3" w:rsidRPr="00981131" w:rsidDel="00D639C1" w:rsidRDefault="00DD2AE3" w:rsidP="00EC1B82">
            <w:pPr>
              <w:pStyle w:val="Normal1"/>
              <w:keepNext/>
              <w:keepLines/>
              <w:spacing w:after="80"/>
              <w:rPr>
                <w:del w:id="401" w:author="Author"/>
                <w:sz w:val="18"/>
                <w:szCs w:val="18"/>
              </w:rPr>
            </w:pPr>
            <w:del w:id="402" w:author="Author">
              <w:r w:rsidRPr="00981131" w:rsidDel="00D639C1">
                <w:rPr>
                  <w:sz w:val="18"/>
                  <w:szCs w:val="18"/>
                  <w:lang w:eastAsia="zh-CN"/>
                </w:rPr>
                <w:delText>Slightly low</w:delText>
              </w:r>
            </w:del>
          </w:p>
        </w:tc>
        <w:tc>
          <w:tcPr>
            <w:tcW w:w="1276" w:type="dxa"/>
            <w:shd w:val="clear" w:color="auto" w:fill="EAF1DD" w:themeFill="accent3" w:themeFillTint="33"/>
          </w:tcPr>
          <w:p w14:paraId="0BA8769F" w14:textId="29F90902" w:rsidR="00DD2AE3" w:rsidRPr="00981131" w:rsidDel="00D639C1" w:rsidRDefault="00DD2AE3" w:rsidP="00EC1B82">
            <w:pPr>
              <w:pStyle w:val="Normal1"/>
              <w:keepNext/>
              <w:keepLines/>
              <w:spacing w:after="80"/>
              <w:rPr>
                <w:del w:id="403" w:author="Author"/>
                <w:sz w:val="18"/>
                <w:szCs w:val="18"/>
              </w:rPr>
            </w:pPr>
            <w:del w:id="404" w:author="Author">
              <w:r w:rsidRPr="00981131" w:rsidDel="00D639C1">
                <w:rPr>
                  <w:sz w:val="18"/>
                  <w:szCs w:val="18"/>
                  <w:lang w:eastAsia="zh-CN"/>
                </w:rPr>
                <w:delText>Slightly low</w:delText>
              </w:r>
            </w:del>
          </w:p>
        </w:tc>
        <w:tc>
          <w:tcPr>
            <w:tcW w:w="1219" w:type="dxa"/>
            <w:shd w:val="clear" w:color="auto" w:fill="EAF1DD" w:themeFill="accent3" w:themeFillTint="33"/>
          </w:tcPr>
          <w:p w14:paraId="58DB5D25" w14:textId="665C1225" w:rsidR="00DD2AE3" w:rsidRPr="00981131" w:rsidDel="00D639C1" w:rsidRDefault="00DD2AE3" w:rsidP="00EC1B82">
            <w:pPr>
              <w:pStyle w:val="Normal1"/>
              <w:keepNext/>
              <w:keepLines/>
              <w:spacing w:after="80"/>
              <w:rPr>
                <w:del w:id="405" w:author="Author"/>
                <w:sz w:val="18"/>
                <w:szCs w:val="18"/>
              </w:rPr>
            </w:pPr>
            <w:del w:id="406" w:author="Author">
              <w:r w:rsidRPr="00981131" w:rsidDel="00D639C1">
                <w:rPr>
                  <w:sz w:val="18"/>
                  <w:szCs w:val="18"/>
                  <w:lang w:eastAsia="zh-CN"/>
                </w:rPr>
                <w:delText>Slightly low</w:delText>
              </w:r>
            </w:del>
          </w:p>
        </w:tc>
      </w:tr>
      <w:tr w:rsidR="00DD2AE3" w:rsidRPr="00421FCD" w:rsidDel="00D639C1" w14:paraId="68A14C0D" w14:textId="3FF8374A" w:rsidTr="00B22EC6">
        <w:trPr>
          <w:jc w:val="center"/>
          <w:del w:id="407" w:author="Author"/>
        </w:trPr>
        <w:tc>
          <w:tcPr>
            <w:tcW w:w="1129" w:type="dxa"/>
            <w:vMerge/>
          </w:tcPr>
          <w:p w14:paraId="47A36694" w14:textId="7294A099" w:rsidR="00DD2AE3" w:rsidRPr="00981131" w:rsidDel="00D639C1" w:rsidRDefault="00DD2AE3" w:rsidP="00EC1B82">
            <w:pPr>
              <w:pStyle w:val="Normal1"/>
              <w:keepNext/>
              <w:keepLines/>
              <w:spacing w:after="80"/>
              <w:rPr>
                <w:del w:id="408" w:author="Author"/>
                <w:b/>
                <w:bCs/>
                <w:i/>
                <w:iCs/>
                <w:sz w:val="18"/>
                <w:szCs w:val="18"/>
              </w:rPr>
            </w:pPr>
          </w:p>
        </w:tc>
        <w:tc>
          <w:tcPr>
            <w:tcW w:w="1693" w:type="dxa"/>
          </w:tcPr>
          <w:p w14:paraId="62A307F7" w14:textId="76A3C778" w:rsidR="00DD2AE3" w:rsidRPr="00981131" w:rsidDel="00D639C1" w:rsidRDefault="00DD2AE3" w:rsidP="00EC1B82">
            <w:pPr>
              <w:pStyle w:val="Normal1"/>
              <w:keepNext/>
              <w:keepLines/>
              <w:spacing w:after="80"/>
              <w:rPr>
                <w:del w:id="409" w:author="Author"/>
                <w:b/>
                <w:bCs/>
                <w:i/>
                <w:iCs/>
                <w:sz w:val="18"/>
                <w:szCs w:val="18"/>
              </w:rPr>
            </w:pPr>
            <w:del w:id="410" w:author="Author">
              <w:r w:rsidRPr="00981131" w:rsidDel="00D639C1">
                <w:rPr>
                  <w:b/>
                  <w:bCs/>
                  <w:i/>
                  <w:iCs/>
                  <w:sz w:val="18"/>
                  <w:szCs w:val="18"/>
                </w:rPr>
                <w:delText>Most</w:delText>
              </w:r>
              <w:r w:rsidDel="00D639C1">
                <w:rPr>
                  <w:b/>
                  <w:bCs/>
                  <w:i/>
                  <w:iCs/>
                  <w:sz w:val="18"/>
                  <w:szCs w:val="18"/>
                </w:rPr>
                <w:delText xml:space="preserve"> </w:delText>
              </w:r>
              <w:r w:rsidDel="00D639C1">
                <w:rPr>
                  <w:b/>
                  <w:bCs/>
                  <w:i/>
                  <w:iCs/>
                  <w:sz w:val="18"/>
                  <w:szCs w:val="18"/>
                  <w:lang w:eastAsia="zh-CN"/>
                </w:rPr>
                <w:delText>[1.5, 100</w:delText>
              </w:r>
              <w:r w:rsidRPr="00981131" w:rsidDel="00D639C1">
                <w:rPr>
                  <w:b/>
                  <w:bCs/>
                  <w:i/>
                  <w:iCs/>
                  <w:sz w:val="18"/>
                  <w:szCs w:val="18"/>
                  <w:lang w:eastAsia="zh-CN"/>
                </w:rPr>
                <w:delText>)</w:delText>
              </w:r>
            </w:del>
          </w:p>
        </w:tc>
        <w:tc>
          <w:tcPr>
            <w:tcW w:w="1275" w:type="dxa"/>
            <w:shd w:val="clear" w:color="auto" w:fill="D6E3BC" w:themeFill="accent3" w:themeFillTint="66"/>
          </w:tcPr>
          <w:p w14:paraId="23758485" w14:textId="140F0173" w:rsidR="00DD2AE3" w:rsidRPr="00981131" w:rsidDel="00D639C1" w:rsidRDefault="00DD2AE3" w:rsidP="00EC1B82">
            <w:pPr>
              <w:pStyle w:val="Normal1"/>
              <w:keepNext/>
              <w:keepLines/>
              <w:spacing w:after="80"/>
              <w:rPr>
                <w:del w:id="411" w:author="Author"/>
                <w:sz w:val="18"/>
                <w:szCs w:val="18"/>
              </w:rPr>
            </w:pPr>
            <w:del w:id="412" w:author="Author">
              <w:r w:rsidRPr="00981131" w:rsidDel="00D639C1">
                <w:rPr>
                  <w:sz w:val="18"/>
                  <w:szCs w:val="18"/>
                  <w:lang w:eastAsia="zh-CN"/>
                </w:rPr>
                <w:delText>Low</w:delText>
              </w:r>
            </w:del>
          </w:p>
        </w:tc>
        <w:tc>
          <w:tcPr>
            <w:tcW w:w="1276" w:type="dxa"/>
            <w:shd w:val="clear" w:color="auto" w:fill="EAF1DD" w:themeFill="accent3" w:themeFillTint="33"/>
          </w:tcPr>
          <w:p w14:paraId="6E69AA78" w14:textId="7CFD1CDB" w:rsidR="00DD2AE3" w:rsidRPr="00981131" w:rsidDel="00D639C1" w:rsidRDefault="00DD2AE3" w:rsidP="00EC1B82">
            <w:pPr>
              <w:pStyle w:val="Normal1"/>
              <w:keepNext/>
              <w:keepLines/>
              <w:spacing w:after="80"/>
              <w:rPr>
                <w:del w:id="413" w:author="Author"/>
                <w:sz w:val="18"/>
                <w:szCs w:val="18"/>
              </w:rPr>
            </w:pPr>
            <w:del w:id="414" w:author="Author">
              <w:r w:rsidRPr="00981131" w:rsidDel="00D639C1">
                <w:rPr>
                  <w:sz w:val="18"/>
                  <w:szCs w:val="18"/>
                  <w:lang w:eastAsia="zh-CN"/>
                </w:rPr>
                <w:delText>Slightly low</w:delText>
              </w:r>
            </w:del>
          </w:p>
        </w:tc>
        <w:tc>
          <w:tcPr>
            <w:tcW w:w="1276" w:type="dxa"/>
            <w:shd w:val="clear" w:color="auto" w:fill="EAF1DD" w:themeFill="accent3" w:themeFillTint="33"/>
          </w:tcPr>
          <w:p w14:paraId="66BDBAB9" w14:textId="28EBF9AA" w:rsidR="00DD2AE3" w:rsidRPr="00981131" w:rsidDel="00D639C1" w:rsidRDefault="00DD2AE3" w:rsidP="00EC1B82">
            <w:pPr>
              <w:pStyle w:val="Normal1"/>
              <w:keepNext/>
              <w:keepLines/>
              <w:spacing w:after="80"/>
              <w:rPr>
                <w:del w:id="415" w:author="Author"/>
                <w:sz w:val="18"/>
                <w:szCs w:val="18"/>
              </w:rPr>
            </w:pPr>
            <w:del w:id="416" w:author="Author">
              <w:r w:rsidRPr="00981131" w:rsidDel="00D639C1">
                <w:rPr>
                  <w:sz w:val="18"/>
                  <w:szCs w:val="18"/>
                  <w:lang w:eastAsia="zh-CN"/>
                </w:rPr>
                <w:delText>Slightly low</w:delText>
              </w:r>
            </w:del>
          </w:p>
        </w:tc>
        <w:tc>
          <w:tcPr>
            <w:tcW w:w="1276" w:type="dxa"/>
            <w:shd w:val="clear" w:color="auto" w:fill="EAF1DD" w:themeFill="accent3" w:themeFillTint="33"/>
          </w:tcPr>
          <w:p w14:paraId="17B1323C" w14:textId="1D8CC21F" w:rsidR="00DD2AE3" w:rsidRPr="00981131" w:rsidDel="00D639C1" w:rsidRDefault="00DD2AE3" w:rsidP="00EC1B82">
            <w:pPr>
              <w:pStyle w:val="Normal1"/>
              <w:keepNext/>
              <w:keepLines/>
              <w:spacing w:after="80"/>
              <w:rPr>
                <w:del w:id="417" w:author="Author"/>
                <w:sz w:val="18"/>
                <w:szCs w:val="18"/>
              </w:rPr>
            </w:pPr>
            <w:del w:id="418" w:author="Author">
              <w:r w:rsidRPr="00981131" w:rsidDel="00D639C1">
                <w:rPr>
                  <w:sz w:val="18"/>
                  <w:szCs w:val="18"/>
                  <w:lang w:eastAsia="zh-CN"/>
                </w:rPr>
                <w:delText>Slightly low</w:delText>
              </w:r>
            </w:del>
          </w:p>
        </w:tc>
        <w:tc>
          <w:tcPr>
            <w:tcW w:w="1219" w:type="dxa"/>
            <w:shd w:val="clear" w:color="auto" w:fill="EAF1DD" w:themeFill="accent3" w:themeFillTint="33"/>
          </w:tcPr>
          <w:p w14:paraId="03E0F846" w14:textId="61CE3C9D" w:rsidR="00DD2AE3" w:rsidRPr="00981131" w:rsidDel="00D639C1" w:rsidRDefault="00DD2AE3" w:rsidP="00EC1B82">
            <w:pPr>
              <w:pStyle w:val="Normal1"/>
              <w:keepNext/>
              <w:keepLines/>
              <w:spacing w:after="80"/>
              <w:rPr>
                <w:del w:id="419" w:author="Author"/>
                <w:sz w:val="18"/>
                <w:szCs w:val="18"/>
              </w:rPr>
            </w:pPr>
            <w:del w:id="420" w:author="Author">
              <w:r w:rsidRPr="00981131" w:rsidDel="00D639C1">
                <w:rPr>
                  <w:sz w:val="18"/>
                  <w:szCs w:val="18"/>
                  <w:lang w:eastAsia="zh-CN"/>
                </w:rPr>
                <w:delText>Slightly low</w:delText>
              </w:r>
            </w:del>
          </w:p>
        </w:tc>
      </w:tr>
      <w:tr w:rsidR="00DD2AE3" w:rsidRPr="00421FCD" w:rsidDel="00D639C1" w14:paraId="40E328D8" w14:textId="7BE20A67" w:rsidTr="00B22EC6">
        <w:trPr>
          <w:jc w:val="center"/>
          <w:del w:id="421" w:author="Author"/>
        </w:trPr>
        <w:tc>
          <w:tcPr>
            <w:tcW w:w="1129" w:type="dxa"/>
            <w:vMerge w:val="restart"/>
          </w:tcPr>
          <w:p w14:paraId="0EEF7886" w14:textId="3429BF97" w:rsidR="00DD2AE3" w:rsidRPr="00981131" w:rsidDel="00D639C1" w:rsidRDefault="00DD2AE3" w:rsidP="00EC1B82">
            <w:pPr>
              <w:pStyle w:val="Normal1"/>
              <w:keepNext/>
              <w:keepLines/>
              <w:spacing w:after="80"/>
              <w:rPr>
                <w:del w:id="422" w:author="Author"/>
                <w:b/>
                <w:bCs/>
                <w:i/>
                <w:iCs/>
                <w:sz w:val="18"/>
                <w:szCs w:val="18"/>
              </w:rPr>
            </w:pPr>
            <w:del w:id="423" w:author="Author">
              <w:r w:rsidRPr="00981131" w:rsidDel="00D639C1">
                <w:rPr>
                  <w:b/>
                  <w:bCs/>
                  <w:i/>
                  <w:iCs/>
                  <w:sz w:val="18"/>
                  <w:szCs w:val="18"/>
                  <w:lang w:eastAsia="zh-CN"/>
                </w:rPr>
                <w:delText>[</w:delText>
              </w:r>
              <w:r w:rsidDel="00D639C1">
                <w:rPr>
                  <w:b/>
                  <w:bCs/>
                  <w:i/>
                  <w:iCs/>
                  <w:sz w:val="18"/>
                  <w:szCs w:val="18"/>
                  <w:lang w:eastAsia="zh-CN"/>
                </w:rPr>
                <w:delText>0</w:delText>
              </w:r>
              <w:r w:rsidRPr="00981131" w:rsidDel="00D639C1">
                <w:rPr>
                  <w:b/>
                  <w:bCs/>
                  <w:i/>
                  <w:iCs/>
                  <w:sz w:val="18"/>
                  <w:szCs w:val="18"/>
                  <w:lang w:eastAsia="zh-CN"/>
                </w:rPr>
                <w:delText xml:space="preserve">, </w:delText>
              </w:r>
              <w:r w:rsidDel="00D639C1">
                <w:rPr>
                  <w:b/>
                  <w:bCs/>
                  <w:i/>
                  <w:iCs/>
                  <w:sz w:val="18"/>
                  <w:szCs w:val="18"/>
                  <w:lang w:eastAsia="zh-CN"/>
                </w:rPr>
                <w:delText>5.3</w:delText>
              </w:r>
              <w:r w:rsidRPr="00981131" w:rsidDel="00D639C1">
                <w:rPr>
                  <w:b/>
                  <w:bCs/>
                  <w:i/>
                  <w:iCs/>
                  <w:sz w:val="18"/>
                  <w:szCs w:val="18"/>
                  <w:lang w:eastAsia="zh-CN"/>
                </w:rPr>
                <w:delText>)</w:delText>
              </w:r>
            </w:del>
          </w:p>
        </w:tc>
        <w:tc>
          <w:tcPr>
            <w:tcW w:w="1693" w:type="dxa"/>
          </w:tcPr>
          <w:p w14:paraId="13EF7271" w14:textId="39E7A691" w:rsidR="00DD2AE3" w:rsidRPr="00981131" w:rsidDel="00D639C1" w:rsidRDefault="00DD2AE3" w:rsidP="00EC1B82">
            <w:pPr>
              <w:pStyle w:val="Normal1"/>
              <w:keepNext/>
              <w:keepLines/>
              <w:spacing w:after="80"/>
              <w:rPr>
                <w:del w:id="424" w:author="Author"/>
                <w:b/>
                <w:bCs/>
                <w:i/>
                <w:iCs/>
                <w:sz w:val="18"/>
                <w:szCs w:val="18"/>
              </w:rPr>
            </w:pPr>
            <w:del w:id="425" w:author="Author">
              <w:r w:rsidRPr="00981131" w:rsidDel="00D639C1">
                <w:rPr>
                  <w:b/>
                  <w:bCs/>
                  <w:i/>
                  <w:iCs/>
                  <w:sz w:val="18"/>
                  <w:szCs w:val="18"/>
                  <w:lang w:eastAsia="zh-CN"/>
                </w:rPr>
                <w:delText>Least</w:delText>
              </w:r>
              <w:r w:rsidDel="00D639C1">
                <w:rPr>
                  <w:b/>
                  <w:bCs/>
                  <w:i/>
                  <w:iCs/>
                  <w:sz w:val="18"/>
                  <w:szCs w:val="18"/>
                  <w:lang w:eastAsia="zh-CN"/>
                </w:rPr>
                <w:delText xml:space="preserve"> [0, 1</w:delText>
              </w:r>
              <w:r w:rsidRPr="00981131" w:rsidDel="00D639C1">
                <w:rPr>
                  <w:b/>
                  <w:bCs/>
                  <w:i/>
                  <w:iCs/>
                  <w:sz w:val="18"/>
                  <w:szCs w:val="18"/>
                  <w:lang w:eastAsia="zh-CN"/>
                </w:rPr>
                <w:delText>)</w:delText>
              </w:r>
            </w:del>
          </w:p>
        </w:tc>
        <w:tc>
          <w:tcPr>
            <w:tcW w:w="1275" w:type="dxa"/>
            <w:shd w:val="clear" w:color="auto" w:fill="A6BE73"/>
          </w:tcPr>
          <w:p w14:paraId="640610A5" w14:textId="70C9C018" w:rsidR="00DD2AE3" w:rsidRPr="00981131" w:rsidDel="00D639C1" w:rsidRDefault="00DD2AE3" w:rsidP="00EC1B82">
            <w:pPr>
              <w:pStyle w:val="Normal1"/>
              <w:keepNext/>
              <w:keepLines/>
              <w:spacing w:after="80"/>
              <w:rPr>
                <w:del w:id="426" w:author="Author"/>
                <w:sz w:val="18"/>
                <w:szCs w:val="18"/>
              </w:rPr>
            </w:pPr>
            <w:del w:id="427" w:author="Author">
              <w:r w:rsidRPr="00981131" w:rsidDel="00D639C1">
                <w:rPr>
                  <w:sz w:val="18"/>
                  <w:szCs w:val="18"/>
                  <w:lang w:eastAsia="zh-CN"/>
                </w:rPr>
                <w:delText>Very low</w:delText>
              </w:r>
            </w:del>
          </w:p>
        </w:tc>
        <w:tc>
          <w:tcPr>
            <w:tcW w:w="1276" w:type="dxa"/>
            <w:shd w:val="clear" w:color="auto" w:fill="A6BE73"/>
          </w:tcPr>
          <w:p w14:paraId="57B9819A" w14:textId="269916CC" w:rsidR="00DD2AE3" w:rsidRPr="00981131" w:rsidDel="00D639C1" w:rsidRDefault="00DD2AE3" w:rsidP="00EC1B82">
            <w:pPr>
              <w:pStyle w:val="Normal1"/>
              <w:keepNext/>
              <w:keepLines/>
              <w:spacing w:after="80"/>
              <w:rPr>
                <w:del w:id="428" w:author="Author"/>
                <w:sz w:val="18"/>
                <w:szCs w:val="18"/>
              </w:rPr>
            </w:pPr>
            <w:del w:id="429" w:author="Author">
              <w:r w:rsidRPr="00981131" w:rsidDel="00D639C1">
                <w:rPr>
                  <w:sz w:val="18"/>
                  <w:szCs w:val="18"/>
                  <w:lang w:eastAsia="zh-CN"/>
                </w:rPr>
                <w:delText>Very low</w:delText>
              </w:r>
            </w:del>
          </w:p>
        </w:tc>
        <w:tc>
          <w:tcPr>
            <w:tcW w:w="1276" w:type="dxa"/>
            <w:shd w:val="clear" w:color="auto" w:fill="C2D69B" w:themeFill="accent3" w:themeFillTint="99"/>
          </w:tcPr>
          <w:p w14:paraId="02ADCDDC" w14:textId="27F91015" w:rsidR="00DD2AE3" w:rsidRPr="00981131" w:rsidDel="00D639C1" w:rsidRDefault="00DD2AE3" w:rsidP="00EC1B82">
            <w:pPr>
              <w:pStyle w:val="Normal1"/>
              <w:keepNext/>
              <w:keepLines/>
              <w:spacing w:after="80"/>
              <w:rPr>
                <w:del w:id="430" w:author="Author"/>
                <w:sz w:val="18"/>
                <w:szCs w:val="18"/>
              </w:rPr>
            </w:pPr>
            <w:del w:id="431" w:author="Author">
              <w:r w:rsidDel="00D639C1">
                <w:rPr>
                  <w:sz w:val="18"/>
                  <w:szCs w:val="18"/>
                  <w:lang w:eastAsia="zh-CN"/>
                </w:rPr>
                <w:delText>Lower</w:delText>
              </w:r>
            </w:del>
          </w:p>
        </w:tc>
        <w:tc>
          <w:tcPr>
            <w:tcW w:w="1276" w:type="dxa"/>
            <w:shd w:val="clear" w:color="auto" w:fill="D6E3BC" w:themeFill="accent3" w:themeFillTint="66"/>
          </w:tcPr>
          <w:p w14:paraId="60BF2D63" w14:textId="00997DA0" w:rsidR="00DD2AE3" w:rsidRPr="00981131" w:rsidDel="00D639C1" w:rsidRDefault="00DD2AE3" w:rsidP="00EC1B82">
            <w:pPr>
              <w:pStyle w:val="Normal1"/>
              <w:keepNext/>
              <w:keepLines/>
              <w:spacing w:after="80"/>
              <w:rPr>
                <w:del w:id="432" w:author="Author"/>
                <w:sz w:val="18"/>
                <w:szCs w:val="18"/>
              </w:rPr>
            </w:pPr>
            <w:del w:id="433" w:author="Author">
              <w:r w:rsidRPr="00981131" w:rsidDel="00D639C1">
                <w:rPr>
                  <w:sz w:val="18"/>
                  <w:szCs w:val="18"/>
                  <w:lang w:eastAsia="zh-CN"/>
                </w:rPr>
                <w:delText>Low</w:delText>
              </w:r>
            </w:del>
          </w:p>
        </w:tc>
        <w:tc>
          <w:tcPr>
            <w:tcW w:w="1219" w:type="dxa"/>
            <w:shd w:val="clear" w:color="auto" w:fill="D6E3BC" w:themeFill="accent3" w:themeFillTint="66"/>
          </w:tcPr>
          <w:p w14:paraId="213D1F36" w14:textId="7815EAEA" w:rsidR="00DD2AE3" w:rsidRPr="00981131" w:rsidDel="00D639C1" w:rsidRDefault="00DD2AE3" w:rsidP="00EC1B82">
            <w:pPr>
              <w:pStyle w:val="Normal1"/>
              <w:keepNext/>
              <w:keepLines/>
              <w:spacing w:after="80"/>
              <w:rPr>
                <w:del w:id="434" w:author="Author"/>
                <w:sz w:val="18"/>
                <w:szCs w:val="18"/>
              </w:rPr>
            </w:pPr>
            <w:del w:id="435" w:author="Author">
              <w:r w:rsidRPr="00981131" w:rsidDel="00D639C1">
                <w:rPr>
                  <w:sz w:val="18"/>
                  <w:szCs w:val="18"/>
                  <w:lang w:eastAsia="zh-CN"/>
                </w:rPr>
                <w:delText>Low</w:delText>
              </w:r>
            </w:del>
          </w:p>
        </w:tc>
      </w:tr>
      <w:tr w:rsidR="00DD2AE3" w:rsidRPr="00421FCD" w:rsidDel="00D639C1" w14:paraId="189F5758" w14:textId="26EACD6D" w:rsidTr="00B22EC6">
        <w:trPr>
          <w:jc w:val="center"/>
          <w:del w:id="436" w:author="Author"/>
        </w:trPr>
        <w:tc>
          <w:tcPr>
            <w:tcW w:w="1129" w:type="dxa"/>
            <w:vMerge/>
          </w:tcPr>
          <w:p w14:paraId="65A2B238" w14:textId="29B60F86" w:rsidR="00DD2AE3" w:rsidRPr="00981131" w:rsidDel="00D639C1" w:rsidRDefault="00DD2AE3" w:rsidP="00EC1B82">
            <w:pPr>
              <w:pStyle w:val="Normal1"/>
              <w:keepNext/>
              <w:keepLines/>
              <w:spacing w:after="80"/>
              <w:rPr>
                <w:del w:id="437" w:author="Author"/>
                <w:b/>
                <w:bCs/>
                <w:i/>
                <w:iCs/>
                <w:sz w:val="18"/>
                <w:szCs w:val="18"/>
              </w:rPr>
            </w:pPr>
          </w:p>
        </w:tc>
        <w:tc>
          <w:tcPr>
            <w:tcW w:w="1693" w:type="dxa"/>
          </w:tcPr>
          <w:p w14:paraId="2D9C00B0" w14:textId="24246C61" w:rsidR="00DD2AE3" w:rsidRPr="00981131" w:rsidDel="00D639C1" w:rsidRDefault="00DD2AE3" w:rsidP="00EC1B82">
            <w:pPr>
              <w:pStyle w:val="Normal1"/>
              <w:keepNext/>
              <w:keepLines/>
              <w:spacing w:after="80"/>
              <w:rPr>
                <w:del w:id="438" w:author="Author"/>
                <w:b/>
                <w:bCs/>
                <w:i/>
                <w:iCs/>
                <w:sz w:val="18"/>
                <w:szCs w:val="18"/>
              </w:rPr>
            </w:pPr>
            <w:del w:id="439" w:author="Author">
              <w:r w:rsidRPr="00981131" w:rsidDel="00D639C1">
                <w:rPr>
                  <w:b/>
                  <w:bCs/>
                  <w:i/>
                  <w:iCs/>
                  <w:sz w:val="18"/>
                  <w:szCs w:val="18"/>
                  <w:lang w:eastAsia="zh-CN"/>
                </w:rPr>
                <w:delText>Less</w:delText>
              </w:r>
              <w:r w:rsidDel="00D639C1">
                <w:rPr>
                  <w:b/>
                  <w:bCs/>
                  <w:i/>
                  <w:iCs/>
                  <w:sz w:val="18"/>
                  <w:szCs w:val="18"/>
                  <w:lang w:eastAsia="zh-CN"/>
                </w:rPr>
                <w:delText xml:space="preserve"> [1, 1.1</w:delText>
              </w:r>
              <w:r w:rsidRPr="00981131" w:rsidDel="00D639C1">
                <w:rPr>
                  <w:b/>
                  <w:bCs/>
                  <w:i/>
                  <w:iCs/>
                  <w:sz w:val="18"/>
                  <w:szCs w:val="18"/>
                  <w:lang w:eastAsia="zh-CN"/>
                </w:rPr>
                <w:delText>)</w:delText>
              </w:r>
            </w:del>
          </w:p>
        </w:tc>
        <w:tc>
          <w:tcPr>
            <w:tcW w:w="1275" w:type="dxa"/>
            <w:shd w:val="clear" w:color="auto" w:fill="A6BE73"/>
          </w:tcPr>
          <w:p w14:paraId="54D31A75" w14:textId="5AA82F5A" w:rsidR="00DD2AE3" w:rsidRPr="00981131" w:rsidDel="00D639C1" w:rsidRDefault="00DD2AE3" w:rsidP="00EC1B82">
            <w:pPr>
              <w:pStyle w:val="Normal1"/>
              <w:keepNext/>
              <w:keepLines/>
              <w:spacing w:after="80"/>
              <w:rPr>
                <w:del w:id="440" w:author="Author"/>
                <w:sz w:val="18"/>
                <w:szCs w:val="18"/>
              </w:rPr>
            </w:pPr>
            <w:del w:id="441" w:author="Author">
              <w:r w:rsidRPr="00981131" w:rsidDel="00D639C1">
                <w:rPr>
                  <w:sz w:val="18"/>
                  <w:szCs w:val="18"/>
                  <w:lang w:eastAsia="zh-CN"/>
                </w:rPr>
                <w:delText>Very low</w:delText>
              </w:r>
            </w:del>
          </w:p>
        </w:tc>
        <w:tc>
          <w:tcPr>
            <w:tcW w:w="1276" w:type="dxa"/>
            <w:shd w:val="clear" w:color="auto" w:fill="A6BE73"/>
          </w:tcPr>
          <w:p w14:paraId="41AACF06" w14:textId="4A978C01" w:rsidR="00DD2AE3" w:rsidRPr="00981131" w:rsidDel="00D639C1" w:rsidRDefault="00DD2AE3" w:rsidP="00EC1B82">
            <w:pPr>
              <w:pStyle w:val="Normal1"/>
              <w:keepNext/>
              <w:keepLines/>
              <w:spacing w:after="80"/>
              <w:rPr>
                <w:del w:id="442" w:author="Author"/>
                <w:sz w:val="18"/>
                <w:szCs w:val="18"/>
              </w:rPr>
            </w:pPr>
            <w:del w:id="443" w:author="Author">
              <w:r w:rsidRPr="00981131" w:rsidDel="00D639C1">
                <w:rPr>
                  <w:sz w:val="18"/>
                  <w:szCs w:val="18"/>
                  <w:lang w:eastAsia="zh-CN"/>
                </w:rPr>
                <w:delText>Very low</w:delText>
              </w:r>
            </w:del>
          </w:p>
        </w:tc>
        <w:tc>
          <w:tcPr>
            <w:tcW w:w="1276" w:type="dxa"/>
            <w:shd w:val="clear" w:color="auto" w:fill="C2D69B" w:themeFill="accent3" w:themeFillTint="99"/>
          </w:tcPr>
          <w:p w14:paraId="50D4EED2" w14:textId="44B08DD2" w:rsidR="00DD2AE3" w:rsidRPr="00981131" w:rsidDel="00D639C1" w:rsidRDefault="00DD2AE3" w:rsidP="00EC1B82">
            <w:pPr>
              <w:pStyle w:val="Normal1"/>
              <w:keepNext/>
              <w:keepLines/>
              <w:spacing w:after="80"/>
              <w:rPr>
                <w:del w:id="444" w:author="Author"/>
                <w:sz w:val="18"/>
                <w:szCs w:val="18"/>
              </w:rPr>
            </w:pPr>
            <w:del w:id="445" w:author="Author">
              <w:r w:rsidRPr="00981131" w:rsidDel="00D639C1">
                <w:rPr>
                  <w:sz w:val="18"/>
                  <w:szCs w:val="18"/>
                  <w:lang w:eastAsia="zh-CN"/>
                </w:rPr>
                <w:delText>Lower</w:delText>
              </w:r>
            </w:del>
          </w:p>
        </w:tc>
        <w:tc>
          <w:tcPr>
            <w:tcW w:w="1276" w:type="dxa"/>
            <w:shd w:val="clear" w:color="auto" w:fill="D6E3BC" w:themeFill="accent3" w:themeFillTint="66"/>
          </w:tcPr>
          <w:p w14:paraId="13DADFBC" w14:textId="05E47BA0" w:rsidR="00DD2AE3" w:rsidRPr="00981131" w:rsidDel="00D639C1" w:rsidRDefault="00DD2AE3" w:rsidP="00EC1B82">
            <w:pPr>
              <w:pStyle w:val="Normal1"/>
              <w:keepNext/>
              <w:keepLines/>
              <w:spacing w:after="80"/>
              <w:rPr>
                <w:del w:id="446" w:author="Author"/>
                <w:sz w:val="18"/>
                <w:szCs w:val="18"/>
              </w:rPr>
            </w:pPr>
            <w:del w:id="447" w:author="Author">
              <w:r w:rsidRPr="00981131" w:rsidDel="00D639C1">
                <w:rPr>
                  <w:sz w:val="18"/>
                  <w:szCs w:val="18"/>
                  <w:lang w:eastAsia="zh-CN"/>
                </w:rPr>
                <w:delText>Low</w:delText>
              </w:r>
            </w:del>
          </w:p>
        </w:tc>
        <w:tc>
          <w:tcPr>
            <w:tcW w:w="1219" w:type="dxa"/>
            <w:shd w:val="clear" w:color="auto" w:fill="D6E3BC" w:themeFill="accent3" w:themeFillTint="66"/>
          </w:tcPr>
          <w:p w14:paraId="4EC5E2EC" w14:textId="7BBD441C" w:rsidR="00DD2AE3" w:rsidRPr="00981131" w:rsidDel="00D639C1" w:rsidRDefault="00DD2AE3" w:rsidP="00EC1B82">
            <w:pPr>
              <w:pStyle w:val="Normal1"/>
              <w:keepNext/>
              <w:keepLines/>
              <w:spacing w:after="80"/>
              <w:rPr>
                <w:del w:id="448" w:author="Author"/>
                <w:sz w:val="18"/>
                <w:szCs w:val="18"/>
              </w:rPr>
            </w:pPr>
            <w:del w:id="449" w:author="Author">
              <w:r w:rsidRPr="00981131" w:rsidDel="00D639C1">
                <w:rPr>
                  <w:sz w:val="18"/>
                  <w:szCs w:val="18"/>
                  <w:lang w:eastAsia="zh-CN"/>
                </w:rPr>
                <w:delText>Low</w:delText>
              </w:r>
            </w:del>
          </w:p>
        </w:tc>
      </w:tr>
      <w:tr w:rsidR="00DD2AE3" w:rsidRPr="00421FCD" w:rsidDel="00D639C1" w14:paraId="541D384E" w14:textId="760ED632" w:rsidTr="00B22EC6">
        <w:trPr>
          <w:jc w:val="center"/>
          <w:del w:id="450" w:author="Author"/>
        </w:trPr>
        <w:tc>
          <w:tcPr>
            <w:tcW w:w="1129" w:type="dxa"/>
            <w:vMerge/>
          </w:tcPr>
          <w:p w14:paraId="33E69C1E" w14:textId="18D78DC4" w:rsidR="00DD2AE3" w:rsidRPr="00981131" w:rsidDel="00D639C1" w:rsidRDefault="00DD2AE3" w:rsidP="00EC1B82">
            <w:pPr>
              <w:pStyle w:val="Normal1"/>
              <w:keepNext/>
              <w:keepLines/>
              <w:spacing w:after="80"/>
              <w:rPr>
                <w:del w:id="451" w:author="Author"/>
                <w:b/>
                <w:bCs/>
                <w:i/>
                <w:iCs/>
                <w:sz w:val="18"/>
                <w:szCs w:val="18"/>
              </w:rPr>
            </w:pPr>
          </w:p>
        </w:tc>
        <w:tc>
          <w:tcPr>
            <w:tcW w:w="1693" w:type="dxa"/>
          </w:tcPr>
          <w:p w14:paraId="30FFF9E0" w14:textId="3B7E62C6" w:rsidR="00DD2AE3" w:rsidRPr="00981131" w:rsidDel="00D639C1" w:rsidRDefault="00DD2AE3" w:rsidP="00EC1B82">
            <w:pPr>
              <w:pStyle w:val="Normal1"/>
              <w:keepNext/>
              <w:keepLines/>
              <w:spacing w:after="80"/>
              <w:rPr>
                <w:del w:id="452" w:author="Author"/>
                <w:b/>
                <w:bCs/>
                <w:i/>
                <w:iCs/>
                <w:sz w:val="18"/>
                <w:szCs w:val="18"/>
              </w:rPr>
            </w:pPr>
            <w:del w:id="453" w:author="Author">
              <w:r w:rsidRPr="00981131" w:rsidDel="00D639C1">
                <w:rPr>
                  <w:b/>
                  <w:bCs/>
                  <w:i/>
                  <w:iCs/>
                  <w:sz w:val="18"/>
                  <w:szCs w:val="18"/>
                  <w:lang w:eastAsia="zh-CN"/>
                </w:rPr>
                <w:delText>Average</w:delText>
              </w:r>
              <w:r w:rsidDel="00D639C1">
                <w:rPr>
                  <w:b/>
                  <w:bCs/>
                  <w:i/>
                  <w:iCs/>
                  <w:sz w:val="18"/>
                  <w:szCs w:val="18"/>
                  <w:lang w:eastAsia="zh-CN"/>
                </w:rPr>
                <w:delText xml:space="preserve"> [1.1, 1.25</w:delText>
              </w:r>
              <w:r w:rsidRPr="00981131" w:rsidDel="00D639C1">
                <w:rPr>
                  <w:b/>
                  <w:bCs/>
                  <w:i/>
                  <w:iCs/>
                  <w:sz w:val="18"/>
                  <w:szCs w:val="18"/>
                  <w:lang w:eastAsia="zh-CN"/>
                </w:rPr>
                <w:delText>)</w:delText>
              </w:r>
            </w:del>
          </w:p>
        </w:tc>
        <w:tc>
          <w:tcPr>
            <w:tcW w:w="1275" w:type="dxa"/>
            <w:shd w:val="clear" w:color="auto" w:fill="A6BE73"/>
          </w:tcPr>
          <w:p w14:paraId="6721CB15" w14:textId="6B124432" w:rsidR="00DD2AE3" w:rsidRPr="00981131" w:rsidDel="00D639C1" w:rsidRDefault="00DD2AE3" w:rsidP="00EC1B82">
            <w:pPr>
              <w:pStyle w:val="Normal1"/>
              <w:keepNext/>
              <w:keepLines/>
              <w:spacing w:after="80"/>
              <w:rPr>
                <w:del w:id="454" w:author="Author"/>
                <w:sz w:val="18"/>
                <w:szCs w:val="18"/>
              </w:rPr>
            </w:pPr>
            <w:del w:id="455" w:author="Author">
              <w:r w:rsidRPr="00981131" w:rsidDel="00D639C1">
                <w:rPr>
                  <w:sz w:val="18"/>
                  <w:szCs w:val="18"/>
                  <w:lang w:eastAsia="zh-CN"/>
                </w:rPr>
                <w:delText>Very low</w:delText>
              </w:r>
            </w:del>
          </w:p>
        </w:tc>
        <w:tc>
          <w:tcPr>
            <w:tcW w:w="1276" w:type="dxa"/>
            <w:shd w:val="clear" w:color="auto" w:fill="C2D69B" w:themeFill="accent3" w:themeFillTint="99"/>
          </w:tcPr>
          <w:p w14:paraId="1678D420" w14:textId="418D82C8" w:rsidR="00DD2AE3" w:rsidRPr="00981131" w:rsidDel="00D639C1" w:rsidRDefault="00DD2AE3" w:rsidP="00EC1B82">
            <w:pPr>
              <w:pStyle w:val="Normal1"/>
              <w:keepNext/>
              <w:keepLines/>
              <w:spacing w:after="80"/>
              <w:rPr>
                <w:del w:id="456" w:author="Author"/>
                <w:sz w:val="18"/>
                <w:szCs w:val="18"/>
              </w:rPr>
            </w:pPr>
            <w:del w:id="457" w:author="Author">
              <w:r w:rsidRPr="00981131" w:rsidDel="00D639C1">
                <w:rPr>
                  <w:sz w:val="18"/>
                  <w:szCs w:val="18"/>
                  <w:lang w:eastAsia="zh-CN"/>
                </w:rPr>
                <w:delText>Lower</w:delText>
              </w:r>
            </w:del>
          </w:p>
        </w:tc>
        <w:tc>
          <w:tcPr>
            <w:tcW w:w="1276" w:type="dxa"/>
            <w:shd w:val="clear" w:color="auto" w:fill="C2D69B" w:themeFill="accent3" w:themeFillTint="99"/>
          </w:tcPr>
          <w:p w14:paraId="346E8DE4" w14:textId="42A4A4AE" w:rsidR="00DD2AE3" w:rsidRPr="00981131" w:rsidDel="00D639C1" w:rsidRDefault="00DD2AE3" w:rsidP="00EC1B82">
            <w:pPr>
              <w:pStyle w:val="Normal1"/>
              <w:keepNext/>
              <w:keepLines/>
              <w:spacing w:after="80"/>
              <w:rPr>
                <w:del w:id="458" w:author="Author"/>
                <w:sz w:val="18"/>
                <w:szCs w:val="18"/>
              </w:rPr>
            </w:pPr>
            <w:del w:id="459" w:author="Author">
              <w:r w:rsidRPr="00981131" w:rsidDel="00D639C1">
                <w:rPr>
                  <w:sz w:val="18"/>
                  <w:szCs w:val="18"/>
                  <w:lang w:eastAsia="zh-CN"/>
                </w:rPr>
                <w:delText>Lower</w:delText>
              </w:r>
            </w:del>
          </w:p>
        </w:tc>
        <w:tc>
          <w:tcPr>
            <w:tcW w:w="1276" w:type="dxa"/>
            <w:shd w:val="clear" w:color="auto" w:fill="D6E3BC" w:themeFill="accent3" w:themeFillTint="66"/>
          </w:tcPr>
          <w:p w14:paraId="10463B7F" w14:textId="7DB38AA1" w:rsidR="00DD2AE3" w:rsidRPr="00981131" w:rsidDel="00D639C1" w:rsidRDefault="00DD2AE3" w:rsidP="00EC1B82">
            <w:pPr>
              <w:pStyle w:val="Normal1"/>
              <w:keepNext/>
              <w:keepLines/>
              <w:spacing w:after="80"/>
              <w:rPr>
                <w:del w:id="460" w:author="Author"/>
                <w:sz w:val="18"/>
                <w:szCs w:val="18"/>
              </w:rPr>
            </w:pPr>
            <w:del w:id="461" w:author="Author">
              <w:r w:rsidRPr="00981131" w:rsidDel="00D639C1">
                <w:rPr>
                  <w:sz w:val="18"/>
                  <w:szCs w:val="18"/>
                  <w:lang w:eastAsia="zh-CN"/>
                </w:rPr>
                <w:delText>Low</w:delText>
              </w:r>
            </w:del>
          </w:p>
        </w:tc>
        <w:tc>
          <w:tcPr>
            <w:tcW w:w="1219" w:type="dxa"/>
            <w:shd w:val="clear" w:color="auto" w:fill="EAF1DD" w:themeFill="accent3" w:themeFillTint="33"/>
          </w:tcPr>
          <w:p w14:paraId="71653E8A" w14:textId="2FB60C9E" w:rsidR="00DD2AE3" w:rsidRPr="00981131" w:rsidDel="00D639C1" w:rsidRDefault="00DD2AE3" w:rsidP="00EC1B82">
            <w:pPr>
              <w:pStyle w:val="Normal1"/>
              <w:keepNext/>
              <w:keepLines/>
              <w:spacing w:after="80"/>
              <w:rPr>
                <w:del w:id="462" w:author="Author"/>
                <w:sz w:val="18"/>
                <w:szCs w:val="18"/>
              </w:rPr>
            </w:pPr>
            <w:del w:id="463" w:author="Author">
              <w:r w:rsidRPr="00981131" w:rsidDel="00D639C1">
                <w:rPr>
                  <w:sz w:val="18"/>
                  <w:szCs w:val="18"/>
                  <w:lang w:eastAsia="zh-CN"/>
                </w:rPr>
                <w:delText>Slightly low</w:delText>
              </w:r>
            </w:del>
          </w:p>
        </w:tc>
      </w:tr>
      <w:tr w:rsidR="00DD2AE3" w:rsidRPr="00421FCD" w:rsidDel="00D639C1" w14:paraId="69EE750F" w14:textId="4FECEBBD" w:rsidTr="00B22EC6">
        <w:trPr>
          <w:jc w:val="center"/>
          <w:del w:id="464" w:author="Author"/>
        </w:trPr>
        <w:tc>
          <w:tcPr>
            <w:tcW w:w="1129" w:type="dxa"/>
            <w:vMerge/>
          </w:tcPr>
          <w:p w14:paraId="0005F210" w14:textId="323C4356" w:rsidR="00DD2AE3" w:rsidRPr="00981131" w:rsidDel="00D639C1" w:rsidRDefault="00DD2AE3" w:rsidP="00EC1B82">
            <w:pPr>
              <w:pStyle w:val="Normal1"/>
              <w:keepNext/>
              <w:keepLines/>
              <w:spacing w:after="80"/>
              <w:rPr>
                <w:del w:id="465" w:author="Author"/>
                <w:b/>
                <w:bCs/>
                <w:i/>
                <w:iCs/>
                <w:sz w:val="18"/>
                <w:szCs w:val="18"/>
              </w:rPr>
            </w:pPr>
          </w:p>
        </w:tc>
        <w:tc>
          <w:tcPr>
            <w:tcW w:w="1693" w:type="dxa"/>
          </w:tcPr>
          <w:p w14:paraId="7F240E99" w14:textId="52F9A6C1" w:rsidR="00DD2AE3" w:rsidRPr="00981131" w:rsidDel="00D639C1" w:rsidRDefault="00DD2AE3" w:rsidP="00EC1B82">
            <w:pPr>
              <w:pStyle w:val="Normal1"/>
              <w:keepNext/>
              <w:keepLines/>
              <w:spacing w:after="80"/>
              <w:rPr>
                <w:del w:id="466" w:author="Author"/>
                <w:b/>
                <w:bCs/>
                <w:i/>
                <w:iCs/>
                <w:sz w:val="18"/>
                <w:szCs w:val="18"/>
              </w:rPr>
            </w:pPr>
            <w:del w:id="467" w:author="Author">
              <w:r w:rsidRPr="00981131" w:rsidDel="00D639C1">
                <w:rPr>
                  <w:b/>
                  <w:bCs/>
                  <w:i/>
                  <w:iCs/>
                  <w:sz w:val="18"/>
                  <w:szCs w:val="18"/>
                  <w:lang w:eastAsia="zh-CN"/>
                </w:rPr>
                <w:delText>More</w:delText>
              </w:r>
              <w:r w:rsidDel="00D639C1">
                <w:rPr>
                  <w:b/>
                  <w:bCs/>
                  <w:i/>
                  <w:iCs/>
                  <w:sz w:val="18"/>
                  <w:szCs w:val="18"/>
                  <w:lang w:eastAsia="zh-CN"/>
                </w:rPr>
                <w:delText xml:space="preserve"> [1.25, 1.5</w:delText>
              </w:r>
              <w:r w:rsidRPr="00981131" w:rsidDel="00D639C1">
                <w:rPr>
                  <w:b/>
                  <w:bCs/>
                  <w:i/>
                  <w:iCs/>
                  <w:sz w:val="18"/>
                  <w:szCs w:val="18"/>
                  <w:lang w:eastAsia="zh-CN"/>
                </w:rPr>
                <w:delText>)</w:delText>
              </w:r>
            </w:del>
          </w:p>
        </w:tc>
        <w:tc>
          <w:tcPr>
            <w:tcW w:w="1275" w:type="dxa"/>
            <w:shd w:val="clear" w:color="auto" w:fill="C2D69B" w:themeFill="accent3" w:themeFillTint="99"/>
          </w:tcPr>
          <w:p w14:paraId="25510C08" w14:textId="00211BCB" w:rsidR="00DD2AE3" w:rsidRPr="00981131" w:rsidDel="00D639C1" w:rsidRDefault="00DD2AE3" w:rsidP="00EC1B82">
            <w:pPr>
              <w:pStyle w:val="Normal1"/>
              <w:keepNext/>
              <w:keepLines/>
              <w:spacing w:after="80"/>
              <w:rPr>
                <w:del w:id="468" w:author="Author"/>
                <w:sz w:val="18"/>
                <w:szCs w:val="18"/>
              </w:rPr>
            </w:pPr>
            <w:del w:id="469" w:author="Author">
              <w:r w:rsidRPr="00981131" w:rsidDel="00D639C1">
                <w:rPr>
                  <w:sz w:val="18"/>
                  <w:szCs w:val="18"/>
                  <w:lang w:eastAsia="zh-CN"/>
                </w:rPr>
                <w:delText>Lower</w:delText>
              </w:r>
            </w:del>
          </w:p>
        </w:tc>
        <w:tc>
          <w:tcPr>
            <w:tcW w:w="1276" w:type="dxa"/>
            <w:shd w:val="clear" w:color="auto" w:fill="C2D69B" w:themeFill="accent3" w:themeFillTint="99"/>
          </w:tcPr>
          <w:p w14:paraId="31474754" w14:textId="114986BF" w:rsidR="00DD2AE3" w:rsidRPr="00981131" w:rsidDel="00D639C1" w:rsidRDefault="00DD2AE3" w:rsidP="00EC1B82">
            <w:pPr>
              <w:pStyle w:val="Normal1"/>
              <w:keepNext/>
              <w:keepLines/>
              <w:spacing w:after="80"/>
              <w:rPr>
                <w:del w:id="470" w:author="Author"/>
                <w:sz w:val="18"/>
                <w:szCs w:val="18"/>
              </w:rPr>
            </w:pPr>
            <w:del w:id="471" w:author="Author">
              <w:r w:rsidRPr="00981131" w:rsidDel="00D639C1">
                <w:rPr>
                  <w:sz w:val="18"/>
                  <w:szCs w:val="18"/>
                  <w:lang w:eastAsia="zh-CN"/>
                </w:rPr>
                <w:delText>Lower</w:delText>
              </w:r>
            </w:del>
          </w:p>
        </w:tc>
        <w:tc>
          <w:tcPr>
            <w:tcW w:w="1276" w:type="dxa"/>
            <w:shd w:val="clear" w:color="auto" w:fill="D6E3BC" w:themeFill="accent3" w:themeFillTint="66"/>
          </w:tcPr>
          <w:p w14:paraId="168832BE" w14:textId="6E43CC29" w:rsidR="00DD2AE3" w:rsidRPr="00981131" w:rsidDel="00D639C1" w:rsidRDefault="00DD2AE3" w:rsidP="00EC1B82">
            <w:pPr>
              <w:pStyle w:val="Normal1"/>
              <w:keepNext/>
              <w:keepLines/>
              <w:spacing w:after="80"/>
              <w:rPr>
                <w:del w:id="472" w:author="Author"/>
                <w:sz w:val="18"/>
                <w:szCs w:val="18"/>
              </w:rPr>
            </w:pPr>
            <w:del w:id="473" w:author="Author">
              <w:r w:rsidRPr="00981131" w:rsidDel="00D639C1">
                <w:rPr>
                  <w:sz w:val="18"/>
                  <w:szCs w:val="18"/>
                  <w:lang w:eastAsia="zh-CN"/>
                </w:rPr>
                <w:delText>Low</w:delText>
              </w:r>
            </w:del>
          </w:p>
        </w:tc>
        <w:tc>
          <w:tcPr>
            <w:tcW w:w="1276" w:type="dxa"/>
            <w:shd w:val="clear" w:color="auto" w:fill="EAF1DD" w:themeFill="accent3" w:themeFillTint="33"/>
          </w:tcPr>
          <w:p w14:paraId="020F529B" w14:textId="1D7CAC48" w:rsidR="00DD2AE3" w:rsidRPr="00981131" w:rsidDel="00D639C1" w:rsidRDefault="00DD2AE3" w:rsidP="00EC1B82">
            <w:pPr>
              <w:pStyle w:val="Normal1"/>
              <w:keepNext/>
              <w:keepLines/>
              <w:spacing w:after="80"/>
              <w:rPr>
                <w:del w:id="474" w:author="Author"/>
                <w:sz w:val="18"/>
                <w:szCs w:val="18"/>
              </w:rPr>
            </w:pPr>
            <w:del w:id="475" w:author="Author">
              <w:r w:rsidRPr="00981131" w:rsidDel="00D639C1">
                <w:rPr>
                  <w:sz w:val="18"/>
                  <w:szCs w:val="18"/>
                  <w:lang w:eastAsia="zh-CN"/>
                </w:rPr>
                <w:delText>Slightly low</w:delText>
              </w:r>
            </w:del>
          </w:p>
        </w:tc>
        <w:tc>
          <w:tcPr>
            <w:tcW w:w="1219" w:type="dxa"/>
            <w:shd w:val="clear" w:color="auto" w:fill="EAF1DD" w:themeFill="accent3" w:themeFillTint="33"/>
          </w:tcPr>
          <w:p w14:paraId="20E0C4E6" w14:textId="746B3569" w:rsidR="00DD2AE3" w:rsidRPr="00981131" w:rsidDel="00D639C1" w:rsidRDefault="00DD2AE3" w:rsidP="00EC1B82">
            <w:pPr>
              <w:pStyle w:val="Normal1"/>
              <w:keepNext/>
              <w:keepLines/>
              <w:spacing w:after="80"/>
              <w:rPr>
                <w:del w:id="476" w:author="Author"/>
                <w:sz w:val="18"/>
                <w:szCs w:val="18"/>
              </w:rPr>
            </w:pPr>
            <w:del w:id="477" w:author="Author">
              <w:r w:rsidRPr="00981131" w:rsidDel="00D639C1">
                <w:rPr>
                  <w:sz w:val="18"/>
                  <w:szCs w:val="18"/>
                  <w:lang w:eastAsia="zh-CN"/>
                </w:rPr>
                <w:delText>Slightly low</w:delText>
              </w:r>
            </w:del>
          </w:p>
        </w:tc>
      </w:tr>
      <w:tr w:rsidR="00DD2AE3" w:rsidRPr="00421FCD" w:rsidDel="00D639C1" w14:paraId="3E341639" w14:textId="09239817" w:rsidTr="00B22EC6">
        <w:trPr>
          <w:jc w:val="center"/>
          <w:del w:id="478" w:author="Author"/>
        </w:trPr>
        <w:tc>
          <w:tcPr>
            <w:tcW w:w="1129" w:type="dxa"/>
            <w:vMerge/>
          </w:tcPr>
          <w:p w14:paraId="7C0DB88E" w14:textId="4F1C8F65" w:rsidR="00DD2AE3" w:rsidRPr="00981131" w:rsidDel="00D639C1" w:rsidRDefault="00DD2AE3" w:rsidP="00EC1B82">
            <w:pPr>
              <w:pStyle w:val="Normal1"/>
              <w:keepNext/>
              <w:keepLines/>
              <w:spacing w:after="80"/>
              <w:rPr>
                <w:del w:id="479" w:author="Author"/>
                <w:b/>
                <w:bCs/>
                <w:i/>
                <w:iCs/>
                <w:sz w:val="18"/>
                <w:szCs w:val="18"/>
              </w:rPr>
            </w:pPr>
          </w:p>
        </w:tc>
        <w:tc>
          <w:tcPr>
            <w:tcW w:w="1693" w:type="dxa"/>
          </w:tcPr>
          <w:p w14:paraId="356E264F" w14:textId="12637BFE" w:rsidR="00DD2AE3" w:rsidRPr="00981131" w:rsidDel="00D639C1" w:rsidRDefault="00DD2AE3" w:rsidP="00EC1B82">
            <w:pPr>
              <w:pStyle w:val="Normal1"/>
              <w:keepNext/>
              <w:keepLines/>
              <w:spacing w:after="80"/>
              <w:rPr>
                <w:del w:id="480" w:author="Author"/>
                <w:b/>
                <w:bCs/>
                <w:i/>
                <w:iCs/>
                <w:sz w:val="18"/>
                <w:szCs w:val="18"/>
                <w:lang w:eastAsia="zh-CN"/>
              </w:rPr>
            </w:pPr>
            <w:del w:id="481" w:author="Author">
              <w:r w:rsidRPr="00981131" w:rsidDel="00D639C1">
                <w:rPr>
                  <w:b/>
                  <w:bCs/>
                  <w:i/>
                  <w:iCs/>
                  <w:sz w:val="18"/>
                  <w:szCs w:val="18"/>
                </w:rPr>
                <w:delText>Most</w:delText>
              </w:r>
              <w:r w:rsidDel="00D639C1">
                <w:rPr>
                  <w:b/>
                  <w:bCs/>
                  <w:i/>
                  <w:iCs/>
                  <w:sz w:val="18"/>
                  <w:szCs w:val="18"/>
                </w:rPr>
                <w:delText xml:space="preserve"> </w:delText>
              </w:r>
              <w:r w:rsidDel="00D639C1">
                <w:rPr>
                  <w:b/>
                  <w:bCs/>
                  <w:i/>
                  <w:iCs/>
                  <w:sz w:val="18"/>
                  <w:szCs w:val="18"/>
                  <w:lang w:eastAsia="zh-CN"/>
                </w:rPr>
                <w:delText>[1.5, 100</w:delText>
              </w:r>
              <w:r w:rsidRPr="00981131" w:rsidDel="00D639C1">
                <w:rPr>
                  <w:b/>
                  <w:bCs/>
                  <w:i/>
                  <w:iCs/>
                  <w:sz w:val="18"/>
                  <w:szCs w:val="18"/>
                  <w:lang w:eastAsia="zh-CN"/>
                </w:rPr>
                <w:delText>)</w:delText>
              </w:r>
            </w:del>
          </w:p>
        </w:tc>
        <w:tc>
          <w:tcPr>
            <w:tcW w:w="1275" w:type="dxa"/>
            <w:shd w:val="clear" w:color="auto" w:fill="C2D69B" w:themeFill="accent3" w:themeFillTint="99"/>
          </w:tcPr>
          <w:p w14:paraId="5DC06EF4" w14:textId="2FAD1C70" w:rsidR="00DD2AE3" w:rsidRPr="00981131" w:rsidDel="00D639C1" w:rsidRDefault="00DD2AE3" w:rsidP="00EC1B82">
            <w:pPr>
              <w:pStyle w:val="Normal1"/>
              <w:keepNext/>
              <w:keepLines/>
              <w:spacing w:after="80"/>
              <w:rPr>
                <w:del w:id="482" w:author="Author"/>
                <w:sz w:val="18"/>
                <w:szCs w:val="18"/>
                <w:lang w:eastAsia="zh-CN"/>
              </w:rPr>
            </w:pPr>
            <w:del w:id="483" w:author="Author">
              <w:r w:rsidRPr="00981131" w:rsidDel="00D639C1">
                <w:rPr>
                  <w:sz w:val="18"/>
                  <w:szCs w:val="18"/>
                  <w:lang w:eastAsia="zh-CN"/>
                </w:rPr>
                <w:delText>Lower</w:delText>
              </w:r>
            </w:del>
          </w:p>
        </w:tc>
        <w:tc>
          <w:tcPr>
            <w:tcW w:w="1276" w:type="dxa"/>
            <w:shd w:val="clear" w:color="auto" w:fill="D6E3BC" w:themeFill="accent3" w:themeFillTint="66"/>
          </w:tcPr>
          <w:p w14:paraId="3A6D60B5" w14:textId="774F1357" w:rsidR="00DD2AE3" w:rsidRPr="00981131" w:rsidDel="00D639C1" w:rsidRDefault="00DD2AE3" w:rsidP="00EC1B82">
            <w:pPr>
              <w:pStyle w:val="Normal1"/>
              <w:keepNext/>
              <w:keepLines/>
              <w:spacing w:after="80"/>
              <w:rPr>
                <w:del w:id="484" w:author="Author"/>
                <w:sz w:val="18"/>
                <w:szCs w:val="18"/>
                <w:lang w:eastAsia="zh-CN"/>
              </w:rPr>
            </w:pPr>
            <w:del w:id="485" w:author="Author">
              <w:r w:rsidRPr="00981131" w:rsidDel="00D639C1">
                <w:rPr>
                  <w:sz w:val="18"/>
                  <w:szCs w:val="18"/>
                  <w:lang w:eastAsia="zh-CN"/>
                </w:rPr>
                <w:delText>Low</w:delText>
              </w:r>
            </w:del>
          </w:p>
        </w:tc>
        <w:tc>
          <w:tcPr>
            <w:tcW w:w="1276" w:type="dxa"/>
            <w:shd w:val="clear" w:color="auto" w:fill="EAF1DD" w:themeFill="accent3" w:themeFillTint="33"/>
          </w:tcPr>
          <w:p w14:paraId="1123BFF8" w14:textId="0881F013" w:rsidR="00DD2AE3" w:rsidRPr="00981131" w:rsidDel="00D639C1" w:rsidRDefault="00DD2AE3" w:rsidP="00EC1B82">
            <w:pPr>
              <w:pStyle w:val="Normal1"/>
              <w:keepNext/>
              <w:keepLines/>
              <w:spacing w:after="80"/>
              <w:rPr>
                <w:del w:id="486" w:author="Author"/>
                <w:sz w:val="18"/>
                <w:szCs w:val="18"/>
                <w:lang w:eastAsia="zh-CN"/>
              </w:rPr>
            </w:pPr>
            <w:del w:id="487" w:author="Author">
              <w:r w:rsidRPr="00981131" w:rsidDel="00D639C1">
                <w:rPr>
                  <w:sz w:val="18"/>
                  <w:szCs w:val="18"/>
                  <w:shd w:val="clear" w:color="auto" w:fill="EAF1DD" w:themeFill="accent3" w:themeFillTint="33"/>
                  <w:lang w:eastAsia="zh-CN"/>
                </w:rPr>
                <w:delText>Slightly low</w:delText>
              </w:r>
            </w:del>
          </w:p>
        </w:tc>
        <w:tc>
          <w:tcPr>
            <w:tcW w:w="1276" w:type="dxa"/>
            <w:shd w:val="clear" w:color="auto" w:fill="EAF1DD" w:themeFill="accent3" w:themeFillTint="33"/>
          </w:tcPr>
          <w:p w14:paraId="23885A1F" w14:textId="6CA4710D" w:rsidR="00DD2AE3" w:rsidRPr="00981131" w:rsidDel="00D639C1" w:rsidRDefault="00DD2AE3" w:rsidP="00EC1B82">
            <w:pPr>
              <w:pStyle w:val="Normal1"/>
              <w:keepNext/>
              <w:keepLines/>
              <w:spacing w:after="80"/>
              <w:rPr>
                <w:del w:id="488" w:author="Author"/>
                <w:sz w:val="18"/>
                <w:szCs w:val="18"/>
                <w:lang w:eastAsia="zh-CN"/>
              </w:rPr>
            </w:pPr>
            <w:del w:id="489" w:author="Author">
              <w:r w:rsidRPr="00981131" w:rsidDel="00D639C1">
                <w:rPr>
                  <w:sz w:val="18"/>
                  <w:szCs w:val="18"/>
                  <w:lang w:eastAsia="zh-CN"/>
                </w:rPr>
                <w:delText>Slightly low</w:delText>
              </w:r>
            </w:del>
          </w:p>
        </w:tc>
        <w:tc>
          <w:tcPr>
            <w:tcW w:w="1219" w:type="dxa"/>
            <w:shd w:val="clear" w:color="auto" w:fill="EAF1DD" w:themeFill="accent3" w:themeFillTint="33"/>
          </w:tcPr>
          <w:p w14:paraId="40F6269C" w14:textId="2A2283B6" w:rsidR="00DD2AE3" w:rsidRPr="00981131" w:rsidDel="00D639C1" w:rsidRDefault="00DD2AE3" w:rsidP="00EC1B82">
            <w:pPr>
              <w:pStyle w:val="Normal1"/>
              <w:keepNext/>
              <w:keepLines/>
              <w:spacing w:after="80"/>
              <w:rPr>
                <w:del w:id="490" w:author="Author"/>
                <w:sz w:val="18"/>
                <w:szCs w:val="18"/>
                <w:lang w:eastAsia="zh-CN"/>
              </w:rPr>
            </w:pPr>
            <w:del w:id="491" w:author="Author">
              <w:r w:rsidRPr="00981131" w:rsidDel="00D639C1">
                <w:rPr>
                  <w:sz w:val="18"/>
                  <w:szCs w:val="18"/>
                  <w:lang w:eastAsia="zh-CN"/>
                </w:rPr>
                <w:delText>Slightly low</w:delText>
              </w:r>
            </w:del>
          </w:p>
        </w:tc>
      </w:tr>
    </w:tbl>
    <w:p w14:paraId="6F456398" w14:textId="09997E30" w:rsidR="00DD2AE3" w:rsidDel="00583D8D" w:rsidRDefault="00DD2AE3" w:rsidP="00F144D9">
      <w:pPr>
        <w:pStyle w:val="Heading2"/>
        <w:spacing w:after="0" w:line="480" w:lineRule="auto"/>
        <w:rPr>
          <w:del w:id="492" w:author="Author"/>
          <w:rFonts w:eastAsia="Arial"/>
        </w:rPr>
      </w:pPr>
      <w:del w:id="493" w:author="Author">
        <w:r w:rsidDel="00D639C1">
          <w:rPr>
            <w:rFonts w:eastAsia="Arial"/>
          </w:rPr>
          <w:delText xml:space="preserve">Table </w:delText>
        </w:r>
        <w:r w:rsidR="00F91498" w:rsidDel="00D639C1">
          <w:rPr>
            <w:rFonts w:eastAsia="Arial"/>
          </w:rPr>
          <w:delText>2</w:delText>
        </w:r>
        <w:r w:rsidRPr="00B22A06" w:rsidDel="00D639C1">
          <w:rPr>
            <w:rFonts w:eastAsia="Arial"/>
          </w:rPr>
          <w:delText xml:space="preserve">. </w:delText>
        </w:r>
        <w:r w:rsidDel="00D639C1">
          <w:rPr>
            <w:rFonts w:eastAsia="Arial"/>
          </w:rPr>
          <w:delText>Expert-based disaster risk assessment matrix</w:delText>
        </w:r>
        <w:r w:rsidRPr="00B22A06" w:rsidDel="00D639C1">
          <w:rPr>
            <w:rFonts w:eastAsia="Arial"/>
          </w:rPr>
          <w:delText>.</w:delText>
        </w:r>
      </w:del>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693"/>
        <w:gridCol w:w="1275"/>
        <w:gridCol w:w="1276"/>
        <w:gridCol w:w="1276"/>
        <w:gridCol w:w="1276"/>
        <w:gridCol w:w="1219"/>
      </w:tblGrid>
      <w:tr w:rsidR="00583D8D" w:rsidRPr="00421FCD" w14:paraId="5B0C5A47" w14:textId="77777777" w:rsidTr="00A91EA2">
        <w:trPr>
          <w:jc w:val="center"/>
          <w:ins w:id="494" w:author="Author"/>
        </w:trPr>
        <w:tc>
          <w:tcPr>
            <w:tcW w:w="9144" w:type="dxa"/>
            <w:gridSpan w:val="7"/>
          </w:tcPr>
          <w:p w14:paraId="1D0EC79C" w14:textId="77777777" w:rsidR="00583D8D" w:rsidRPr="004D514F" w:rsidRDefault="00583D8D" w:rsidP="00A91EA2">
            <w:pPr>
              <w:pStyle w:val="Normal1"/>
              <w:keepNext/>
              <w:keepLines/>
              <w:spacing w:after="80"/>
              <w:rPr>
                <w:ins w:id="495" w:author="Author"/>
                <w:b/>
                <w:bCs/>
                <w:sz w:val="26"/>
                <w:szCs w:val="18"/>
                <w:lang w:eastAsia="zh-CN"/>
              </w:rPr>
            </w:pPr>
            <w:ins w:id="496" w:author="Author">
              <w:r w:rsidRPr="004D514F">
                <w:rPr>
                  <w:b/>
                  <w:bCs/>
                  <w:sz w:val="26"/>
                  <w:szCs w:val="18"/>
                  <w:lang w:eastAsia="zh-CN"/>
                </w:rPr>
                <w:t>Risk Level</w:t>
              </w:r>
            </w:ins>
          </w:p>
        </w:tc>
      </w:tr>
      <w:tr w:rsidR="00583D8D" w:rsidRPr="00421FCD" w14:paraId="489F97BD" w14:textId="77777777" w:rsidTr="00A91EA2">
        <w:trPr>
          <w:jc w:val="center"/>
          <w:ins w:id="497" w:author="Author"/>
        </w:trPr>
        <w:tc>
          <w:tcPr>
            <w:tcW w:w="1129" w:type="dxa"/>
          </w:tcPr>
          <w:p w14:paraId="03F02EE3" w14:textId="77777777" w:rsidR="00583D8D" w:rsidRPr="00981131" w:rsidRDefault="00583D8D" w:rsidP="00A91EA2">
            <w:pPr>
              <w:pStyle w:val="Normal1"/>
              <w:keepNext/>
              <w:keepLines/>
              <w:spacing w:after="80"/>
              <w:rPr>
                <w:ins w:id="498" w:author="Author"/>
                <w:b/>
                <w:bCs/>
                <w:sz w:val="18"/>
                <w:szCs w:val="18"/>
                <w:lang w:eastAsia="zh-CN"/>
              </w:rPr>
            </w:pPr>
          </w:p>
        </w:tc>
        <w:tc>
          <w:tcPr>
            <w:tcW w:w="1693" w:type="dxa"/>
          </w:tcPr>
          <w:p w14:paraId="30436CD1" w14:textId="77777777" w:rsidR="00583D8D" w:rsidRPr="00981131" w:rsidRDefault="00583D8D" w:rsidP="00A91EA2">
            <w:pPr>
              <w:pStyle w:val="Normal1"/>
              <w:keepNext/>
              <w:keepLines/>
              <w:spacing w:after="80"/>
              <w:rPr>
                <w:ins w:id="499" w:author="Author"/>
                <w:b/>
                <w:bCs/>
                <w:sz w:val="18"/>
                <w:szCs w:val="18"/>
                <w:lang w:eastAsia="zh-CN"/>
              </w:rPr>
            </w:pPr>
          </w:p>
        </w:tc>
        <w:tc>
          <w:tcPr>
            <w:tcW w:w="6322" w:type="dxa"/>
            <w:gridSpan w:val="5"/>
          </w:tcPr>
          <w:p w14:paraId="25B26A2A" w14:textId="77777777" w:rsidR="00583D8D" w:rsidRPr="00981131" w:rsidRDefault="00583D8D" w:rsidP="00A91EA2">
            <w:pPr>
              <w:pStyle w:val="Normal1"/>
              <w:keepNext/>
              <w:keepLines/>
              <w:spacing w:after="80"/>
              <w:rPr>
                <w:ins w:id="500" w:author="Author"/>
                <w:b/>
                <w:bCs/>
                <w:sz w:val="18"/>
                <w:szCs w:val="18"/>
                <w:lang w:eastAsia="zh-CN"/>
              </w:rPr>
            </w:pPr>
            <w:ins w:id="501" w:author="Author">
              <w:r w:rsidRPr="00981131">
                <w:rPr>
                  <w:b/>
                  <w:bCs/>
                  <w:sz w:val="18"/>
                  <w:szCs w:val="18"/>
                  <w:lang w:eastAsia="zh-CN"/>
                </w:rPr>
                <w:t>Influence</w:t>
              </w:r>
              <w:r>
                <w:rPr>
                  <w:b/>
                  <w:bCs/>
                  <w:sz w:val="18"/>
                  <w:szCs w:val="18"/>
                  <w:lang w:eastAsia="zh-CN"/>
                </w:rPr>
                <w:t xml:space="preserve"> (million)</w:t>
              </w:r>
            </w:ins>
          </w:p>
        </w:tc>
      </w:tr>
      <w:tr w:rsidR="00583D8D" w:rsidRPr="00421FCD" w14:paraId="5997242E" w14:textId="77777777" w:rsidTr="00A91EA2">
        <w:trPr>
          <w:jc w:val="center"/>
          <w:ins w:id="502" w:author="Author"/>
        </w:trPr>
        <w:tc>
          <w:tcPr>
            <w:tcW w:w="1129" w:type="dxa"/>
          </w:tcPr>
          <w:p w14:paraId="2D8CF644" w14:textId="77777777" w:rsidR="00583D8D" w:rsidRPr="00981131" w:rsidRDefault="00583D8D" w:rsidP="00A91EA2">
            <w:pPr>
              <w:pStyle w:val="Normal1"/>
              <w:keepNext/>
              <w:keepLines/>
              <w:spacing w:after="80"/>
              <w:rPr>
                <w:ins w:id="503" w:author="Author"/>
                <w:sz w:val="18"/>
                <w:szCs w:val="18"/>
              </w:rPr>
            </w:pPr>
            <w:ins w:id="504" w:author="Author">
              <w:r w:rsidRPr="00981131">
                <w:rPr>
                  <w:b/>
                  <w:bCs/>
                  <w:sz w:val="18"/>
                  <w:szCs w:val="18"/>
                  <w:lang w:eastAsia="zh-CN"/>
                </w:rPr>
                <w:t>Sentiments</w:t>
              </w:r>
            </w:ins>
          </w:p>
        </w:tc>
        <w:tc>
          <w:tcPr>
            <w:tcW w:w="1693" w:type="dxa"/>
          </w:tcPr>
          <w:p w14:paraId="13D068EB" w14:textId="77777777" w:rsidR="00583D8D" w:rsidRDefault="00583D8D" w:rsidP="00A91EA2">
            <w:pPr>
              <w:pStyle w:val="Normal1"/>
              <w:keepNext/>
              <w:keepLines/>
              <w:spacing w:after="80"/>
              <w:rPr>
                <w:ins w:id="505" w:author="Author"/>
                <w:b/>
                <w:bCs/>
                <w:sz w:val="18"/>
                <w:szCs w:val="18"/>
                <w:lang w:eastAsia="zh-CN"/>
              </w:rPr>
            </w:pPr>
            <w:ins w:id="506" w:author="Author">
              <w:r w:rsidRPr="00981131">
                <w:rPr>
                  <w:b/>
                  <w:bCs/>
                  <w:sz w:val="18"/>
                  <w:szCs w:val="18"/>
                  <w:lang w:eastAsia="zh-CN"/>
                </w:rPr>
                <w:t>Risk Expression</w:t>
              </w:r>
            </w:ins>
          </w:p>
          <w:p w14:paraId="3D55CD86" w14:textId="77777777" w:rsidR="00583D8D" w:rsidRPr="00D378C1" w:rsidRDefault="00583D8D" w:rsidP="00A91EA2">
            <w:pPr>
              <w:pStyle w:val="Normal1"/>
              <w:keepNext/>
              <w:keepLines/>
              <w:spacing w:after="80"/>
              <w:rPr>
                <w:ins w:id="507" w:author="Author"/>
                <w:b/>
                <w:bCs/>
                <w:sz w:val="18"/>
                <w:szCs w:val="18"/>
              </w:rPr>
            </w:pPr>
            <w:ins w:id="508" w:author="Author">
              <w:r w:rsidRPr="00D378C1">
                <w:rPr>
                  <w:b/>
                  <w:bCs/>
                  <w:sz w:val="18"/>
                  <w:szCs w:val="18"/>
                </w:rPr>
                <w:t>(%)</w:t>
              </w:r>
            </w:ins>
          </w:p>
        </w:tc>
        <w:tc>
          <w:tcPr>
            <w:tcW w:w="1275" w:type="dxa"/>
          </w:tcPr>
          <w:p w14:paraId="1FBA5277" w14:textId="77777777" w:rsidR="00583D8D" w:rsidRPr="00981131" w:rsidRDefault="00583D8D" w:rsidP="00A91EA2">
            <w:pPr>
              <w:pStyle w:val="Normal1"/>
              <w:keepNext/>
              <w:keepLines/>
              <w:spacing w:after="80"/>
              <w:rPr>
                <w:ins w:id="509" w:author="Author"/>
                <w:b/>
                <w:bCs/>
                <w:i/>
                <w:iCs/>
                <w:sz w:val="18"/>
                <w:szCs w:val="18"/>
                <w:lang w:eastAsia="zh-CN"/>
              </w:rPr>
            </w:pPr>
            <w:ins w:id="510" w:author="Author">
              <w:r w:rsidRPr="00981131">
                <w:rPr>
                  <w:b/>
                  <w:bCs/>
                  <w:i/>
                  <w:iCs/>
                  <w:sz w:val="18"/>
                  <w:szCs w:val="18"/>
                  <w:lang w:eastAsia="zh-CN"/>
                </w:rPr>
                <w:t>Low</w:t>
              </w:r>
            </w:ins>
          </w:p>
          <w:p w14:paraId="49FA6F54" w14:textId="77777777" w:rsidR="00583D8D" w:rsidRPr="00981131" w:rsidRDefault="00583D8D" w:rsidP="00A91EA2">
            <w:pPr>
              <w:pStyle w:val="Normal1"/>
              <w:keepNext/>
              <w:keepLines/>
              <w:spacing w:after="80"/>
              <w:rPr>
                <w:ins w:id="511" w:author="Author"/>
                <w:b/>
                <w:bCs/>
                <w:i/>
                <w:iCs/>
                <w:sz w:val="18"/>
                <w:szCs w:val="18"/>
              </w:rPr>
            </w:pPr>
            <w:ins w:id="512" w:author="Author">
              <w:r w:rsidRPr="00981131">
                <w:rPr>
                  <w:b/>
                  <w:bCs/>
                  <w:i/>
                  <w:iCs/>
                  <w:sz w:val="18"/>
                  <w:szCs w:val="18"/>
                  <w:lang w:eastAsia="zh-CN"/>
                </w:rPr>
                <w:t>[0, 0</w:t>
              </w:r>
              <w:r>
                <w:rPr>
                  <w:b/>
                  <w:bCs/>
                  <w:i/>
                  <w:iCs/>
                  <w:sz w:val="18"/>
                  <w:szCs w:val="18"/>
                  <w:lang w:eastAsia="zh-CN"/>
                </w:rPr>
                <w:t>.8</w:t>
              </w:r>
              <w:r w:rsidRPr="00981131">
                <w:rPr>
                  <w:b/>
                  <w:bCs/>
                  <w:i/>
                  <w:iCs/>
                  <w:sz w:val="18"/>
                  <w:szCs w:val="18"/>
                  <w:lang w:eastAsia="zh-CN"/>
                </w:rPr>
                <w:t>)</w:t>
              </w:r>
            </w:ins>
          </w:p>
        </w:tc>
        <w:tc>
          <w:tcPr>
            <w:tcW w:w="1276" w:type="dxa"/>
          </w:tcPr>
          <w:p w14:paraId="278DCA06" w14:textId="77777777" w:rsidR="00583D8D" w:rsidRPr="00981131" w:rsidRDefault="00583D8D" w:rsidP="00A91EA2">
            <w:pPr>
              <w:pStyle w:val="Normal1"/>
              <w:keepNext/>
              <w:keepLines/>
              <w:spacing w:after="80"/>
              <w:rPr>
                <w:ins w:id="513" w:author="Author"/>
                <w:b/>
                <w:bCs/>
                <w:i/>
                <w:iCs/>
                <w:sz w:val="18"/>
                <w:szCs w:val="18"/>
                <w:lang w:eastAsia="zh-CN"/>
              </w:rPr>
            </w:pPr>
            <w:ins w:id="514" w:author="Author">
              <w:r w:rsidRPr="00981131">
                <w:rPr>
                  <w:b/>
                  <w:bCs/>
                  <w:i/>
                  <w:iCs/>
                  <w:sz w:val="18"/>
                  <w:szCs w:val="18"/>
                  <w:lang w:eastAsia="zh-CN"/>
                </w:rPr>
                <w:t>Slightly low</w:t>
              </w:r>
            </w:ins>
          </w:p>
          <w:p w14:paraId="058C2039" w14:textId="77777777" w:rsidR="00583D8D" w:rsidRPr="00981131" w:rsidRDefault="00583D8D" w:rsidP="00A91EA2">
            <w:pPr>
              <w:pStyle w:val="Normal1"/>
              <w:keepNext/>
              <w:keepLines/>
              <w:spacing w:after="80"/>
              <w:rPr>
                <w:ins w:id="515" w:author="Author"/>
                <w:b/>
                <w:bCs/>
                <w:i/>
                <w:iCs/>
                <w:sz w:val="18"/>
                <w:szCs w:val="18"/>
              </w:rPr>
            </w:pPr>
            <w:ins w:id="516" w:author="Author">
              <w:r w:rsidRPr="00981131">
                <w:rPr>
                  <w:b/>
                  <w:bCs/>
                  <w:i/>
                  <w:iCs/>
                  <w:sz w:val="18"/>
                  <w:szCs w:val="18"/>
                  <w:lang w:eastAsia="zh-CN"/>
                </w:rPr>
                <w:t>[0.</w:t>
              </w:r>
              <w:r>
                <w:rPr>
                  <w:b/>
                  <w:bCs/>
                  <w:i/>
                  <w:iCs/>
                  <w:sz w:val="18"/>
                  <w:szCs w:val="18"/>
                  <w:lang w:eastAsia="zh-CN"/>
                </w:rPr>
                <w:t>8</w:t>
              </w:r>
              <w:r w:rsidRPr="00981131">
                <w:rPr>
                  <w:b/>
                  <w:bCs/>
                  <w:i/>
                  <w:iCs/>
                  <w:sz w:val="18"/>
                  <w:szCs w:val="18"/>
                  <w:lang w:eastAsia="zh-CN"/>
                </w:rPr>
                <w:t>, 1)</w:t>
              </w:r>
            </w:ins>
          </w:p>
        </w:tc>
        <w:tc>
          <w:tcPr>
            <w:tcW w:w="1276" w:type="dxa"/>
          </w:tcPr>
          <w:p w14:paraId="6BBCEE97" w14:textId="77777777" w:rsidR="00583D8D" w:rsidRPr="00981131" w:rsidRDefault="00583D8D" w:rsidP="00A91EA2">
            <w:pPr>
              <w:pStyle w:val="Normal1"/>
              <w:keepNext/>
              <w:keepLines/>
              <w:spacing w:after="80"/>
              <w:rPr>
                <w:ins w:id="517" w:author="Author"/>
                <w:b/>
                <w:bCs/>
                <w:i/>
                <w:iCs/>
                <w:sz w:val="18"/>
                <w:szCs w:val="18"/>
                <w:lang w:eastAsia="zh-CN"/>
              </w:rPr>
            </w:pPr>
            <w:ins w:id="518" w:author="Author">
              <w:r w:rsidRPr="00981131">
                <w:rPr>
                  <w:b/>
                  <w:bCs/>
                  <w:i/>
                  <w:iCs/>
                  <w:sz w:val="18"/>
                  <w:szCs w:val="18"/>
                  <w:lang w:eastAsia="zh-CN"/>
                </w:rPr>
                <w:t>Neutral</w:t>
              </w:r>
            </w:ins>
          </w:p>
          <w:p w14:paraId="4A1A066C" w14:textId="77777777" w:rsidR="00583D8D" w:rsidRPr="00981131" w:rsidRDefault="00583D8D" w:rsidP="00A91EA2">
            <w:pPr>
              <w:pStyle w:val="Normal1"/>
              <w:keepNext/>
              <w:keepLines/>
              <w:spacing w:after="80"/>
              <w:rPr>
                <w:ins w:id="519" w:author="Author"/>
                <w:b/>
                <w:bCs/>
                <w:i/>
                <w:iCs/>
                <w:sz w:val="18"/>
                <w:szCs w:val="18"/>
              </w:rPr>
            </w:pPr>
            <w:ins w:id="520" w:author="Author">
              <w:r w:rsidRPr="00981131">
                <w:rPr>
                  <w:b/>
                  <w:bCs/>
                  <w:i/>
                  <w:iCs/>
                  <w:sz w:val="18"/>
                  <w:szCs w:val="18"/>
                  <w:lang w:eastAsia="zh-CN"/>
                </w:rPr>
                <w:t xml:space="preserve">[1, </w:t>
              </w:r>
              <w:r>
                <w:rPr>
                  <w:b/>
                  <w:bCs/>
                  <w:i/>
                  <w:iCs/>
                  <w:sz w:val="18"/>
                  <w:szCs w:val="18"/>
                  <w:lang w:eastAsia="zh-CN"/>
                </w:rPr>
                <w:t>1.3</w:t>
              </w:r>
              <w:r w:rsidRPr="00981131">
                <w:rPr>
                  <w:b/>
                  <w:bCs/>
                  <w:i/>
                  <w:iCs/>
                  <w:sz w:val="18"/>
                  <w:szCs w:val="18"/>
                  <w:lang w:eastAsia="zh-CN"/>
                </w:rPr>
                <w:t>)</w:t>
              </w:r>
            </w:ins>
          </w:p>
        </w:tc>
        <w:tc>
          <w:tcPr>
            <w:tcW w:w="1276" w:type="dxa"/>
          </w:tcPr>
          <w:p w14:paraId="637548E8" w14:textId="77777777" w:rsidR="00583D8D" w:rsidRPr="00981131" w:rsidRDefault="00583D8D" w:rsidP="00A91EA2">
            <w:pPr>
              <w:pStyle w:val="Normal1"/>
              <w:keepNext/>
              <w:keepLines/>
              <w:spacing w:after="80"/>
              <w:rPr>
                <w:ins w:id="521" w:author="Author"/>
                <w:b/>
                <w:bCs/>
                <w:i/>
                <w:iCs/>
                <w:sz w:val="18"/>
                <w:szCs w:val="18"/>
                <w:lang w:eastAsia="zh-CN"/>
              </w:rPr>
            </w:pPr>
            <w:ins w:id="522" w:author="Author">
              <w:r w:rsidRPr="00981131">
                <w:rPr>
                  <w:b/>
                  <w:bCs/>
                  <w:i/>
                  <w:iCs/>
                  <w:sz w:val="18"/>
                  <w:szCs w:val="18"/>
                  <w:lang w:eastAsia="zh-CN"/>
                </w:rPr>
                <w:t>Slightly high</w:t>
              </w:r>
            </w:ins>
          </w:p>
          <w:p w14:paraId="257AC6CC" w14:textId="77777777" w:rsidR="00583D8D" w:rsidRPr="00981131" w:rsidRDefault="00583D8D" w:rsidP="00A91EA2">
            <w:pPr>
              <w:pStyle w:val="Normal1"/>
              <w:keepNext/>
              <w:keepLines/>
              <w:spacing w:after="80"/>
              <w:rPr>
                <w:ins w:id="523" w:author="Author"/>
                <w:b/>
                <w:bCs/>
                <w:i/>
                <w:iCs/>
                <w:sz w:val="18"/>
                <w:szCs w:val="18"/>
                <w:lang w:eastAsia="zh-CN"/>
              </w:rPr>
            </w:pPr>
            <w:ins w:id="524" w:author="Author">
              <w:r w:rsidRPr="00981131">
                <w:rPr>
                  <w:b/>
                  <w:bCs/>
                  <w:i/>
                  <w:iCs/>
                  <w:sz w:val="18"/>
                  <w:szCs w:val="18"/>
                  <w:lang w:eastAsia="zh-CN"/>
                </w:rPr>
                <w:t>[</w:t>
              </w:r>
              <w:r>
                <w:rPr>
                  <w:b/>
                  <w:bCs/>
                  <w:i/>
                  <w:iCs/>
                  <w:sz w:val="18"/>
                  <w:szCs w:val="18"/>
                  <w:lang w:eastAsia="zh-CN"/>
                </w:rPr>
                <w:t>1.</w:t>
              </w:r>
              <w:r w:rsidRPr="00981131">
                <w:rPr>
                  <w:b/>
                  <w:bCs/>
                  <w:i/>
                  <w:iCs/>
                  <w:sz w:val="18"/>
                  <w:szCs w:val="18"/>
                  <w:lang w:eastAsia="zh-CN"/>
                </w:rPr>
                <w:t xml:space="preserve">3, </w:t>
              </w:r>
              <w:r>
                <w:rPr>
                  <w:b/>
                  <w:bCs/>
                  <w:i/>
                  <w:iCs/>
                  <w:sz w:val="18"/>
                  <w:szCs w:val="18"/>
                  <w:lang w:eastAsia="zh-CN"/>
                </w:rPr>
                <w:t>2</w:t>
              </w:r>
              <w:r w:rsidRPr="00981131">
                <w:rPr>
                  <w:b/>
                  <w:bCs/>
                  <w:i/>
                  <w:iCs/>
                  <w:sz w:val="18"/>
                  <w:szCs w:val="18"/>
                  <w:lang w:eastAsia="zh-CN"/>
                </w:rPr>
                <w:t>)</w:t>
              </w:r>
            </w:ins>
          </w:p>
        </w:tc>
        <w:tc>
          <w:tcPr>
            <w:tcW w:w="1219" w:type="dxa"/>
          </w:tcPr>
          <w:p w14:paraId="722943C4" w14:textId="77777777" w:rsidR="00583D8D" w:rsidRPr="00981131" w:rsidRDefault="00583D8D" w:rsidP="00A91EA2">
            <w:pPr>
              <w:pStyle w:val="Normal1"/>
              <w:keepNext/>
              <w:keepLines/>
              <w:spacing w:after="80"/>
              <w:rPr>
                <w:ins w:id="525" w:author="Author"/>
                <w:b/>
                <w:bCs/>
                <w:i/>
                <w:iCs/>
                <w:sz w:val="18"/>
                <w:szCs w:val="18"/>
                <w:lang w:eastAsia="zh-CN"/>
              </w:rPr>
            </w:pPr>
            <w:ins w:id="526" w:author="Author">
              <w:r w:rsidRPr="00981131">
                <w:rPr>
                  <w:b/>
                  <w:bCs/>
                  <w:i/>
                  <w:iCs/>
                  <w:sz w:val="18"/>
                  <w:szCs w:val="18"/>
                  <w:lang w:eastAsia="zh-CN"/>
                </w:rPr>
                <w:t>High</w:t>
              </w:r>
            </w:ins>
          </w:p>
          <w:p w14:paraId="3419B73B" w14:textId="77777777" w:rsidR="00583D8D" w:rsidRPr="00981131" w:rsidRDefault="00583D8D" w:rsidP="00A91EA2">
            <w:pPr>
              <w:pStyle w:val="Normal1"/>
              <w:keepNext/>
              <w:keepLines/>
              <w:spacing w:after="80"/>
              <w:rPr>
                <w:ins w:id="527" w:author="Author"/>
                <w:b/>
                <w:bCs/>
                <w:i/>
                <w:iCs/>
                <w:sz w:val="18"/>
                <w:szCs w:val="18"/>
                <w:lang w:eastAsia="zh-CN"/>
              </w:rPr>
            </w:pPr>
            <w:ins w:id="528" w:author="Author">
              <w:r w:rsidRPr="00981131">
                <w:rPr>
                  <w:b/>
                  <w:bCs/>
                  <w:i/>
                  <w:iCs/>
                  <w:sz w:val="18"/>
                  <w:szCs w:val="18"/>
                  <w:lang w:eastAsia="zh-CN"/>
                </w:rPr>
                <w:t>[</w:t>
              </w:r>
              <w:r>
                <w:rPr>
                  <w:b/>
                  <w:bCs/>
                  <w:i/>
                  <w:iCs/>
                  <w:sz w:val="18"/>
                  <w:szCs w:val="18"/>
                  <w:lang w:eastAsia="zh-CN"/>
                </w:rPr>
                <w:t>2</w:t>
              </w:r>
              <w:r w:rsidRPr="00981131">
                <w:rPr>
                  <w:b/>
                  <w:bCs/>
                  <w:i/>
                  <w:iCs/>
                  <w:sz w:val="18"/>
                  <w:szCs w:val="18"/>
                  <w:lang w:eastAsia="zh-CN"/>
                </w:rPr>
                <w:t>, +</w:t>
              </w:r>
              <w:r w:rsidRPr="00981131">
                <w:rPr>
                  <w:rFonts w:hint="eastAsia"/>
                  <w:b/>
                  <w:bCs/>
                  <w:i/>
                  <w:iCs/>
                  <w:sz w:val="18"/>
                  <w:szCs w:val="18"/>
                  <w:lang w:eastAsia="zh-CN"/>
                </w:rPr>
                <w:t>∞</w:t>
              </w:r>
              <w:r w:rsidRPr="00981131">
                <w:rPr>
                  <w:b/>
                  <w:bCs/>
                  <w:i/>
                  <w:iCs/>
                  <w:sz w:val="18"/>
                  <w:szCs w:val="18"/>
                  <w:lang w:eastAsia="zh-CN"/>
                </w:rPr>
                <w:t xml:space="preserve">) </w:t>
              </w:r>
            </w:ins>
          </w:p>
        </w:tc>
      </w:tr>
      <w:tr w:rsidR="00583D8D" w:rsidRPr="00421FCD" w14:paraId="6A9DBA48" w14:textId="77777777" w:rsidTr="00A91EA2">
        <w:trPr>
          <w:jc w:val="center"/>
          <w:ins w:id="529" w:author="Author"/>
        </w:trPr>
        <w:tc>
          <w:tcPr>
            <w:tcW w:w="1129" w:type="dxa"/>
            <w:vMerge w:val="restart"/>
          </w:tcPr>
          <w:p w14:paraId="1653D912" w14:textId="77777777" w:rsidR="00583D8D" w:rsidRPr="00981131" w:rsidRDefault="00583D8D" w:rsidP="00A91EA2">
            <w:pPr>
              <w:pStyle w:val="Normal1"/>
              <w:keepNext/>
              <w:keepLines/>
              <w:spacing w:after="80"/>
              <w:rPr>
                <w:ins w:id="530" w:author="Author"/>
                <w:b/>
                <w:bCs/>
                <w:i/>
                <w:iCs/>
                <w:sz w:val="18"/>
                <w:szCs w:val="18"/>
              </w:rPr>
            </w:pPr>
            <w:ins w:id="531" w:author="Author">
              <w:r w:rsidRPr="00981131">
                <w:rPr>
                  <w:b/>
                  <w:bCs/>
                  <w:i/>
                  <w:iCs/>
                  <w:sz w:val="18"/>
                  <w:szCs w:val="18"/>
                  <w:lang w:eastAsia="zh-CN"/>
                </w:rPr>
                <w:t xml:space="preserve"> [7, 9]</w:t>
              </w:r>
            </w:ins>
          </w:p>
        </w:tc>
        <w:tc>
          <w:tcPr>
            <w:tcW w:w="1693" w:type="dxa"/>
          </w:tcPr>
          <w:p w14:paraId="29BB51A5" w14:textId="77777777" w:rsidR="00583D8D" w:rsidRPr="00981131" w:rsidRDefault="00583D8D" w:rsidP="00A91EA2">
            <w:pPr>
              <w:pStyle w:val="Normal1"/>
              <w:keepNext/>
              <w:keepLines/>
              <w:spacing w:after="80"/>
              <w:rPr>
                <w:ins w:id="532" w:author="Author"/>
                <w:b/>
                <w:bCs/>
                <w:i/>
                <w:iCs/>
                <w:sz w:val="18"/>
                <w:szCs w:val="18"/>
              </w:rPr>
            </w:pPr>
            <w:ins w:id="533" w:author="Author">
              <w:r w:rsidRPr="00981131">
                <w:rPr>
                  <w:b/>
                  <w:bCs/>
                  <w:i/>
                  <w:iCs/>
                  <w:sz w:val="18"/>
                  <w:szCs w:val="18"/>
                  <w:lang w:eastAsia="zh-CN"/>
                </w:rPr>
                <w:t>Least</w:t>
              </w:r>
              <w:r>
                <w:rPr>
                  <w:b/>
                  <w:bCs/>
                  <w:i/>
                  <w:iCs/>
                  <w:sz w:val="18"/>
                  <w:szCs w:val="18"/>
                  <w:lang w:eastAsia="zh-CN"/>
                </w:rPr>
                <w:t xml:space="preserve"> [0, 1</w:t>
              </w:r>
              <w:r w:rsidRPr="00981131">
                <w:rPr>
                  <w:b/>
                  <w:bCs/>
                  <w:i/>
                  <w:iCs/>
                  <w:sz w:val="18"/>
                  <w:szCs w:val="18"/>
                  <w:lang w:eastAsia="zh-CN"/>
                </w:rPr>
                <w:t>)</w:t>
              </w:r>
            </w:ins>
          </w:p>
        </w:tc>
        <w:tc>
          <w:tcPr>
            <w:tcW w:w="1275" w:type="dxa"/>
            <w:shd w:val="clear" w:color="auto" w:fill="FDE9D9" w:themeFill="accent6" w:themeFillTint="33"/>
          </w:tcPr>
          <w:p w14:paraId="1237F312" w14:textId="77777777" w:rsidR="00583D8D" w:rsidRPr="00981131" w:rsidRDefault="00583D8D" w:rsidP="00A91EA2">
            <w:pPr>
              <w:pStyle w:val="Normal1"/>
              <w:keepNext/>
              <w:keepLines/>
              <w:spacing w:after="80"/>
              <w:rPr>
                <w:ins w:id="534" w:author="Author"/>
                <w:sz w:val="18"/>
                <w:szCs w:val="18"/>
              </w:rPr>
            </w:pPr>
            <w:ins w:id="535" w:author="Author">
              <w:r w:rsidRPr="00981131">
                <w:rPr>
                  <w:sz w:val="18"/>
                  <w:szCs w:val="18"/>
                  <w:lang w:eastAsia="zh-CN"/>
                </w:rPr>
                <w:t>Slightly high</w:t>
              </w:r>
            </w:ins>
          </w:p>
        </w:tc>
        <w:tc>
          <w:tcPr>
            <w:tcW w:w="1276" w:type="dxa"/>
            <w:shd w:val="clear" w:color="auto" w:fill="FDE9D9" w:themeFill="accent6" w:themeFillTint="33"/>
          </w:tcPr>
          <w:p w14:paraId="0774C200" w14:textId="77777777" w:rsidR="00583D8D" w:rsidRPr="00981131" w:rsidRDefault="00583D8D" w:rsidP="00A91EA2">
            <w:pPr>
              <w:pStyle w:val="Normal1"/>
              <w:keepNext/>
              <w:keepLines/>
              <w:spacing w:after="80"/>
              <w:rPr>
                <w:ins w:id="536" w:author="Author"/>
                <w:sz w:val="18"/>
                <w:szCs w:val="18"/>
              </w:rPr>
            </w:pPr>
            <w:ins w:id="537" w:author="Author">
              <w:r w:rsidRPr="00981131">
                <w:rPr>
                  <w:sz w:val="18"/>
                  <w:szCs w:val="18"/>
                  <w:lang w:eastAsia="zh-CN"/>
                </w:rPr>
                <w:t>Slightly high</w:t>
              </w:r>
            </w:ins>
          </w:p>
        </w:tc>
        <w:tc>
          <w:tcPr>
            <w:tcW w:w="1276" w:type="dxa"/>
            <w:shd w:val="clear" w:color="auto" w:fill="FDE9D9" w:themeFill="accent6" w:themeFillTint="33"/>
          </w:tcPr>
          <w:p w14:paraId="25431FEA" w14:textId="77777777" w:rsidR="00583D8D" w:rsidRPr="00981131" w:rsidRDefault="00583D8D" w:rsidP="00A91EA2">
            <w:pPr>
              <w:pStyle w:val="Normal1"/>
              <w:keepNext/>
              <w:keepLines/>
              <w:spacing w:after="80"/>
              <w:rPr>
                <w:ins w:id="538" w:author="Author"/>
                <w:sz w:val="18"/>
                <w:szCs w:val="18"/>
              </w:rPr>
            </w:pPr>
            <w:ins w:id="539" w:author="Author">
              <w:r w:rsidRPr="00981131">
                <w:rPr>
                  <w:sz w:val="18"/>
                  <w:szCs w:val="18"/>
                  <w:lang w:eastAsia="zh-CN"/>
                </w:rPr>
                <w:t>Slightly high</w:t>
              </w:r>
            </w:ins>
          </w:p>
        </w:tc>
        <w:tc>
          <w:tcPr>
            <w:tcW w:w="1276" w:type="dxa"/>
            <w:shd w:val="clear" w:color="auto" w:fill="FBD4B4" w:themeFill="accent6" w:themeFillTint="66"/>
          </w:tcPr>
          <w:p w14:paraId="1B2C2A67" w14:textId="77777777" w:rsidR="00583D8D" w:rsidRPr="00981131" w:rsidRDefault="00583D8D" w:rsidP="00A91EA2">
            <w:pPr>
              <w:pStyle w:val="Normal1"/>
              <w:keepNext/>
              <w:keepLines/>
              <w:spacing w:after="80"/>
              <w:rPr>
                <w:ins w:id="540" w:author="Author"/>
                <w:sz w:val="18"/>
                <w:szCs w:val="18"/>
              </w:rPr>
            </w:pPr>
            <w:ins w:id="541" w:author="Author">
              <w:r w:rsidRPr="00981131">
                <w:rPr>
                  <w:sz w:val="18"/>
                  <w:szCs w:val="18"/>
                  <w:lang w:eastAsia="zh-CN"/>
                </w:rPr>
                <w:t>Hig</w:t>
              </w:r>
              <w:r>
                <w:rPr>
                  <w:sz w:val="18"/>
                  <w:szCs w:val="18"/>
                  <w:lang w:eastAsia="zh-CN"/>
                </w:rPr>
                <w:t>h</w:t>
              </w:r>
            </w:ins>
          </w:p>
        </w:tc>
        <w:tc>
          <w:tcPr>
            <w:tcW w:w="1219" w:type="dxa"/>
            <w:shd w:val="clear" w:color="auto" w:fill="FABF8F" w:themeFill="accent6" w:themeFillTint="99"/>
          </w:tcPr>
          <w:p w14:paraId="08637575" w14:textId="77777777" w:rsidR="00583D8D" w:rsidRPr="00981131" w:rsidRDefault="00583D8D" w:rsidP="00A91EA2">
            <w:pPr>
              <w:pStyle w:val="Normal1"/>
              <w:keepNext/>
              <w:keepLines/>
              <w:spacing w:after="80"/>
              <w:rPr>
                <w:ins w:id="542" w:author="Author"/>
                <w:sz w:val="18"/>
                <w:szCs w:val="18"/>
              </w:rPr>
            </w:pPr>
            <w:ins w:id="543" w:author="Author">
              <w:r w:rsidRPr="00981131">
                <w:rPr>
                  <w:sz w:val="18"/>
                  <w:szCs w:val="18"/>
                  <w:lang w:eastAsia="zh-CN"/>
                </w:rPr>
                <w:t>Higher</w:t>
              </w:r>
            </w:ins>
          </w:p>
        </w:tc>
      </w:tr>
      <w:tr w:rsidR="00583D8D" w:rsidRPr="00421FCD" w14:paraId="3DE5158F" w14:textId="77777777" w:rsidTr="00A91EA2">
        <w:trPr>
          <w:jc w:val="center"/>
          <w:ins w:id="544" w:author="Author"/>
        </w:trPr>
        <w:tc>
          <w:tcPr>
            <w:tcW w:w="1129" w:type="dxa"/>
            <w:vMerge/>
          </w:tcPr>
          <w:p w14:paraId="40003F83" w14:textId="77777777" w:rsidR="00583D8D" w:rsidRPr="00981131" w:rsidRDefault="00583D8D" w:rsidP="00A91EA2">
            <w:pPr>
              <w:pStyle w:val="Normal1"/>
              <w:keepNext/>
              <w:keepLines/>
              <w:spacing w:after="80"/>
              <w:rPr>
                <w:ins w:id="545" w:author="Author"/>
                <w:b/>
                <w:bCs/>
                <w:i/>
                <w:iCs/>
                <w:sz w:val="18"/>
                <w:szCs w:val="18"/>
              </w:rPr>
            </w:pPr>
          </w:p>
        </w:tc>
        <w:tc>
          <w:tcPr>
            <w:tcW w:w="1693" w:type="dxa"/>
          </w:tcPr>
          <w:p w14:paraId="649158E2" w14:textId="77777777" w:rsidR="00583D8D" w:rsidRPr="00981131" w:rsidRDefault="00583D8D" w:rsidP="00A91EA2">
            <w:pPr>
              <w:pStyle w:val="Normal1"/>
              <w:keepNext/>
              <w:keepLines/>
              <w:spacing w:after="80"/>
              <w:rPr>
                <w:ins w:id="546" w:author="Author"/>
                <w:b/>
                <w:bCs/>
                <w:i/>
                <w:iCs/>
                <w:sz w:val="18"/>
                <w:szCs w:val="18"/>
              </w:rPr>
            </w:pPr>
            <w:ins w:id="547" w:author="Author">
              <w:r w:rsidRPr="00981131">
                <w:rPr>
                  <w:b/>
                  <w:bCs/>
                  <w:i/>
                  <w:iCs/>
                  <w:sz w:val="18"/>
                  <w:szCs w:val="18"/>
                  <w:lang w:eastAsia="zh-CN"/>
                </w:rPr>
                <w:t>Less</w:t>
              </w:r>
              <w:r>
                <w:rPr>
                  <w:b/>
                  <w:bCs/>
                  <w:i/>
                  <w:iCs/>
                  <w:sz w:val="18"/>
                  <w:szCs w:val="18"/>
                  <w:lang w:eastAsia="zh-CN"/>
                </w:rPr>
                <w:t xml:space="preserve"> [1, 1.1</w:t>
              </w:r>
              <w:r w:rsidRPr="00981131">
                <w:rPr>
                  <w:b/>
                  <w:bCs/>
                  <w:i/>
                  <w:iCs/>
                  <w:sz w:val="18"/>
                  <w:szCs w:val="18"/>
                  <w:lang w:eastAsia="zh-CN"/>
                </w:rPr>
                <w:t>)</w:t>
              </w:r>
            </w:ins>
          </w:p>
        </w:tc>
        <w:tc>
          <w:tcPr>
            <w:tcW w:w="1275" w:type="dxa"/>
            <w:shd w:val="clear" w:color="auto" w:fill="FDE9D9" w:themeFill="accent6" w:themeFillTint="33"/>
          </w:tcPr>
          <w:p w14:paraId="370BBD34" w14:textId="77777777" w:rsidR="00583D8D" w:rsidRPr="00981131" w:rsidRDefault="00583D8D" w:rsidP="00A91EA2">
            <w:pPr>
              <w:pStyle w:val="Normal1"/>
              <w:keepNext/>
              <w:keepLines/>
              <w:spacing w:after="80"/>
              <w:rPr>
                <w:ins w:id="548" w:author="Author"/>
                <w:sz w:val="18"/>
                <w:szCs w:val="18"/>
              </w:rPr>
            </w:pPr>
            <w:ins w:id="549" w:author="Author">
              <w:r w:rsidRPr="00981131">
                <w:rPr>
                  <w:sz w:val="18"/>
                  <w:szCs w:val="18"/>
                  <w:lang w:eastAsia="zh-CN"/>
                </w:rPr>
                <w:t>Slightly high</w:t>
              </w:r>
            </w:ins>
          </w:p>
        </w:tc>
        <w:tc>
          <w:tcPr>
            <w:tcW w:w="1276" w:type="dxa"/>
            <w:shd w:val="clear" w:color="auto" w:fill="FDE9D9" w:themeFill="accent6" w:themeFillTint="33"/>
          </w:tcPr>
          <w:p w14:paraId="58664B55" w14:textId="77777777" w:rsidR="00583D8D" w:rsidRPr="00981131" w:rsidRDefault="00583D8D" w:rsidP="00A91EA2">
            <w:pPr>
              <w:pStyle w:val="Normal1"/>
              <w:keepNext/>
              <w:keepLines/>
              <w:spacing w:after="80"/>
              <w:rPr>
                <w:ins w:id="550" w:author="Author"/>
                <w:sz w:val="18"/>
                <w:szCs w:val="18"/>
              </w:rPr>
            </w:pPr>
            <w:ins w:id="551" w:author="Author">
              <w:r w:rsidRPr="00981131">
                <w:rPr>
                  <w:sz w:val="18"/>
                  <w:szCs w:val="18"/>
                  <w:lang w:eastAsia="zh-CN"/>
                </w:rPr>
                <w:t>Slightly high</w:t>
              </w:r>
            </w:ins>
          </w:p>
        </w:tc>
        <w:tc>
          <w:tcPr>
            <w:tcW w:w="1276" w:type="dxa"/>
            <w:shd w:val="clear" w:color="auto" w:fill="FBD4B4" w:themeFill="accent6" w:themeFillTint="66"/>
          </w:tcPr>
          <w:p w14:paraId="6764D4BE" w14:textId="77777777" w:rsidR="00583D8D" w:rsidRPr="00981131" w:rsidRDefault="00583D8D" w:rsidP="00A91EA2">
            <w:pPr>
              <w:pStyle w:val="Normal1"/>
              <w:keepNext/>
              <w:keepLines/>
              <w:spacing w:after="80"/>
              <w:rPr>
                <w:ins w:id="552" w:author="Author"/>
                <w:sz w:val="18"/>
                <w:szCs w:val="18"/>
              </w:rPr>
            </w:pPr>
            <w:ins w:id="553" w:author="Author">
              <w:r w:rsidRPr="00981131">
                <w:rPr>
                  <w:sz w:val="18"/>
                  <w:szCs w:val="18"/>
                  <w:lang w:eastAsia="zh-CN"/>
                </w:rPr>
                <w:t>High</w:t>
              </w:r>
            </w:ins>
          </w:p>
        </w:tc>
        <w:tc>
          <w:tcPr>
            <w:tcW w:w="1276" w:type="dxa"/>
            <w:shd w:val="clear" w:color="auto" w:fill="FABF8F" w:themeFill="accent6" w:themeFillTint="99"/>
          </w:tcPr>
          <w:p w14:paraId="22426733" w14:textId="77777777" w:rsidR="00583D8D" w:rsidRPr="00981131" w:rsidRDefault="00583D8D" w:rsidP="00A91EA2">
            <w:pPr>
              <w:pStyle w:val="Normal1"/>
              <w:keepNext/>
              <w:keepLines/>
              <w:spacing w:after="80"/>
              <w:rPr>
                <w:ins w:id="554" w:author="Author"/>
                <w:sz w:val="18"/>
                <w:szCs w:val="18"/>
              </w:rPr>
            </w:pPr>
            <w:ins w:id="555" w:author="Author">
              <w:r w:rsidRPr="00981131">
                <w:rPr>
                  <w:sz w:val="18"/>
                  <w:szCs w:val="18"/>
                  <w:lang w:eastAsia="zh-CN"/>
                </w:rPr>
                <w:t>Higher</w:t>
              </w:r>
            </w:ins>
          </w:p>
        </w:tc>
        <w:tc>
          <w:tcPr>
            <w:tcW w:w="1219" w:type="dxa"/>
            <w:shd w:val="clear" w:color="auto" w:fill="FABF8F" w:themeFill="accent6" w:themeFillTint="99"/>
          </w:tcPr>
          <w:p w14:paraId="687DD1C3" w14:textId="77777777" w:rsidR="00583D8D" w:rsidRPr="00981131" w:rsidRDefault="00583D8D" w:rsidP="00A91EA2">
            <w:pPr>
              <w:pStyle w:val="Normal1"/>
              <w:keepNext/>
              <w:keepLines/>
              <w:spacing w:after="80"/>
              <w:rPr>
                <w:ins w:id="556" w:author="Author"/>
                <w:sz w:val="18"/>
                <w:szCs w:val="18"/>
              </w:rPr>
            </w:pPr>
            <w:ins w:id="557" w:author="Author">
              <w:r w:rsidRPr="00981131">
                <w:rPr>
                  <w:sz w:val="18"/>
                  <w:szCs w:val="18"/>
                  <w:lang w:eastAsia="zh-CN"/>
                </w:rPr>
                <w:t>Higher</w:t>
              </w:r>
            </w:ins>
          </w:p>
        </w:tc>
      </w:tr>
      <w:tr w:rsidR="00583D8D" w:rsidRPr="00421FCD" w14:paraId="2ECB519A" w14:textId="77777777" w:rsidTr="00A91EA2">
        <w:trPr>
          <w:jc w:val="center"/>
          <w:ins w:id="558" w:author="Author"/>
        </w:trPr>
        <w:tc>
          <w:tcPr>
            <w:tcW w:w="1129" w:type="dxa"/>
            <w:vMerge/>
          </w:tcPr>
          <w:p w14:paraId="1878E21F" w14:textId="77777777" w:rsidR="00583D8D" w:rsidRPr="00981131" w:rsidRDefault="00583D8D" w:rsidP="00A91EA2">
            <w:pPr>
              <w:pStyle w:val="Normal1"/>
              <w:keepNext/>
              <w:keepLines/>
              <w:spacing w:after="80"/>
              <w:rPr>
                <w:ins w:id="559" w:author="Author"/>
                <w:b/>
                <w:bCs/>
                <w:i/>
                <w:iCs/>
                <w:sz w:val="18"/>
                <w:szCs w:val="18"/>
              </w:rPr>
            </w:pPr>
          </w:p>
        </w:tc>
        <w:tc>
          <w:tcPr>
            <w:tcW w:w="1693" w:type="dxa"/>
          </w:tcPr>
          <w:p w14:paraId="70878A90" w14:textId="77777777" w:rsidR="00583D8D" w:rsidRPr="00981131" w:rsidRDefault="00583D8D" w:rsidP="00A91EA2">
            <w:pPr>
              <w:pStyle w:val="Normal1"/>
              <w:keepNext/>
              <w:keepLines/>
              <w:spacing w:after="80"/>
              <w:rPr>
                <w:ins w:id="560" w:author="Author"/>
                <w:b/>
                <w:bCs/>
                <w:i/>
                <w:iCs/>
                <w:sz w:val="18"/>
                <w:szCs w:val="18"/>
              </w:rPr>
            </w:pPr>
            <w:ins w:id="561" w:author="Author">
              <w:r w:rsidRPr="00981131">
                <w:rPr>
                  <w:b/>
                  <w:bCs/>
                  <w:i/>
                  <w:iCs/>
                  <w:sz w:val="18"/>
                  <w:szCs w:val="18"/>
                  <w:lang w:eastAsia="zh-CN"/>
                </w:rPr>
                <w:t>Average</w:t>
              </w:r>
              <w:r>
                <w:rPr>
                  <w:b/>
                  <w:bCs/>
                  <w:i/>
                  <w:iCs/>
                  <w:sz w:val="18"/>
                  <w:szCs w:val="18"/>
                  <w:lang w:eastAsia="zh-CN"/>
                </w:rPr>
                <w:t xml:space="preserve"> [1.1, 1.25</w:t>
              </w:r>
              <w:r w:rsidRPr="00981131">
                <w:rPr>
                  <w:b/>
                  <w:bCs/>
                  <w:i/>
                  <w:iCs/>
                  <w:sz w:val="18"/>
                  <w:szCs w:val="18"/>
                  <w:lang w:eastAsia="zh-CN"/>
                </w:rPr>
                <w:t>)</w:t>
              </w:r>
            </w:ins>
          </w:p>
        </w:tc>
        <w:tc>
          <w:tcPr>
            <w:tcW w:w="1275" w:type="dxa"/>
            <w:shd w:val="clear" w:color="auto" w:fill="FDE9D9" w:themeFill="accent6" w:themeFillTint="33"/>
          </w:tcPr>
          <w:p w14:paraId="1ADBA535" w14:textId="77777777" w:rsidR="00583D8D" w:rsidRPr="00981131" w:rsidRDefault="00583D8D" w:rsidP="00A91EA2">
            <w:pPr>
              <w:pStyle w:val="Normal1"/>
              <w:keepNext/>
              <w:keepLines/>
              <w:spacing w:after="80"/>
              <w:rPr>
                <w:ins w:id="562" w:author="Author"/>
                <w:sz w:val="18"/>
                <w:szCs w:val="18"/>
              </w:rPr>
            </w:pPr>
            <w:ins w:id="563" w:author="Author">
              <w:r w:rsidRPr="00981131">
                <w:rPr>
                  <w:sz w:val="18"/>
                  <w:szCs w:val="18"/>
                  <w:lang w:eastAsia="zh-CN"/>
                </w:rPr>
                <w:t>Slightly high</w:t>
              </w:r>
            </w:ins>
          </w:p>
        </w:tc>
        <w:tc>
          <w:tcPr>
            <w:tcW w:w="1276" w:type="dxa"/>
            <w:shd w:val="clear" w:color="auto" w:fill="FBD4B4" w:themeFill="accent6" w:themeFillTint="66"/>
          </w:tcPr>
          <w:p w14:paraId="775DB57F" w14:textId="77777777" w:rsidR="00583D8D" w:rsidRPr="00981131" w:rsidRDefault="00583D8D" w:rsidP="00A91EA2">
            <w:pPr>
              <w:pStyle w:val="Normal1"/>
              <w:keepNext/>
              <w:keepLines/>
              <w:spacing w:after="80"/>
              <w:rPr>
                <w:ins w:id="564" w:author="Author"/>
                <w:sz w:val="18"/>
                <w:szCs w:val="18"/>
              </w:rPr>
            </w:pPr>
            <w:ins w:id="565" w:author="Author">
              <w:r w:rsidRPr="00981131">
                <w:rPr>
                  <w:sz w:val="18"/>
                  <w:szCs w:val="18"/>
                  <w:lang w:eastAsia="zh-CN"/>
                </w:rPr>
                <w:t>High</w:t>
              </w:r>
            </w:ins>
          </w:p>
        </w:tc>
        <w:tc>
          <w:tcPr>
            <w:tcW w:w="1276" w:type="dxa"/>
            <w:shd w:val="clear" w:color="auto" w:fill="FABF8F" w:themeFill="accent6" w:themeFillTint="99"/>
          </w:tcPr>
          <w:p w14:paraId="6108C1C5" w14:textId="77777777" w:rsidR="00583D8D" w:rsidRPr="00981131" w:rsidRDefault="00583D8D" w:rsidP="00A91EA2">
            <w:pPr>
              <w:pStyle w:val="Normal1"/>
              <w:keepNext/>
              <w:keepLines/>
              <w:spacing w:after="80"/>
              <w:rPr>
                <w:ins w:id="566" w:author="Author"/>
                <w:sz w:val="18"/>
                <w:szCs w:val="18"/>
              </w:rPr>
            </w:pPr>
            <w:ins w:id="567" w:author="Author">
              <w:r w:rsidRPr="00981131">
                <w:rPr>
                  <w:sz w:val="18"/>
                  <w:szCs w:val="18"/>
                  <w:lang w:eastAsia="zh-CN"/>
                </w:rPr>
                <w:t>High</w:t>
              </w:r>
              <w:r>
                <w:rPr>
                  <w:sz w:val="18"/>
                  <w:szCs w:val="18"/>
                  <w:lang w:eastAsia="zh-CN"/>
                </w:rPr>
                <w:t>er</w:t>
              </w:r>
            </w:ins>
          </w:p>
        </w:tc>
        <w:tc>
          <w:tcPr>
            <w:tcW w:w="1276" w:type="dxa"/>
            <w:shd w:val="clear" w:color="auto" w:fill="FABF8F" w:themeFill="accent6" w:themeFillTint="99"/>
          </w:tcPr>
          <w:p w14:paraId="27FE8D7E" w14:textId="77777777" w:rsidR="00583D8D" w:rsidRPr="00981131" w:rsidRDefault="00583D8D" w:rsidP="00A91EA2">
            <w:pPr>
              <w:pStyle w:val="Normal1"/>
              <w:keepNext/>
              <w:keepLines/>
              <w:spacing w:after="80"/>
              <w:rPr>
                <w:ins w:id="568" w:author="Author"/>
                <w:sz w:val="18"/>
                <w:szCs w:val="18"/>
              </w:rPr>
            </w:pPr>
            <w:ins w:id="569" w:author="Author">
              <w:r w:rsidRPr="00981131">
                <w:rPr>
                  <w:sz w:val="18"/>
                  <w:szCs w:val="18"/>
                  <w:lang w:eastAsia="zh-CN"/>
                </w:rPr>
                <w:t>Higher</w:t>
              </w:r>
            </w:ins>
          </w:p>
        </w:tc>
        <w:tc>
          <w:tcPr>
            <w:tcW w:w="1219" w:type="dxa"/>
            <w:shd w:val="clear" w:color="auto" w:fill="E3A571"/>
          </w:tcPr>
          <w:p w14:paraId="6B86D5F7" w14:textId="77777777" w:rsidR="00583D8D" w:rsidRPr="00981131" w:rsidRDefault="00583D8D" w:rsidP="00A91EA2">
            <w:pPr>
              <w:pStyle w:val="Normal1"/>
              <w:keepNext/>
              <w:keepLines/>
              <w:spacing w:after="80"/>
              <w:rPr>
                <w:ins w:id="570" w:author="Author"/>
                <w:sz w:val="18"/>
                <w:szCs w:val="18"/>
              </w:rPr>
            </w:pPr>
            <w:ins w:id="571" w:author="Author">
              <w:r w:rsidRPr="00981131">
                <w:rPr>
                  <w:sz w:val="18"/>
                  <w:szCs w:val="18"/>
                  <w:lang w:eastAsia="zh-CN"/>
                </w:rPr>
                <w:t>Very high</w:t>
              </w:r>
            </w:ins>
          </w:p>
        </w:tc>
      </w:tr>
      <w:tr w:rsidR="00583D8D" w:rsidRPr="00421FCD" w14:paraId="2CEC65B5" w14:textId="77777777" w:rsidTr="00A91EA2">
        <w:trPr>
          <w:jc w:val="center"/>
          <w:ins w:id="572" w:author="Author"/>
        </w:trPr>
        <w:tc>
          <w:tcPr>
            <w:tcW w:w="1129" w:type="dxa"/>
            <w:vMerge/>
          </w:tcPr>
          <w:p w14:paraId="490657F0" w14:textId="77777777" w:rsidR="00583D8D" w:rsidRPr="00981131" w:rsidRDefault="00583D8D" w:rsidP="00A91EA2">
            <w:pPr>
              <w:pStyle w:val="Normal1"/>
              <w:keepNext/>
              <w:keepLines/>
              <w:spacing w:after="80"/>
              <w:rPr>
                <w:ins w:id="573" w:author="Author"/>
                <w:b/>
                <w:bCs/>
                <w:i/>
                <w:iCs/>
                <w:sz w:val="18"/>
                <w:szCs w:val="18"/>
              </w:rPr>
            </w:pPr>
          </w:p>
        </w:tc>
        <w:tc>
          <w:tcPr>
            <w:tcW w:w="1693" w:type="dxa"/>
          </w:tcPr>
          <w:p w14:paraId="1368679C" w14:textId="77777777" w:rsidR="00583D8D" w:rsidRPr="00981131" w:rsidRDefault="00583D8D" w:rsidP="00A91EA2">
            <w:pPr>
              <w:pStyle w:val="Normal1"/>
              <w:keepNext/>
              <w:keepLines/>
              <w:spacing w:after="80"/>
              <w:rPr>
                <w:ins w:id="574" w:author="Author"/>
                <w:b/>
                <w:bCs/>
                <w:i/>
                <w:iCs/>
                <w:sz w:val="18"/>
                <w:szCs w:val="18"/>
              </w:rPr>
            </w:pPr>
            <w:ins w:id="575" w:author="Author">
              <w:r w:rsidRPr="00981131">
                <w:rPr>
                  <w:b/>
                  <w:bCs/>
                  <w:i/>
                  <w:iCs/>
                  <w:sz w:val="18"/>
                  <w:szCs w:val="18"/>
                  <w:lang w:eastAsia="zh-CN"/>
                </w:rPr>
                <w:t>More</w:t>
              </w:r>
              <w:r>
                <w:rPr>
                  <w:b/>
                  <w:bCs/>
                  <w:i/>
                  <w:iCs/>
                  <w:sz w:val="18"/>
                  <w:szCs w:val="18"/>
                  <w:lang w:eastAsia="zh-CN"/>
                </w:rPr>
                <w:t xml:space="preserve"> [1.25, 1.5</w:t>
              </w:r>
              <w:r w:rsidRPr="00981131">
                <w:rPr>
                  <w:b/>
                  <w:bCs/>
                  <w:i/>
                  <w:iCs/>
                  <w:sz w:val="18"/>
                  <w:szCs w:val="18"/>
                  <w:lang w:eastAsia="zh-CN"/>
                </w:rPr>
                <w:t>)</w:t>
              </w:r>
            </w:ins>
          </w:p>
        </w:tc>
        <w:tc>
          <w:tcPr>
            <w:tcW w:w="1275" w:type="dxa"/>
            <w:shd w:val="clear" w:color="auto" w:fill="FBD4B4" w:themeFill="accent6" w:themeFillTint="66"/>
          </w:tcPr>
          <w:p w14:paraId="275B81D9" w14:textId="77777777" w:rsidR="00583D8D" w:rsidRPr="00981131" w:rsidRDefault="00583D8D" w:rsidP="00A91EA2">
            <w:pPr>
              <w:pStyle w:val="Normal1"/>
              <w:keepNext/>
              <w:keepLines/>
              <w:spacing w:after="80"/>
              <w:rPr>
                <w:ins w:id="576" w:author="Author"/>
                <w:sz w:val="18"/>
                <w:szCs w:val="18"/>
              </w:rPr>
            </w:pPr>
            <w:ins w:id="577" w:author="Author">
              <w:r w:rsidRPr="00981131">
                <w:rPr>
                  <w:sz w:val="18"/>
                  <w:szCs w:val="18"/>
                  <w:lang w:eastAsia="zh-CN"/>
                </w:rPr>
                <w:t>High</w:t>
              </w:r>
            </w:ins>
          </w:p>
        </w:tc>
        <w:tc>
          <w:tcPr>
            <w:tcW w:w="1276" w:type="dxa"/>
            <w:shd w:val="clear" w:color="auto" w:fill="FBD4B4" w:themeFill="accent6" w:themeFillTint="66"/>
          </w:tcPr>
          <w:p w14:paraId="7C9121D1" w14:textId="77777777" w:rsidR="00583D8D" w:rsidRPr="00981131" w:rsidRDefault="00583D8D" w:rsidP="00A91EA2">
            <w:pPr>
              <w:pStyle w:val="Normal1"/>
              <w:keepNext/>
              <w:keepLines/>
              <w:spacing w:after="80"/>
              <w:rPr>
                <w:ins w:id="578" w:author="Author"/>
                <w:sz w:val="18"/>
                <w:szCs w:val="18"/>
              </w:rPr>
            </w:pPr>
            <w:ins w:id="579" w:author="Author">
              <w:r w:rsidRPr="00981131">
                <w:rPr>
                  <w:sz w:val="18"/>
                  <w:szCs w:val="18"/>
                  <w:lang w:eastAsia="zh-CN"/>
                </w:rPr>
                <w:t>High</w:t>
              </w:r>
            </w:ins>
          </w:p>
        </w:tc>
        <w:tc>
          <w:tcPr>
            <w:tcW w:w="1276" w:type="dxa"/>
            <w:shd w:val="clear" w:color="auto" w:fill="FABF8F" w:themeFill="accent6" w:themeFillTint="99"/>
          </w:tcPr>
          <w:p w14:paraId="66CB53C6" w14:textId="77777777" w:rsidR="00583D8D" w:rsidRPr="00981131" w:rsidRDefault="00583D8D" w:rsidP="00A91EA2">
            <w:pPr>
              <w:pStyle w:val="Normal1"/>
              <w:keepNext/>
              <w:keepLines/>
              <w:spacing w:after="80"/>
              <w:rPr>
                <w:ins w:id="580" w:author="Author"/>
                <w:sz w:val="18"/>
                <w:szCs w:val="18"/>
              </w:rPr>
            </w:pPr>
            <w:ins w:id="581" w:author="Author">
              <w:r w:rsidRPr="00981131">
                <w:rPr>
                  <w:sz w:val="18"/>
                  <w:szCs w:val="18"/>
                  <w:lang w:eastAsia="zh-CN"/>
                </w:rPr>
                <w:t>Higher</w:t>
              </w:r>
            </w:ins>
          </w:p>
        </w:tc>
        <w:tc>
          <w:tcPr>
            <w:tcW w:w="1276" w:type="dxa"/>
            <w:shd w:val="clear" w:color="auto" w:fill="E3A571"/>
          </w:tcPr>
          <w:p w14:paraId="2159AEB8" w14:textId="77777777" w:rsidR="00583D8D" w:rsidRPr="00981131" w:rsidRDefault="00583D8D" w:rsidP="00A91EA2">
            <w:pPr>
              <w:pStyle w:val="Normal1"/>
              <w:keepNext/>
              <w:keepLines/>
              <w:spacing w:after="80"/>
              <w:rPr>
                <w:ins w:id="582" w:author="Author"/>
                <w:sz w:val="18"/>
                <w:szCs w:val="18"/>
              </w:rPr>
            </w:pPr>
            <w:ins w:id="583" w:author="Author">
              <w:r w:rsidRPr="00981131">
                <w:rPr>
                  <w:sz w:val="18"/>
                  <w:szCs w:val="18"/>
                  <w:lang w:eastAsia="zh-CN"/>
                </w:rPr>
                <w:t>Very high</w:t>
              </w:r>
            </w:ins>
          </w:p>
        </w:tc>
        <w:tc>
          <w:tcPr>
            <w:tcW w:w="1219" w:type="dxa"/>
            <w:shd w:val="clear" w:color="auto" w:fill="E3A571"/>
          </w:tcPr>
          <w:p w14:paraId="08908FE1" w14:textId="77777777" w:rsidR="00583D8D" w:rsidRPr="00981131" w:rsidRDefault="00583D8D" w:rsidP="00A91EA2">
            <w:pPr>
              <w:pStyle w:val="Normal1"/>
              <w:keepNext/>
              <w:keepLines/>
              <w:spacing w:after="80"/>
              <w:rPr>
                <w:ins w:id="584" w:author="Author"/>
                <w:sz w:val="18"/>
                <w:szCs w:val="18"/>
              </w:rPr>
            </w:pPr>
            <w:ins w:id="585" w:author="Author">
              <w:r w:rsidRPr="00981131">
                <w:rPr>
                  <w:sz w:val="18"/>
                  <w:szCs w:val="18"/>
                  <w:lang w:eastAsia="zh-CN"/>
                </w:rPr>
                <w:t>Very high</w:t>
              </w:r>
            </w:ins>
          </w:p>
        </w:tc>
      </w:tr>
      <w:tr w:rsidR="00583D8D" w:rsidRPr="00421FCD" w14:paraId="0C9930CD" w14:textId="77777777" w:rsidTr="00A91EA2">
        <w:trPr>
          <w:jc w:val="center"/>
          <w:ins w:id="586" w:author="Author"/>
        </w:trPr>
        <w:tc>
          <w:tcPr>
            <w:tcW w:w="1129" w:type="dxa"/>
            <w:vMerge/>
          </w:tcPr>
          <w:p w14:paraId="0406A8B9" w14:textId="77777777" w:rsidR="00583D8D" w:rsidRPr="00981131" w:rsidRDefault="00583D8D" w:rsidP="00A91EA2">
            <w:pPr>
              <w:pStyle w:val="Normal1"/>
              <w:keepNext/>
              <w:keepLines/>
              <w:spacing w:after="80"/>
              <w:rPr>
                <w:ins w:id="587" w:author="Author"/>
                <w:b/>
                <w:bCs/>
                <w:i/>
                <w:iCs/>
                <w:sz w:val="18"/>
                <w:szCs w:val="18"/>
              </w:rPr>
            </w:pPr>
          </w:p>
        </w:tc>
        <w:tc>
          <w:tcPr>
            <w:tcW w:w="1693" w:type="dxa"/>
          </w:tcPr>
          <w:p w14:paraId="0E837E21" w14:textId="77777777" w:rsidR="00583D8D" w:rsidRPr="00981131" w:rsidRDefault="00583D8D" w:rsidP="00A91EA2">
            <w:pPr>
              <w:pStyle w:val="Normal1"/>
              <w:keepNext/>
              <w:keepLines/>
              <w:spacing w:after="80"/>
              <w:rPr>
                <w:ins w:id="588" w:author="Author"/>
                <w:b/>
                <w:bCs/>
                <w:i/>
                <w:iCs/>
                <w:sz w:val="18"/>
                <w:szCs w:val="18"/>
              </w:rPr>
            </w:pPr>
            <w:ins w:id="589" w:author="Author">
              <w:r w:rsidRPr="00981131">
                <w:rPr>
                  <w:b/>
                  <w:bCs/>
                  <w:i/>
                  <w:iCs/>
                  <w:sz w:val="18"/>
                  <w:szCs w:val="18"/>
                </w:rPr>
                <w:t>Most</w:t>
              </w:r>
              <w:r>
                <w:rPr>
                  <w:b/>
                  <w:bCs/>
                  <w:i/>
                  <w:iCs/>
                  <w:sz w:val="18"/>
                  <w:szCs w:val="18"/>
                </w:rPr>
                <w:t xml:space="preserve"> </w:t>
              </w:r>
              <w:r>
                <w:rPr>
                  <w:b/>
                  <w:bCs/>
                  <w:i/>
                  <w:iCs/>
                  <w:sz w:val="18"/>
                  <w:szCs w:val="18"/>
                  <w:lang w:eastAsia="zh-CN"/>
                </w:rPr>
                <w:t>[1.5, 100</w:t>
              </w:r>
              <w:r w:rsidRPr="00981131">
                <w:rPr>
                  <w:b/>
                  <w:bCs/>
                  <w:i/>
                  <w:iCs/>
                  <w:sz w:val="18"/>
                  <w:szCs w:val="18"/>
                  <w:lang w:eastAsia="zh-CN"/>
                </w:rPr>
                <w:t>)</w:t>
              </w:r>
            </w:ins>
          </w:p>
        </w:tc>
        <w:tc>
          <w:tcPr>
            <w:tcW w:w="1275" w:type="dxa"/>
            <w:shd w:val="clear" w:color="auto" w:fill="FBD4B4" w:themeFill="accent6" w:themeFillTint="66"/>
          </w:tcPr>
          <w:p w14:paraId="658A5EF3" w14:textId="77777777" w:rsidR="00583D8D" w:rsidRPr="00981131" w:rsidRDefault="00583D8D" w:rsidP="00A91EA2">
            <w:pPr>
              <w:pStyle w:val="Normal1"/>
              <w:keepNext/>
              <w:keepLines/>
              <w:spacing w:after="80"/>
              <w:rPr>
                <w:ins w:id="590" w:author="Author"/>
                <w:sz w:val="18"/>
                <w:szCs w:val="18"/>
              </w:rPr>
            </w:pPr>
            <w:ins w:id="591" w:author="Author">
              <w:r w:rsidRPr="00981131">
                <w:rPr>
                  <w:sz w:val="18"/>
                  <w:szCs w:val="18"/>
                  <w:lang w:eastAsia="zh-CN"/>
                </w:rPr>
                <w:t>High</w:t>
              </w:r>
            </w:ins>
          </w:p>
        </w:tc>
        <w:tc>
          <w:tcPr>
            <w:tcW w:w="1276" w:type="dxa"/>
            <w:shd w:val="clear" w:color="auto" w:fill="FABF8F" w:themeFill="accent6" w:themeFillTint="99"/>
          </w:tcPr>
          <w:p w14:paraId="08697B81" w14:textId="77777777" w:rsidR="00583D8D" w:rsidRPr="00981131" w:rsidRDefault="00583D8D" w:rsidP="00A91EA2">
            <w:pPr>
              <w:pStyle w:val="Normal1"/>
              <w:keepNext/>
              <w:keepLines/>
              <w:spacing w:after="80"/>
              <w:rPr>
                <w:ins w:id="592" w:author="Author"/>
                <w:sz w:val="18"/>
                <w:szCs w:val="18"/>
              </w:rPr>
            </w:pPr>
            <w:ins w:id="593" w:author="Author">
              <w:r w:rsidRPr="00981131">
                <w:rPr>
                  <w:sz w:val="18"/>
                  <w:szCs w:val="18"/>
                  <w:lang w:eastAsia="zh-CN"/>
                </w:rPr>
                <w:t>Higher</w:t>
              </w:r>
            </w:ins>
          </w:p>
        </w:tc>
        <w:tc>
          <w:tcPr>
            <w:tcW w:w="1276" w:type="dxa"/>
            <w:shd w:val="clear" w:color="auto" w:fill="FABF8F" w:themeFill="accent6" w:themeFillTint="99"/>
          </w:tcPr>
          <w:p w14:paraId="51B3B491" w14:textId="77777777" w:rsidR="00583D8D" w:rsidRPr="00981131" w:rsidRDefault="00583D8D" w:rsidP="00A91EA2">
            <w:pPr>
              <w:pStyle w:val="Normal1"/>
              <w:keepNext/>
              <w:keepLines/>
              <w:spacing w:after="80"/>
              <w:rPr>
                <w:ins w:id="594" w:author="Author"/>
                <w:sz w:val="18"/>
                <w:szCs w:val="18"/>
              </w:rPr>
            </w:pPr>
            <w:ins w:id="595" w:author="Author">
              <w:r w:rsidRPr="00981131">
                <w:rPr>
                  <w:sz w:val="18"/>
                  <w:szCs w:val="18"/>
                  <w:lang w:eastAsia="zh-CN"/>
                </w:rPr>
                <w:t>Higher</w:t>
              </w:r>
            </w:ins>
          </w:p>
        </w:tc>
        <w:tc>
          <w:tcPr>
            <w:tcW w:w="1276" w:type="dxa"/>
            <w:shd w:val="clear" w:color="auto" w:fill="E3A571"/>
          </w:tcPr>
          <w:p w14:paraId="7622FB0F" w14:textId="77777777" w:rsidR="00583D8D" w:rsidRPr="00981131" w:rsidRDefault="00583D8D" w:rsidP="00A91EA2">
            <w:pPr>
              <w:pStyle w:val="Normal1"/>
              <w:keepNext/>
              <w:keepLines/>
              <w:spacing w:after="80"/>
              <w:rPr>
                <w:ins w:id="596" w:author="Author"/>
                <w:sz w:val="18"/>
                <w:szCs w:val="18"/>
              </w:rPr>
            </w:pPr>
            <w:ins w:id="597" w:author="Author">
              <w:r w:rsidRPr="00981131">
                <w:rPr>
                  <w:sz w:val="18"/>
                  <w:szCs w:val="18"/>
                  <w:lang w:eastAsia="zh-CN"/>
                </w:rPr>
                <w:t>Very high</w:t>
              </w:r>
            </w:ins>
          </w:p>
        </w:tc>
        <w:tc>
          <w:tcPr>
            <w:tcW w:w="1219" w:type="dxa"/>
            <w:shd w:val="clear" w:color="auto" w:fill="E3A571"/>
          </w:tcPr>
          <w:p w14:paraId="37066D3B" w14:textId="77777777" w:rsidR="00583D8D" w:rsidRPr="00981131" w:rsidRDefault="00583D8D" w:rsidP="00A91EA2">
            <w:pPr>
              <w:pStyle w:val="Normal1"/>
              <w:keepNext/>
              <w:keepLines/>
              <w:spacing w:after="80"/>
              <w:rPr>
                <w:ins w:id="598" w:author="Author"/>
                <w:sz w:val="18"/>
                <w:szCs w:val="18"/>
              </w:rPr>
            </w:pPr>
            <w:ins w:id="599" w:author="Author">
              <w:r w:rsidRPr="00981131">
                <w:rPr>
                  <w:sz w:val="18"/>
                  <w:szCs w:val="18"/>
                  <w:lang w:eastAsia="zh-CN"/>
                </w:rPr>
                <w:t>Very high</w:t>
              </w:r>
            </w:ins>
          </w:p>
        </w:tc>
      </w:tr>
      <w:tr w:rsidR="00583D8D" w:rsidRPr="00421FCD" w14:paraId="6A789A17" w14:textId="77777777" w:rsidTr="00A91EA2">
        <w:trPr>
          <w:jc w:val="center"/>
          <w:ins w:id="600" w:author="Author"/>
        </w:trPr>
        <w:tc>
          <w:tcPr>
            <w:tcW w:w="1129" w:type="dxa"/>
            <w:vMerge w:val="restart"/>
          </w:tcPr>
          <w:p w14:paraId="6BF1DD12" w14:textId="77777777" w:rsidR="00583D8D" w:rsidRPr="00981131" w:rsidRDefault="00583D8D" w:rsidP="00A91EA2">
            <w:pPr>
              <w:pStyle w:val="Normal1"/>
              <w:keepNext/>
              <w:keepLines/>
              <w:spacing w:after="80"/>
              <w:rPr>
                <w:ins w:id="601" w:author="Author"/>
                <w:b/>
                <w:bCs/>
                <w:i/>
                <w:iCs/>
                <w:sz w:val="18"/>
                <w:szCs w:val="18"/>
              </w:rPr>
            </w:pPr>
            <w:ins w:id="602" w:author="Author">
              <w:r w:rsidRPr="00981131">
                <w:rPr>
                  <w:b/>
                  <w:bCs/>
                  <w:i/>
                  <w:iCs/>
                  <w:sz w:val="18"/>
                  <w:szCs w:val="18"/>
                  <w:lang w:eastAsia="zh-CN"/>
                </w:rPr>
                <w:t>[5</w:t>
              </w:r>
              <w:r>
                <w:rPr>
                  <w:b/>
                  <w:bCs/>
                  <w:i/>
                  <w:iCs/>
                  <w:sz w:val="18"/>
                  <w:szCs w:val="18"/>
                  <w:lang w:eastAsia="zh-CN"/>
                </w:rPr>
                <w:t>.6</w:t>
              </w:r>
              <w:r w:rsidRPr="00981131">
                <w:rPr>
                  <w:b/>
                  <w:bCs/>
                  <w:i/>
                  <w:iCs/>
                  <w:sz w:val="18"/>
                  <w:szCs w:val="18"/>
                  <w:lang w:eastAsia="zh-CN"/>
                </w:rPr>
                <w:t>, 7)</w:t>
              </w:r>
            </w:ins>
          </w:p>
        </w:tc>
        <w:tc>
          <w:tcPr>
            <w:tcW w:w="1693" w:type="dxa"/>
          </w:tcPr>
          <w:p w14:paraId="38BAE903" w14:textId="77777777" w:rsidR="00583D8D" w:rsidRPr="00981131" w:rsidRDefault="00583D8D" w:rsidP="00A91EA2">
            <w:pPr>
              <w:pStyle w:val="Normal1"/>
              <w:keepNext/>
              <w:keepLines/>
              <w:spacing w:after="80"/>
              <w:rPr>
                <w:ins w:id="603" w:author="Author"/>
                <w:b/>
                <w:bCs/>
                <w:i/>
                <w:iCs/>
                <w:sz w:val="18"/>
                <w:szCs w:val="18"/>
              </w:rPr>
            </w:pPr>
            <w:ins w:id="604" w:author="Author">
              <w:r w:rsidRPr="00981131">
                <w:rPr>
                  <w:b/>
                  <w:bCs/>
                  <w:i/>
                  <w:iCs/>
                  <w:sz w:val="18"/>
                  <w:szCs w:val="18"/>
                  <w:lang w:eastAsia="zh-CN"/>
                </w:rPr>
                <w:t>Least</w:t>
              </w:r>
              <w:r>
                <w:rPr>
                  <w:b/>
                  <w:bCs/>
                  <w:i/>
                  <w:iCs/>
                  <w:sz w:val="18"/>
                  <w:szCs w:val="18"/>
                  <w:lang w:eastAsia="zh-CN"/>
                </w:rPr>
                <w:t xml:space="preserve"> [0, 1</w:t>
              </w:r>
              <w:r w:rsidRPr="00981131">
                <w:rPr>
                  <w:b/>
                  <w:bCs/>
                  <w:i/>
                  <w:iCs/>
                  <w:sz w:val="18"/>
                  <w:szCs w:val="18"/>
                  <w:lang w:eastAsia="zh-CN"/>
                </w:rPr>
                <w:t>)</w:t>
              </w:r>
            </w:ins>
          </w:p>
        </w:tc>
        <w:tc>
          <w:tcPr>
            <w:tcW w:w="1275" w:type="dxa"/>
            <w:shd w:val="clear" w:color="auto" w:fill="FDE9D9" w:themeFill="accent6" w:themeFillTint="33"/>
          </w:tcPr>
          <w:p w14:paraId="7589DA19" w14:textId="77777777" w:rsidR="00583D8D" w:rsidRPr="00981131" w:rsidRDefault="00583D8D" w:rsidP="00A91EA2">
            <w:pPr>
              <w:pStyle w:val="Normal1"/>
              <w:keepNext/>
              <w:keepLines/>
              <w:spacing w:after="80"/>
              <w:rPr>
                <w:ins w:id="605" w:author="Author"/>
                <w:sz w:val="18"/>
                <w:szCs w:val="18"/>
              </w:rPr>
            </w:pPr>
            <w:ins w:id="606" w:author="Author">
              <w:r w:rsidRPr="00981131">
                <w:rPr>
                  <w:sz w:val="18"/>
                  <w:szCs w:val="18"/>
                  <w:lang w:eastAsia="zh-CN"/>
                </w:rPr>
                <w:t>Slightly high</w:t>
              </w:r>
            </w:ins>
          </w:p>
        </w:tc>
        <w:tc>
          <w:tcPr>
            <w:tcW w:w="1276" w:type="dxa"/>
            <w:shd w:val="clear" w:color="auto" w:fill="FDE9D9" w:themeFill="accent6" w:themeFillTint="33"/>
          </w:tcPr>
          <w:p w14:paraId="4480F242" w14:textId="77777777" w:rsidR="00583D8D" w:rsidRPr="00981131" w:rsidRDefault="00583D8D" w:rsidP="00A91EA2">
            <w:pPr>
              <w:pStyle w:val="Normal1"/>
              <w:keepNext/>
              <w:keepLines/>
              <w:spacing w:after="80"/>
              <w:rPr>
                <w:ins w:id="607" w:author="Author"/>
                <w:sz w:val="18"/>
                <w:szCs w:val="18"/>
              </w:rPr>
            </w:pPr>
            <w:ins w:id="608" w:author="Author">
              <w:r w:rsidRPr="00981131">
                <w:rPr>
                  <w:sz w:val="18"/>
                  <w:szCs w:val="18"/>
                  <w:lang w:eastAsia="zh-CN"/>
                </w:rPr>
                <w:t>Slightly high</w:t>
              </w:r>
            </w:ins>
          </w:p>
        </w:tc>
        <w:tc>
          <w:tcPr>
            <w:tcW w:w="1276" w:type="dxa"/>
            <w:shd w:val="clear" w:color="auto" w:fill="FDE9D9" w:themeFill="accent6" w:themeFillTint="33"/>
          </w:tcPr>
          <w:p w14:paraId="21DAAD83" w14:textId="77777777" w:rsidR="00583D8D" w:rsidRPr="00981131" w:rsidRDefault="00583D8D" w:rsidP="00A91EA2">
            <w:pPr>
              <w:pStyle w:val="Normal1"/>
              <w:keepNext/>
              <w:keepLines/>
              <w:spacing w:after="80"/>
              <w:rPr>
                <w:ins w:id="609" w:author="Author"/>
                <w:sz w:val="18"/>
                <w:szCs w:val="18"/>
              </w:rPr>
            </w:pPr>
            <w:ins w:id="610" w:author="Author">
              <w:r w:rsidRPr="00981131">
                <w:rPr>
                  <w:sz w:val="18"/>
                  <w:szCs w:val="18"/>
                  <w:lang w:eastAsia="zh-CN"/>
                </w:rPr>
                <w:t>Slightly high</w:t>
              </w:r>
            </w:ins>
          </w:p>
        </w:tc>
        <w:tc>
          <w:tcPr>
            <w:tcW w:w="1276" w:type="dxa"/>
            <w:shd w:val="clear" w:color="auto" w:fill="FDE9D9" w:themeFill="accent6" w:themeFillTint="33"/>
          </w:tcPr>
          <w:p w14:paraId="5D3F44C4" w14:textId="77777777" w:rsidR="00583D8D" w:rsidRPr="00981131" w:rsidRDefault="00583D8D" w:rsidP="00A91EA2">
            <w:pPr>
              <w:pStyle w:val="Normal1"/>
              <w:keepNext/>
              <w:keepLines/>
              <w:spacing w:after="80"/>
              <w:rPr>
                <w:ins w:id="611" w:author="Author"/>
                <w:sz w:val="18"/>
                <w:szCs w:val="18"/>
              </w:rPr>
            </w:pPr>
            <w:ins w:id="612" w:author="Author">
              <w:r w:rsidRPr="00981131">
                <w:rPr>
                  <w:sz w:val="18"/>
                  <w:szCs w:val="18"/>
                  <w:lang w:eastAsia="zh-CN"/>
                </w:rPr>
                <w:t>Slightly high</w:t>
              </w:r>
            </w:ins>
          </w:p>
        </w:tc>
        <w:tc>
          <w:tcPr>
            <w:tcW w:w="1219" w:type="dxa"/>
            <w:shd w:val="clear" w:color="auto" w:fill="FBD4B4" w:themeFill="accent6" w:themeFillTint="66"/>
          </w:tcPr>
          <w:p w14:paraId="5F3E0CA9" w14:textId="77777777" w:rsidR="00583D8D" w:rsidRPr="00981131" w:rsidRDefault="00583D8D" w:rsidP="00A91EA2">
            <w:pPr>
              <w:pStyle w:val="Normal1"/>
              <w:keepNext/>
              <w:keepLines/>
              <w:spacing w:after="80"/>
              <w:rPr>
                <w:ins w:id="613" w:author="Author"/>
                <w:sz w:val="18"/>
                <w:szCs w:val="18"/>
              </w:rPr>
            </w:pPr>
            <w:ins w:id="614" w:author="Author">
              <w:r w:rsidRPr="00981131">
                <w:rPr>
                  <w:sz w:val="18"/>
                  <w:szCs w:val="18"/>
                  <w:lang w:eastAsia="zh-CN"/>
                </w:rPr>
                <w:t>High</w:t>
              </w:r>
            </w:ins>
          </w:p>
        </w:tc>
      </w:tr>
      <w:tr w:rsidR="00583D8D" w:rsidRPr="00421FCD" w14:paraId="7B25ABAB" w14:textId="77777777" w:rsidTr="00A91EA2">
        <w:trPr>
          <w:jc w:val="center"/>
          <w:ins w:id="615" w:author="Author"/>
        </w:trPr>
        <w:tc>
          <w:tcPr>
            <w:tcW w:w="1129" w:type="dxa"/>
            <w:vMerge/>
          </w:tcPr>
          <w:p w14:paraId="2FBC575F" w14:textId="77777777" w:rsidR="00583D8D" w:rsidRPr="00981131" w:rsidRDefault="00583D8D" w:rsidP="00A91EA2">
            <w:pPr>
              <w:pStyle w:val="Normal1"/>
              <w:keepNext/>
              <w:keepLines/>
              <w:spacing w:after="80"/>
              <w:rPr>
                <w:ins w:id="616" w:author="Author"/>
                <w:b/>
                <w:bCs/>
                <w:i/>
                <w:iCs/>
                <w:sz w:val="18"/>
                <w:szCs w:val="18"/>
              </w:rPr>
            </w:pPr>
          </w:p>
        </w:tc>
        <w:tc>
          <w:tcPr>
            <w:tcW w:w="1693" w:type="dxa"/>
          </w:tcPr>
          <w:p w14:paraId="6770AA61" w14:textId="77777777" w:rsidR="00583D8D" w:rsidRPr="00981131" w:rsidRDefault="00583D8D" w:rsidP="00A91EA2">
            <w:pPr>
              <w:pStyle w:val="Normal1"/>
              <w:keepNext/>
              <w:keepLines/>
              <w:spacing w:after="80"/>
              <w:rPr>
                <w:ins w:id="617" w:author="Author"/>
                <w:b/>
                <w:bCs/>
                <w:i/>
                <w:iCs/>
                <w:sz w:val="18"/>
                <w:szCs w:val="18"/>
              </w:rPr>
            </w:pPr>
            <w:ins w:id="618" w:author="Author">
              <w:r w:rsidRPr="00981131">
                <w:rPr>
                  <w:b/>
                  <w:bCs/>
                  <w:i/>
                  <w:iCs/>
                  <w:sz w:val="18"/>
                  <w:szCs w:val="18"/>
                  <w:lang w:eastAsia="zh-CN"/>
                </w:rPr>
                <w:t>Less</w:t>
              </w:r>
              <w:r>
                <w:rPr>
                  <w:b/>
                  <w:bCs/>
                  <w:i/>
                  <w:iCs/>
                  <w:sz w:val="18"/>
                  <w:szCs w:val="18"/>
                  <w:lang w:eastAsia="zh-CN"/>
                </w:rPr>
                <w:t xml:space="preserve"> [1, 1.1</w:t>
              </w:r>
              <w:r w:rsidRPr="00981131">
                <w:rPr>
                  <w:b/>
                  <w:bCs/>
                  <w:i/>
                  <w:iCs/>
                  <w:sz w:val="18"/>
                  <w:szCs w:val="18"/>
                  <w:lang w:eastAsia="zh-CN"/>
                </w:rPr>
                <w:t>)</w:t>
              </w:r>
            </w:ins>
          </w:p>
        </w:tc>
        <w:tc>
          <w:tcPr>
            <w:tcW w:w="1275" w:type="dxa"/>
            <w:shd w:val="clear" w:color="auto" w:fill="FDE9D9" w:themeFill="accent6" w:themeFillTint="33"/>
          </w:tcPr>
          <w:p w14:paraId="68454764" w14:textId="77777777" w:rsidR="00583D8D" w:rsidRPr="00981131" w:rsidRDefault="00583D8D" w:rsidP="00A91EA2">
            <w:pPr>
              <w:pStyle w:val="Normal1"/>
              <w:keepNext/>
              <w:keepLines/>
              <w:spacing w:after="80"/>
              <w:rPr>
                <w:ins w:id="619" w:author="Author"/>
                <w:sz w:val="18"/>
                <w:szCs w:val="18"/>
              </w:rPr>
            </w:pPr>
            <w:ins w:id="620" w:author="Author">
              <w:r w:rsidRPr="00981131">
                <w:rPr>
                  <w:sz w:val="18"/>
                  <w:szCs w:val="18"/>
                  <w:lang w:eastAsia="zh-CN"/>
                </w:rPr>
                <w:t>Slightly high</w:t>
              </w:r>
            </w:ins>
          </w:p>
        </w:tc>
        <w:tc>
          <w:tcPr>
            <w:tcW w:w="1276" w:type="dxa"/>
            <w:shd w:val="clear" w:color="auto" w:fill="FDE9D9" w:themeFill="accent6" w:themeFillTint="33"/>
          </w:tcPr>
          <w:p w14:paraId="44D0C6B5" w14:textId="77777777" w:rsidR="00583D8D" w:rsidRPr="00981131" w:rsidRDefault="00583D8D" w:rsidP="00A91EA2">
            <w:pPr>
              <w:pStyle w:val="Normal1"/>
              <w:keepNext/>
              <w:keepLines/>
              <w:spacing w:after="80"/>
              <w:rPr>
                <w:ins w:id="621" w:author="Author"/>
                <w:sz w:val="18"/>
                <w:szCs w:val="18"/>
              </w:rPr>
            </w:pPr>
            <w:ins w:id="622" w:author="Author">
              <w:r w:rsidRPr="00981131">
                <w:rPr>
                  <w:sz w:val="18"/>
                  <w:szCs w:val="18"/>
                  <w:lang w:eastAsia="zh-CN"/>
                </w:rPr>
                <w:t>Slightly high</w:t>
              </w:r>
            </w:ins>
          </w:p>
        </w:tc>
        <w:tc>
          <w:tcPr>
            <w:tcW w:w="1276" w:type="dxa"/>
            <w:shd w:val="clear" w:color="auto" w:fill="FDE9D9" w:themeFill="accent6" w:themeFillTint="33"/>
          </w:tcPr>
          <w:p w14:paraId="1863DF81" w14:textId="77777777" w:rsidR="00583D8D" w:rsidRPr="00981131" w:rsidRDefault="00583D8D" w:rsidP="00A91EA2">
            <w:pPr>
              <w:pStyle w:val="Normal1"/>
              <w:keepNext/>
              <w:keepLines/>
              <w:spacing w:after="80"/>
              <w:rPr>
                <w:ins w:id="623" w:author="Author"/>
                <w:sz w:val="18"/>
                <w:szCs w:val="18"/>
              </w:rPr>
            </w:pPr>
            <w:ins w:id="624" w:author="Author">
              <w:r w:rsidRPr="00981131">
                <w:rPr>
                  <w:sz w:val="18"/>
                  <w:szCs w:val="18"/>
                  <w:lang w:eastAsia="zh-CN"/>
                </w:rPr>
                <w:t>Slightly high</w:t>
              </w:r>
            </w:ins>
          </w:p>
        </w:tc>
        <w:tc>
          <w:tcPr>
            <w:tcW w:w="1276" w:type="dxa"/>
            <w:shd w:val="clear" w:color="auto" w:fill="FBD4B4" w:themeFill="accent6" w:themeFillTint="66"/>
          </w:tcPr>
          <w:p w14:paraId="4A8211DC" w14:textId="77777777" w:rsidR="00583D8D" w:rsidRPr="00981131" w:rsidRDefault="00583D8D" w:rsidP="00A91EA2">
            <w:pPr>
              <w:pStyle w:val="Normal1"/>
              <w:keepNext/>
              <w:keepLines/>
              <w:spacing w:after="80"/>
              <w:rPr>
                <w:ins w:id="625" w:author="Author"/>
                <w:sz w:val="18"/>
                <w:szCs w:val="18"/>
              </w:rPr>
            </w:pPr>
            <w:ins w:id="626" w:author="Author">
              <w:r>
                <w:rPr>
                  <w:sz w:val="18"/>
                  <w:szCs w:val="18"/>
                  <w:lang w:eastAsia="zh-CN"/>
                </w:rPr>
                <w:t>High</w:t>
              </w:r>
            </w:ins>
          </w:p>
        </w:tc>
        <w:tc>
          <w:tcPr>
            <w:tcW w:w="1219" w:type="dxa"/>
            <w:shd w:val="clear" w:color="auto" w:fill="FABF8F" w:themeFill="accent6" w:themeFillTint="99"/>
          </w:tcPr>
          <w:p w14:paraId="7AF3EF06" w14:textId="77777777" w:rsidR="00583D8D" w:rsidRPr="00981131" w:rsidRDefault="00583D8D" w:rsidP="00A91EA2">
            <w:pPr>
              <w:pStyle w:val="Normal1"/>
              <w:keepNext/>
              <w:keepLines/>
              <w:spacing w:after="80"/>
              <w:rPr>
                <w:ins w:id="627" w:author="Author"/>
                <w:sz w:val="18"/>
                <w:szCs w:val="18"/>
              </w:rPr>
            </w:pPr>
            <w:ins w:id="628" w:author="Author">
              <w:r w:rsidRPr="00981131">
                <w:rPr>
                  <w:sz w:val="18"/>
                  <w:szCs w:val="18"/>
                  <w:lang w:eastAsia="zh-CN"/>
                </w:rPr>
                <w:t xml:space="preserve">Higher </w:t>
              </w:r>
            </w:ins>
          </w:p>
        </w:tc>
      </w:tr>
      <w:tr w:rsidR="00583D8D" w:rsidRPr="00421FCD" w14:paraId="5F53C91D" w14:textId="77777777" w:rsidTr="00A91EA2">
        <w:trPr>
          <w:jc w:val="center"/>
          <w:ins w:id="629" w:author="Author"/>
        </w:trPr>
        <w:tc>
          <w:tcPr>
            <w:tcW w:w="1129" w:type="dxa"/>
            <w:vMerge/>
          </w:tcPr>
          <w:p w14:paraId="6F37ADF0" w14:textId="77777777" w:rsidR="00583D8D" w:rsidRPr="00981131" w:rsidRDefault="00583D8D" w:rsidP="00A91EA2">
            <w:pPr>
              <w:pStyle w:val="Normal1"/>
              <w:keepNext/>
              <w:keepLines/>
              <w:spacing w:after="80"/>
              <w:rPr>
                <w:ins w:id="630" w:author="Author"/>
                <w:b/>
                <w:bCs/>
                <w:i/>
                <w:iCs/>
                <w:sz w:val="18"/>
                <w:szCs w:val="18"/>
              </w:rPr>
            </w:pPr>
          </w:p>
        </w:tc>
        <w:tc>
          <w:tcPr>
            <w:tcW w:w="1693" w:type="dxa"/>
          </w:tcPr>
          <w:p w14:paraId="4618C2E7" w14:textId="77777777" w:rsidR="00583D8D" w:rsidRPr="00981131" w:rsidRDefault="00583D8D" w:rsidP="00A91EA2">
            <w:pPr>
              <w:pStyle w:val="Normal1"/>
              <w:keepNext/>
              <w:keepLines/>
              <w:spacing w:after="80"/>
              <w:rPr>
                <w:ins w:id="631" w:author="Author"/>
                <w:b/>
                <w:bCs/>
                <w:i/>
                <w:iCs/>
                <w:sz w:val="18"/>
                <w:szCs w:val="18"/>
              </w:rPr>
            </w:pPr>
            <w:ins w:id="632" w:author="Author">
              <w:r w:rsidRPr="00981131">
                <w:rPr>
                  <w:b/>
                  <w:bCs/>
                  <w:i/>
                  <w:iCs/>
                  <w:sz w:val="18"/>
                  <w:szCs w:val="18"/>
                  <w:lang w:eastAsia="zh-CN"/>
                </w:rPr>
                <w:t>Average</w:t>
              </w:r>
              <w:r>
                <w:rPr>
                  <w:b/>
                  <w:bCs/>
                  <w:i/>
                  <w:iCs/>
                  <w:sz w:val="18"/>
                  <w:szCs w:val="18"/>
                  <w:lang w:eastAsia="zh-CN"/>
                </w:rPr>
                <w:t xml:space="preserve"> [1.1, 1.25</w:t>
              </w:r>
              <w:r w:rsidRPr="00981131">
                <w:rPr>
                  <w:b/>
                  <w:bCs/>
                  <w:i/>
                  <w:iCs/>
                  <w:sz w:val="18"/>
                  <w:szCs w:val="18"/>
                  <w:lang w:eastAsia="zh-CN"/>
                </w:rPr>
                <w:t>)</w:t>
              </w:r>
            </w:ins>
          </w:p>
        </w:tc>
        <w:tc>
          <w:tcPr>
            <w:tcW w:w="1275" w:type="dxa"/>
            <w:shd w:val="clear" w:color="auto" w:fill="FDE9D9" w:themeFill="accent6" w:themeFillTint="33"/>
          </w:tcPr>
          <w:p w14:paraId="3EF9F55B" w14:textId="77777777" w:rsidR="00583D8D" w:rsidRPr="00981131" w:rsidRDefault="00583D8D" w:rsidP="00A91EA2">
            <w:pPr>
              <w:pStyle w:val="Normal1"/>
              <w:keepNext/>
              <w:keepLines/>
              <w:spacing w:after="80"/>
              <w:rPr>
                <w:ins w:id="633" w:author="Author"/>
                <w:sz w:val="18"/>
                <w:szCs w:val="18"/>
              </w:rPr>
            </w:pPr>
            <w:ins w:id="634" w:author="Author">
              <w:r w:rsidRPr="00981131">
                <w:rPr>
                  <w:sz w:val="18"/>
                  <w:szCs w:val="18"/>
                  <w:lang w:eastAsia="zh-CN"/>
                </w:rPr>
                <w:t>Slightly high</w:t>
              </w:r>
            </w:ins>
          </w:p>
        </w:tc>
        <w:tc>
          <w:tcPr>
            <w:tcW w:w="1276" w:type="dxa"/>
            <w:shd w:val="clear" w:color="auto" w:fill="FDE9D9" w:themeFill="accent6" w:themeFillTint="33"/>
          </w:tcPr>
          <w:p w14:paraId="16466AF2" w14:textId="77777777" w:rsidR="00583D8D" w:rsidRPr="00981131" w:rsidRDefault="00583D8D" w:rsidP="00A91EA2">
            <w:pPr>
              <w:pStyle w:val="Normal1"/>
              <w:keepNext/>
              <w:keepLines/>
              <w:spacing w:after="80"/>
              <w:rPr>
                <w:ins w:id="635" w:author="Author"/>
                <w:sz w:val="18"/>
                <w:szCs w:val="18"/>
              </w:rPr>
            </w:pPr>
            <w:ins w:id="636" w:author="Author">
              <w:r w:rsidRPr="00981131">
                <w:rPr>
                  <w:sz w:val="18"/>
                  <w:szCs w:val="18"/>
                  <w:lang w:eastAsia="zh-CN"/>
                </w:rPr>
                <w:t>Slightly high</w:t>
              </w:r>
            </w:ins>
          </w:p>
        </w:tc>
        <w:tc>
          <w:tcPr>
            <w:tcW w:w="1276" w:type="dxa"/>
            <w:shd w:val="clear" w:color="auto" w:fill="FBD4B4" w:themeFill="accent6" w:themeFillTint="66"/>
          </w:tcPr>
          <w:p w14:paraId="268172F3" w14:textId="77777777" w:rsidR="00583D8D" w:rsidRPr="00981131" w:rsidRDefault="00583D8D" w:rsidP="00A91EA2">
            <w:pPr>
              <w:pStyle w:val="Normal1"/>
              <w:keepNext/>
              <w:keepLines/>
              <w:spacing w:after="80"/>
              <w:rPr>
                <w:ins w:id="637" w:author="Author"/>
                <w:sz w:val="18"/>
                <w:szCs w:val="18"/>
              </w:rPr>
            </w:pPr>
            <w:ins w:id="638" w:author="Author">
              <w:r w:rsidRPr="00981131">
                <w:rPr>
                  <w:sz w:val="18"/>
                  <w:szCs w:val="18"/>
                  <w:lang w:eastAsia="zh-CN"/>
                </w:rPr>
                <w:t>High</w:t>
              </w:r>
            </w:ins>
          </w:p>
        </w:tc>
        <w:tc>
          <w:tcPr>
            <w:tcW w:w="1276" w:type="dxa"/>
            <w:shd w:val="clear" w:color="auto" w:fill="FABF8F" w:themeFill="accent6" w:themeFillTint="99"/>
          </w:tcPr>
          <w:p w14:paraId="4F238E1F" w14:textId="77777777" w:rsidR="00583D8D" w:rsidRPr="00981131" w:rsidRDefault="00583D8D" w:rsidP="00A91EA2">
            <w:pPr>
              <w:pStyle w:val="Normal1"/>
              <w:keepNext/>
              <w:keepLines/>
              <w:spacing w:after="80"/>
              <w:rPr>
                <w:ins w:id="639" w:author="Author"/>
                <w:sz w:val="18"/>
                <w:szCs w:val="18"/>
              </w:rPr>
            </w:pPr>
            <w:ins w:id="640" w:author="Author">
              <w:r w:rsidRPr="00981131">
                <w:rPr>
                  <w:sz w:val="18"/>
                  <w:szCs w:val="18"/>
                  <w:lang w:eastAsia="zh-CN"/>
                </w:rPr>
                <w:t>Higher</w:t>
              </w:r>
            </w:ins>
          </w:p>
        </w:tc>
        <w:tc>
          <w:tcPr>
            <w:tcW w:w="1219" w:type="dxa"/>
            <w:shd w:val="clear" w:color="auto" w:fill="FABF8F" w:themeFill="accent6" w:themeFillTint="99"/>
          </w:tcPr>
          <w:p w14:paraId="22101DCB" w14:textId="77777777" w:rsidR="00583D8D" w:rsidRPr="00981131" w:rsidRDefault="00583D8D" w:rsidP="00A91EA2">
            <w:pPr>
              <w:pStyle w:val="Normal1"/>
              <w:keepNext/>
              <w:keepLines/>
              <w:spacing w:after="80"/>
              <w:rPr>
                <w:ins w:id="641" w:author="Author"/>
                <w:sz w:val="18"/>
                <w:szCs w:val="18"/>
              </w:rPr>
            </w:pPr>
            <w:ins w:id="642" w:author="Author">
              <w:r w:rsidRPr="00981131">
                <w:rPr>
                  <w:sz w:val="18"/>
                  <w:szCs w:val="18"/>
                  <w:lang w:eastAsia="zh-CN"/>
                </w:rPr>
                <w:t>Higher</w:t>
              </w:r>
            </w:ins>
          </w:p>
        </w:tc>
      </w:tr>
      <w:tr w:rsidR="00583D8D" w:rsidRPr="00421FCD" w14:paraId="0FFD236A" w14:textId="77777777" w:rsidTr="00A91EA2">
        <w:trPr>
          <w:jc w:val="center"/>
          <w:ins w:id="643" w:author="Author"/>
        </w:trPr>
        <w:tc>
          <w:tcPr>
            <w:tcW w:w="1129" w:type="dxa"/>
            <w:vMerge/>
          </w:tcPr>
          <w:p w14:paraId="2C574B9B" w14:textId="77777777" w:rsidR="00583D8D" w:rsidRPr="00981131" w:rsidRDefault="00583D8D" w:rsidP="00A91EA2">
            <w:pPr>
              <w:pStyle w:val="Normal1"/>
              <w:keepNext/>
              <w:keepLines/>
              <w:spacing w:after="80"/>
              <w:rPr>
                <w:ins w:id="644" w:author="Author"/>
                <w:b/>
                <w:bCs/>
                <w:i/>
                <w:iCs/>
                <w:sz w:val="18"/>
                <w:szCs w:val="18"/>
              </w:rPr>
            </w:pPr>
          </w:p>
        </w:tc>
        <w:tc>
          <w:tcPr>
            <w:tcW w:w="1693" w:type="dxa"/>
          </w:tcPr>
          <w:p w14:paraId="2BFC4CA1" w14:textId="77777777" w:rsidR="00583D8D" w:rsidRPr="00981131" w:rsidRDefault="00583D8D" w:rsidP="00A91EA2">
            <w:pPr>
              <w:pStyle w:val="Normal1"/>
              <w:keepNext/>
              <w:keepLines/>
              <w:spacing w:after="80"/>
              <w:rPr>
                <w:ins w:id="645" w:author="Author"/>
                <w:b/>
                <w:bCs/>
                <w:i/>
                <w:iCs/>
                <w:sz w:val="18"/>
                <w:szCs w:val="18"/>
              </w:rPr>
            </w:pPr>
            <w:ins w:id="646" w:author="Author">
              <w:r w:rsidRPr="00981131">
                <w:rPr>
                  <w:b/>
                  <w:bCs/>
                  <w:i/>
                  <w:iCs/>
                  <w:sz w:val="18"/>
                  <w:szCs w:val="18"/>
                  <w:lang w:eastAsia="zh-CN"/>
                </w:rPr>
                <w:t>More</w:t>
              </w:r>
              <w:r>
                <w:rPr>
                  <w:b/>
                  <w:bCs/>
                  <w:i/>
                  <w:iCs/>
                  <w:sz w:val="18"/>
                  <w:szCs w:val="18"/>
                  <w:lang w:eastAsia="zh-CN"/>
                </w:rPr>
                <w:t xml:space="preserve"> [1.25, 1.5</w:t>
              </w:r>
              <w:r w:rsidRPr="00981131">
                <w:rPr>
                  <w:b/>
                  <w:bCs/>
                  <w:i/>
                  <w:iCs/>
                  <w:sz w:val="18"/>
                  <w:szCs w:val="18"/>
                  <w:lang w:eastAsia="zh-CN"/>
                </w:rPr>
                <w:t>)</w:t>
              </w:r>
            </w:ins>
          </w:p>
        </w:tc>
        <w:tc>
          <w:tcPr>
            <w:tcW w:w="1275" w:type="dxa"/>
            <w:shd w:val="clear" w:color="auto" w:fill="FDE9D9" w:themeFill="accent6" w:themeFillTint="33"/>
          </w:tcPr>
          <w:p w14:paraId="091495BB" w14:textId="77777777" w:rsidR="00583D8D" w:rsidRPr="00981131" w:rsidRDefault="00583D8D" w:rsidP="00A91EA2">
            <w:pPr>
              <w:pStyle w:val="Normal1"/>
              <w:keepNext/>
              <w:keepLines/>
              <w:spacing w:after="80"/>
              <w:rPr>
                <w:ins w:id="647" w:author="Author"/>
                <w:sz w:val="18"/>
                <w:szCs w:val="18"/>
              </w:rPr>
            </w:pPr>
            <w:ins w:id="648" w:author="Author">
              <w:r w:rsidRPr="00981131">
                <w:rPr>
                  <w:sz w:val="18"/>
                  <w:szCs w:val="18"/>
                  <w:lang w:eastAsia="zh-CN"/>
                </w:rPr>
                <w:t>Slightly high</w:t>
              </w:r>
            </w:ins>
          </w:p>
        </w:tc>
        <w:tc>
          <w:tcPr>
            <w:tcW w:w="1276" w:type="dxa"/>
            <w:shd w:val="clear" w:color="auto" w:fill="FBD4B4" w:themeFill="accent6" w:themeFillTint="66"/>
          </w:tcPr>
          <w:p w14:paraId="75C0E738" w14:textId="77777777" w:rsidR="00583D8D" w:rsidRPr="00981131" w:rsidRDefault="00583D8D" w:rsidP="00A91EA2">
            <w:pPr>
              <w:pStyle w:val="Normal1"/>
              <w:keepNext/>
              <w:keepLines/>
              <w:spacing w:after="80"/>
              <w:rPr>
                <w:ins w:id="649" w:author="Author"/>
                <w:sz w:val="18"/>
                <w:szCs w:val="18"/>
              </w:rPr>
            </w:pPr>
            <w:ins w:id="650" w:author="Author">
              <w:r w:rsidRPr="00981131">
                <w:rPr>
                  <w:sz w:val="18"/>
                  <w:szCs w:val="18"/>
                  <w:lang w:eastAsia="zh-CN"/>
                </w:rPr>
                <w:t>High</w:t>
              </w:r>
            </w:ins>
          </w:p>
        </w:tc>
        <w:tc>
          <w:tcPr>
            <w:tcW w:w="1276" w:type="dxa"/>
            <w:shd w:val="clear" w:color="auto" w:fill="FBD4B4" w:themeFill="accent6" w:themeFillTint="66"/>
          </w:tcPr>
          <w:p w14:paraId="047349B5" w14:textId="77777777" w:rsidR="00583D8D" w:rsidRPr="00981131" w:rsidRDefault="00583D8D" w:rsidP="00A91EA2">
            <w:pPr>
              <w:pStyle w:val="Normal1"/>
              <w:keepNext/>
              <w:keepLines/>
              <w:spacing w:after="80"/>
              <w:rPr>
                <w:ins w:id="651" w:author="Author"/>
                <w:sz w:val="18"/>
                <w:szCs w:val="18"/>
              </w:rPr>
            </w:pPr>
            <w:ins w:id="652" w:author="Author">
              <w:r w:rsidRPr="00981131">
                <w:rPr>
                  <w:sz w:val="18"/>
                  <w:szCs w:val="18"/>
                  <w:lang w:eastAsia="zh-CN"/>
                </w:rPr>
                <w:t>High</w:t>
              </w:r>
            </w:ins>
          </w:p>
        </w:tc>
        <w:tc>
          <w:tcPr>
            <w:tcW w:w="1276" w:type="dxa"/>
            <w:shd w:val="clear" w:color="auto" w:fill="FABF8F" w:themeFill="accent6" w:themeFillTint="99"/>
          </w:tcPr>
          <w:p w14:paraId="55DF49B1" w14:textId="77777777" w:rsidR="00583D8D" w:rsidRPr="00981131" w:rsidRDefault="00583D8D" w:rsidP="00A91EA2">
            <w:pPr>
              <w:pStyle w:val="Normal1"/>
              <w:keepNext/>
              <w:keepLines/>
              <w:spacing w:after="80"/>
              <w:rPr>
                <w:ins w:id="653" w:author="Author"/>
                <w:sz w:val="18"/>
                <w:szCs w:val="18"/>
              </w:rPr>
            </w:pPr>
            <w:ins w:id="654" w:author="Author">
              <w:r w:rsidRPr="00981131">
                <w:rPr>
                  <w:sz w:val="18"/>
                  <w:szCs w:val="18"/>
                  <w:lang w:eastAsia="zh-CN"/>
                </w:rPr>
                <w:t>Higher</w:t>
              </w:r>
            </w:ins>
          </w:p>
        </w:tc>
        <w:tc>
          <w:tcPr>
            <w:tcW w:w="1219" w:type="dxa"/>
            <w:shd w:val="clear" w:color="auto" w:fill="E3A571"/>
          </w:tcPr>
          <w:p w14:paraId="721AFA31" w14:textId="77777777" w:rsidR="00583D8D" w:rsidRPr="00981131" w:rsidRDefault="00583D8D" w:rsidP="00A91EA2">
            <w:pPr>
              <w:pStyle w:val="Normal1"/>
              <w:keepNext/>
              <w:keepLines/>
              <w:spacing w:after="80"/>
              <w:rPr>
                <w:ins w:id="655" w:author="Author"/>
                <w:sz w:val="18"/>
                <w:szCs w:val="18"/>
              </w:rPr>
            </w:pPr>
            <w:ins w:id="656" w:author="Author">
              <w:r w:rsidRPr="00981131">
                <w:rPr>
                  <w:sz w:val="18"/>
                  <w:szCs w:val="18"/>
                  <w:lang w:eastAsia="zh-CN"/>
                </w:rPr>
                <w:t>Very high</w:t>
              </w:r>
            </w:ins>
          </w:p>
        </w:tc>
      </w:tr>
      <w:tr w:rsidR="00583D8D" w:rsidRPr="00421FCD" w14:paraId="4CF93B94" w14:textId="77777777" w:rsidTr="00A91EA2">
        <w:trPr>
          <w:jc w:val="center"/>
          <w:ins w:id="657" w:author="Author"/>
        </w:trPr>
        <w:tc>
          <w:tcPr>
            <w:tcW w:w="1129" w:type="dxa"/>
            <w:vMerge/>
          </w:tcPr>
          <w:p w14:paraId="7D44457D" w14:textId="77777777" w:rsidR="00583D8D" w:rsidRPr="00981131" w:rsidRDefault="00583D8D" w:rsidP="00A91EA2">
            <w:pPr>
              <w:pStyle w:val="Normal1"/>
              <w:keepNext/>
              <w:keepLines/>
              <w:spacing w:after="80"/>
              <w:rPr>
                <w:ins w:id="658" w:author="Author"/>
                <w:b/>
                <w:bCs/>
                <w:i/>
                <w:iCs/>
                <w:sz w:val="18"/>
                <w:szCs w:val="18"/>
              </w:rPr>
            </w:pPr>
          </w:p>
        </w:tc>
        <w:tc>
          <w:tcPr>
            <w:tcW w:w="1693" w:type="dxa"/>
          </w:tcPr>
          <w:p w14:paraId="3F2ABE27" w14:textId="77777777" w:rsidR="00583D8D" w:rsidRPr="00981131" w:rsidRDefault="00583D8D" w:rsidP="00A91EA2">
            <w:pPr>
              <w:pStyle w:val="Normal1"/>
              <w:keepNext/>
              <w:keepLines/>
              <w:spacing w:after="80"/>
              <w:rPr>
                <w:ins w:id="659" w:author="Author"/>
                <w:b/>
                <w:bCs/>
                <w:i/>
                <w:iCs/>
                <w:sz w:val="18"/>
                <w:szCs w:val="18"/>
              </w:rPr>
            </w:pPr>
            <w:ins w:id="660" w:author="Author">
              <w:r w:rsidRPr="00981131">
                <w:rPr>
                  <w:b/>
                  <w:bCs/>
                  <w:i/>
                  <w:iCs/>
                  <w:sz w:val="18"/>
                  <w:szCs w:val="18"/>
                </w:rPr>
                <w:t>Most</w:t>
              </w:r>
              <w:r>
                <w:rPr>
                  <w:b/>
                  <w:bCs/>
                  <w:i/>
                  <w:iCs/>
                  <w:sz w:val="18"/>
                  <w:szCs w:val="18"/>
                </w:rPr>
                <w:t xml:space="preserve"> </w:t>
              </w:r>
              <w:r>
                <w:rPr>
                  <w:b/>
                  <w:bCs/>
                  <w:i/>
                  <w:iCs/>
                  <w:sz w:val="18"/>
                  <w:szCs w:val="18"/>
                  <w:lang w:eastAsia="zh-CN"/>
                </w:rPr>
                <w:t>[1.5, 100</w:t>
              </w:r>
              <w:r w:rsidRPr="00981131">
                <w:rPr>
                  <w:b/>
                  <w:bCs/>
                  <w:i/>
                  <w:iCs/>
                  <w:sz w:val="18"/>
                  <w:szCs w:val="18"/>
                  <w:lang w:eastAsia="zh-CN"/>
                </w:rPr>
                <w:t>)</w:t>
              </w:r>
            </w:ins>
          </w:p>
        </w:tc>
        <w:tc>
          <w:tcPr>
            <w:tcW w:w="1275" w:type="dxa"/>
            <w:shd w:val="clear" w:color="auto" w:fill="FBD4B4" w:themeFill="accent6" w:themeFillTint="66"/>
          </w:tcPr>
          <w:p w14:paraId="65CDADD1" w14:textId="77777777" w:rsidR="00583D8D" w:rsidRPr="00981131" w:rsidRDefault="00583D8D" w:rsidP="00A91EA2">
            <w:pPr>
              <w:pStyle w:val="Normal1"/>
              <w:keepNext/>
              <w:keepLines/>
              <w:spacing w:after="80"/>
              <w:rPr>
                <w:ins w:id="661" w:author="Author"/>
                <w:sz w:val="18"/>
                <w:szCs w:val="18"/>
              </w:rPr>
            </w:pPr>
            <w:ins w:id="662" w:author="Author">
              <w:r w:rsidRPr="00981131">
                <w:rPr>
                  <w:sz w:val="18"/>
                  <w:szCs w:val="18"/>
                  <w:lang w:eastAsia="zh-CN"/>
                </w:rPr>
                <w:t>High</w:t>
              </w:r>
            </w:ins>
          </w:p>
        </w:tc>
        <w:tc>
          <w:tcPr>
            <w:tcW w:w="1276" w:type="dxa"/>
            <w:shd w:val="clear" w:color="auto" w:fill="FABF8F" w:themeFill="accent6" w:themeFillTint="99"/>
          </w:tcPr>
          <w:p w14:paraId="1E9207FD" w14:textId="77777777" w:rsidR="00583D8D" w:rsidRPr="00981131" w:rsidRDefault="00583D8D" w:rsidP="00A91EA2">
            <w:pPr>
              <w:pStyle w:val="Normal1"/>
              <w:keepNext/>
              <w:keepLines/>
              <w:spacing w:after="80"/>
              <w:rPr>
                <w:ins w:id="663" w:author="Author"/>
                <w:sz w:val="18"/>
                <w:szCs w:val="18"/>
              </w:rPr>
            </w:pPr>
            <w:ins w:id="664" w:author="Author">
              <w:r w:rsidRPr="00981131">
                <w:rPr>
                  <w:sz w:val="18"/>
                  <w:szCs w:val="18"/>
                  <w:lang w:eastAsia="zh-CN"/>
                </w:rPr>
                <w:t>Higher</w:t>
              </w:r>
            </w:ins>
          </w:p>
        </w:tc>
        <w:tc>
          <w:tcPr>
            <w:tcW w:w="1276" w:type="dxa"/>
            <w:shd w:val="clear" w:color="auto" w:fill="FABF8F" w:themeFill="accent6" w:themeFillTint="99"/>
          </w:tcPr>
          <w:p w14:paraId="63493F50" w14:textId="77777777" w:rsidR="00583D8D" w:rsidRPr="00981131" w:rsidRDefault="00583D8D" w:rsidP="00A91EA2">
            <w:pPr>
              <w:pStyle w:val="Normal1"/>
              <w:keepNext/>
              <w:keepLines/>
              <w:spacing w:after="80"/>
              <w:rPr>
                <w:ins w:id="665" w:author="Author"/>
                <w:sz w:val="18"/>
                <w:szCs w:val="18"/>
              </w:rPr>
            </w:pPr>
            <w:ins w:id="666" w:author="Author">
              <w:r w:rsidRPr="00981131">
                <w:rPr>
                  <w:sz w:val="18"/>
                  <w:szCs w:val="18"/>
                  <w:lang w:eastAsia="zh-CN"/>
                </w:rPr>
                <w:t>Higher</w:t>
              </w:r>
            </w:ins>
          </w:p>
        </w:tc>
        <w:tc>
          <w:tcPr>
            <w:tcW w:w="1276" w:type="dxa"/>
            <w:shd w:val="clear" w:color="auto" w:fill="FABF8F" w:themeFill="accent6" w:themeFillTint="99"/>
          </w:tcPr>
          <w:p w14:paraId="0C0EC811" w14:textId="77777777" w:rsidR="00583D8D" w:rsidRPr="00981131" w:rsidRDefault="00583D8D" w:rsidP="00A91EA2">
            <w:pPr>
              <w:pStyle w:val="Normal1"/>
              <w:keepNext/>
              <w:keepLines/>
              <w:spacing w:after="80"/>
              <w:rPr>
                <w:ins w:id="667" w:author="Author"/>
                <w:sz w:val="18"/>
                <w:szCs w:val="18"/>
              </w:rPr>
            </w:pPr>
            <w:ins w:id="668" w:author="Author">
              <w:r w:rsidRPr="00981131">
                <w:rPr>
                  <w:sz w:val="18"/>
                  <w:szCs w:val="18"/>
                  <w:lang w:eastAsia="zh-CN"/>
                </w:rPr>
                <w:t>Higher</w:t>
              </w:r>
            </w:ins>
          </w:p>
        </w:tc>
        <w:tc>
          <w:tcPr>
            <w:tcW w:w="1219" w:type="dxa"/>
            <w:shd w:val="clear" w:color="auto" w:fill="E3A571"/>
          </w:tcPr>
          <w:p w14:paraId="2E1DEC26" w14:textId="77777777" w:rsidR="00583D8D" w:rsidRPr="00981131" w:rsidRDefault="00583D8D" w:rsidP="00A91EA2">
            <w:pPr>
              <w:pStyle w:val="Normal1"/>
              <w:keepNext/>
              <w:keepLines/>
              <w:spacing w:after="80"/>
              <w:rPr>
                <w:ins w:id="669" w:author="Author"/>
                <w:sz w:val="18"/>
                <w:szCs w:val="18"/>
              </w:rPr>
            </w:pPr>
            <w:ins w:id="670" w:author="Author">
              <w:r w:rsidRPr="00981131">
                <w:rPr>
                  <w:sz w:val="18"/>
                  <w:szCs w:val="18"/>
                  <w:lang w:eastAsia="zh-CN"/>
                </w:rPr>
                <w:t>Very high</w:t>
              </w:r>
            </w:ins>
          </w:p>
        </w:tc>
      </w:tr>
      <w:tr w:rsidR="00583D8D" w:rsidRPr="00421FCD" w14:paraId="3C3485BE" w14:textId="77777777" w:rsidTr="00A91EA2">
        <w:trPr>
          <w:jc w:val="center"/>
          <w:ins w:id="671" w:author="Author"/>
        </w:trPr>
        <w:tc>
          <w:tcPr>
            <w:tcW w:w="1129" w:type="dxa"/>
            <w:vMerge w:val="restart"/>
          </w:tcPr>
          <w:p w14:paraId="106F8B70" w14:textId="77777777" w:rsidR="00583D8D" w:rsidRPr="00981131" w:rsidRDefault="00583D8D" w:rsidP="00A91EA2">
            <w:pPr>
              <w:pStyle w:val="Normal1"/>
              <w:keepNext/>
              <w:keepLines/>
              <w:spacing w:after="80"/>
              <w:rPr>
                <w:ins w:id="672" w:author="Author"/>
                <w:b/>
                <w:bCs/>
                <w:i/>
                <w:iCs/>
                <w:sz w:val="18"/>
                <w:szCs w:val="18"/>
              </w:rPr>
            </w:pPr>
            <w:ins w:id="673" w:author="Author">
              <w:r w:rsidRPr="00981131">
                <w:rPr>
                  <w:b/>
                  <w:bCs/>
                  <w:i/>
                  <w:iCs/>
                  <w:sz w:val="18"/>
                  <w:szCs w:val="18"/>
                  <w:lang w:eastAsia="zh-CN"/>
                </w:rPr>
                <w:t>[</w:t>
              </w:r>
              <w:r>
                <w:rPr>
                  <w:b/>
                  <w:bCs/>
                  <w:i/>
                  <w:iCs/>
                  <w:sz w:val="18"/>
                  <w:szCs w:val="18"/>
                  <w:lang w:eastAsia="zh-CN"/>
                </w:rPr>
                <w:t>5.5</w:t>
              </w:r>
              <w:r w:rsidRPr="00981131">
                <w:rPr>
                  <w:b/>
                  <w:bCs/>
                  <w:i/>
                  <w:iCs/>
                  <w:sz w:val="18"/>
                  <w:szCs w:val="18"/>
                  <w:lang w:eastAsia="zh-CN"/>
                </w:rPr>
                <w:t>, 5.</w:t>
              </w:r>
              <w:r>
                <w:rPr>
                  <w:b/>
                  <w:bCs/>
                  <w:i/>
                  <w:iCs/>
                  <w:sz w:val="18"/>
                  <w:szCs w:val="18"/>
                  <w:lang w:eastAsia="zh-CN"/>
                </w:rPr>
                <w:t>6</w:t>
              </w:r>
              <w:r w:rsidRPr="00981131">
                <w:rPr>
                  <w:b/>
                  <w:bCs/>
                  <w:i/>
                  <w:iCs/>
                  <w:sz w:val="18"/>
                  <w:szCs w:val="18"/>
                  <w:lang w:eastAsia="zh-CN"/>
                </w:rPr>
                <w:t>)</w:t>
              </w:r>
            </w:ins>
          </w:p>
        </w:tc>
        <w:tc>
          <w:tcPr>
            <w:tcW w:w="1693" w:type="dxa"/>
          </w:tcPr>
          <w:p w14:paraId="22450608" w14:textId="77777777" w:rsidR="00583D8D" w:rsidRPr="00981131" w:rsidRDefault="00583D8D" w:rsidP="00A91EA2">
            <w:pPr>
              <w:pStyle w:val="Normal1"/>
              <w:keepNext/>
              <w:keepLines/>
              <w:spacing w:after="80"/>
              <w:rPr>
                <w:ins w:id="674" w:author="Author"/>
                <w:b/>
                <w:bCs/>
                <w:i/>
                <w:iCs/>
                <w:sz w:val="18"/>
                <w:szCs w:val="18"/>
              </w:rPr>
            </w:pPr>
            <w:ins w:id="675" w:author="Author">
              <w:r w:rsidRPr="00981131">
                <w:rPr>
                  <w:b/>
                  <w:bCs/>
                  <w:i/>
                  <w:iCs/>
                  <w:sz w:val="18"/>
                  <w:szCs w:val="18"/>
                  <w:lang w:eastAsia="zh-CN"/>
                </w:rPr>
                <w:t>Least</w:t>
              </w:r>
              <w:r>
                <w:rPr>
                  <w:b/>
                  <w:bCs/>
                  <w:i/>
                  <w:iCs/>
                  <w:sz w:val="18"/>
                  <w:szCs w:val="18"/>
                  <w:lang w:eastAsia="zh-CN"/>
                </w:rPr>
                <w:t xml:space="preserve"> [0, 1</w:t>
              </w:r>
              <w:r w:rsidRPr="00981131">
                <w:rPr>
                  <w:b/>
                  <w:bCs/>
                  <w:i/>
                  <w:iCs/>
                  <w:sz w:val="18"/>
                  <w:szCs w:val="18"/>
                  <w:lang w:eastAsia="zh-CN"/>
                </w:rPr>
                <w:t>)</w:t>
              </w:r>
            </w:ins>
          </w:p>
        </w:tc>
        <w:tc>
          <w:tcPr>
            <w:tcW w:w="1275" w:type="dxa"/>
            <w:shd w:val="clear" w:color="auto" w:fill="E2E2E2"/>
          </w:tcPr>
          <w:p w14:paraId="4D05192D" w14:textId="77777777" w:rsidR="00583D8D" w:rsidRPr="00981131" w:rsidRDefault="00583D8D" w:rsidP="00A91EA2">
            <w:pPr>
              <w:pStyle w:val="Normal1"/>
              <w:keepNext/>
              <w:keepLines/>
              <w:spacing w:after="80"/>
              <w:rPr>
                <w:ins w:id="676" w:author="Author"/>
                <w:sz w:val="18"/>
                <w:szCs w:val="18"/>
              </w:rPr>
            </w:pPr>
            <w:ins w:id="677" w:author="Author">
              <w:r w:rsidRPr="00981131">
                <w:rPr>
                  <w:sz w:val="18"/>
                  <w:szCs w:val="18"/>
                  <w:lang w:eastAsia="zh-CN"/>
                </w:rPr>
                <w:t>Neutral</w:t>
              </w:r>
            </w:ins>
          </w:p>
        </w:tc>
        <w:tc>
          <w:tcPr>
            <w:tcW w:w="1276" w:type="dxa"/>
            <w:shd w:val="clear" w:color="auto" w:fill="E2E2E2"/>
          </w:tcPr>
          <w:p w14:paraId="57A3BCFF" w14:textId="77777777" w:rsidR="00583D8D" w:rsidRPr="00981131" w:rsidRDefault="00583D8D" w:rsidP="00A91EA2">
            <w:pPr>
              <w:pStyle w:val="Normal1"/>
              <w:keepNext/>
              <w:keepLines/>
              <w:spacing w:after="80"/>
              <w:rPr>
                <w:ins w:id="678" w:author="Author"/>
                <w:sz w:val="18"/>
                <w:szCs w:val="18"/>
              </w:rPr>
            </w:pPr>
            <w:ins w:id="679" w:author="Author">
              <w:r w:rsidRPr="00981131">
                <w:rPr>
                  <w:sz w:val="18"/>
                  <w:szCs w:val="18"/>
                  <w:lang w:eastAsia="zh-CN"/>
                </w:rPr>
                <w:t>Neutral</w:t>
              </w:r>
            </w:ins>
          </w:p>
        </w:tc>
        <w:tc>
          <w:tcPr>
            <w:tcW w:w="1276" w:type="dxa"/>
            <w:shd w:val="clear" w:color="auto" w:fill="E2E2E2"/>
          </w:tcPr>
          <w:p w14:paraId="3F9660D2" w14:textId="77777777" w:rsidR="00583D8D" w:rsidRPr="00981131" w:rsidRDefault="00583D8D" w:rsidP="00A91EA2">
            <w:pPr>
              <w:pStyle w:val="Normal1"/>
              <w:keepNext/>
              <w:keepLines/>
              <w:spacing w:after="80"/>
              <w:rPr>
                <w:ins w:id="680" w:author="Author"/>
                <w:sz w:val="18"/>
                <w:szCs w:val="18"/>
              </w:rPr>
            </w:pPr>
            <w:ins w:id="681" w:author="Author">
              <w:r w:rsidRPr="00981131">
                <w:rPr>
                  <w:sz w:val="18"/>
                  <w:szCs w:val="18"/>
                  <w:lang w:eastAsia="zh-CN"/>
                </w:rPr>
                <w:t>Neutral</w:t>
              </w:r>
            </w:ins>
          </w:p>
        </w:tc>
        <w:tc>
          <w:tcPr>
            <w:tcW w:w="1276" w:type="dxa"/>
            <w:shd w:val="clear" w:color="auto" w:fill="E2E2E2"/>
          </w:tcPr>
          <w:p w14:paraId="070D3E7F" w14:textId="77777777" w:rsidR="00583D8D" w:rsidRPr="00981131" w:rsidRDefault="00583D8D" w:rsidP="00A91EA2">
            <w:pPr>
              <w:pStyle w:val="Normal1"/>
              <w:keepNext/>
              <w:keepLines/>
              <w:spacing w:after="80"/>
              <w:rPr>
                <w:ins w:id="682" w:author="Author"/>
                <w:sz w:val="18"/>
                <w:szCs w:val="18"/>
              </w:rPr>
            </w:pPr>
            <w:ins w:id="683" w:author="Author">
              <w:r w:rsidRPr="00981131">
                <w:rPr>
                  <w:sz w:val="18"/>
                  <w:szCs w:val="18"/>
                  <w:lang w:eastAsia="zh-CN"/>
                </w:rPr>
                <w:t>Neutral</w:t>
              </w:r>
            </w:ins>
          </w:p>
        </w:tc>
        <w:tc>
          <w:tcPr>
            <w:tcW w:w="1219" w:type="dxa"/>
            <w:shd w:val="clear" w:color="auto" w:fill="E2E2E2"/>
          </w:tcPr>
          <w:p w14:paraId="22233853" w14:textId="77777777" w:rsidR="00583D8D" w:rsidRPr="00981131" w:rsidRDefault="00583D8D" w:rsidP="00A91EA2">
            <w:pPr>
              <w:pStyle w:val="Normal1"/>
              <w:keepNext/>
              <w:keepLines/>
              <w:spacing w:after="80"/>
              <w:rPr>
                <w:ins w:id="684" w:author="Author"/>
                <w:sz w:val="18"/>
                <w:szCs w:val="18"/>
              </w:rPr>
            </w:pPr>
            <w:ins w:id="685" w:author="Author">
              <w:r w:rsidRPr="00981131">
                <w:rPr>
                  <w:sz w:val="18"/>
                  <w:szCs w:val="18"/>
                  <w:lang w:eastAsia="zh-CN"/>
                </w:rPr>
                <w:t xml:space="preserve">Neutral </w:t>
              </w:r>
            </w:ins>
          </w:p>
        </w:tc>
      </w:tr>
      <w:tr w:rsidR="00583D8D" w:rsidRPr="00421FCD" w14:paraId="66528B62" w14:textId="77777777" w:rsidTr="00A91EA2">
        <w:trPr>
          <w:jc w:val="center"/>
          <w:ins w:id="686" w:author="Author"/>
        </w:trPr>
        <w:tc>
          <w:tcPr>
            <w:tcW w:w="1129" w:type="dxa"/>
            <w:vMerge/>
          </w:tcPr>
          <w:p w14:paraId="45FBAFB3" w14:textId="77777777" w:rsidR="00583D8D" w:rsidRPr="00981131" w:rsidRDefault="00583D8D" w:rsidP="00A91EA2">
            <w:pPr>
              <w:pStyle w:val="Normal1"/>
              <w:keepNext/>
              <w:keepLines/>
              <w:spacing w:after="80"/>
              <w:rPr>
                <w:ins w:id="687" w:author="Author"/>
                <w:b/>
                <w:bCs/>
                <w:i/>
                <w:iCs/>
                <w:sz w:val="18"/>
                <w:szCs w:val="18"/>
              </w:rPr>
            </w:pPr>
          </w:p>
        </w:tc>
        <w:tc>
          <w:tcPr>
            <w:tcW w:w="1693" w:type="dxa"/>
          </w:tcPr>
          <w:p w14:paraId="63905286" w14:textId="77777777" w:rsidR="00583D8D" w:rsidRPr="00981131" w:rsidRDefault="00583D8D" w:rsidP="00A91EA2">
            <w:pPr>
              <w:pStyle w:val="Normal1"/>
              <w:keepNext/>
              <w:keepLines/>
              <w:spacing w:after="80"/>
              <w:rPr>
                <w:ins w:id="688" w:author="Author"/>
                <w:b/>
                <w:bCs/>
                <w:i/>
                <w:iCs/>
                <w:sz w:val="18"/>
                <w:szCs w:val="18"/>
              </w:rPr>
            </w:pPr>
            <w:ins w:id="689" w:author="Author">
              <w:r w:rsidRPr="00981131">
                <w:rPr>
                  <w:b/>
                  <w:bCs/>
                  <w:i/>
                  <w:iCs/>
                  <w:sz w:val="18"/>
                  <w:szCs w:val="18"/>
                  <w:lang w:eastAsia="zh-CN"/>
                </w:rPr>
                <w:t>Less</w:t>
              </w:r>
              <w:r>
                <w:rPr>
                  <w:b/>
                  <w:bCs/>
                  <w:i/>
                  <w:iCs/>
                  <w:sz w:val="18"/>
                  <w:szCs w:val="18"/>
                  <w:lang w:eastAsia="zh-CN"/>
                </w:rPr>
                <w:t xml:space="preserve"> [1, 1.1</w:t>
              </w:r>
              <w:r w:rsidRPr="00981131">
                <w:rPr>
                  <w:b/>
                  <w:bCs/>
                  <w:i/>
                  <w:iCs/>
                  <w:sz w:val="18"/>
                  <w:szCs w:val="18"/>
                  <w:lang w:eastAsia="zh-CN"/>
                </w:rPr>
                <w:t>)</w:t>
              </w:r>
            </w:ins>
          </w:p>
        </w:tc>
        <w:tc>
          <w:tcPr>
            <w:tcW w:w="1275" w:type="dxa"/>
            <w:shd w:val="clear" w:color="auto" w:fill="E2E2E2"/>
          </w:tcPr>
          <w:p w14:paraId="32BAB91F" w14:textId="77777777" w:rsidR="00583D8D" w:rsidRPr="00981131" w:rsidRDefault="00583D8D" w:rsidP="00A91EA2">
            <w:pPr>
              <w:pStyle w:val="Normal1"/>
              <w:keepNext/>
              <w:keepLines/>
              <w:spacing w:after="80"/>
              <w:rPr>
                <w:ins w:id="690" w:author="Author"/>
                <w:sz w:val="18"/>
                <w:szCs w:val="18"/>
              </w:rPr>
            </w:pPr>
            <w:ins w:id="691" w:author="Author">
              <w:r w:rsidRPr="00981131">
                <w:rPr>
                  <w:sz w:val="18"/>
                  <w:szCs w:val="18"/>
                  <w:lang w:eastAsia="zh-CN"/>
                </w:rPr>
                <w:t>Neutral</w:t>
              </w:r>
            </w:ins>
          </w:p>
        </w:tc>
        <w:tc>
          <w:tcPr>
            <w:tcW w:w="1276" w:type="dxa"/>
            <w:shd w:val="clear" w:color="auto" w:fill="E2E2E2"/>
          </w:tcPr>
          <w:p w14:paraId="405C96F4" w14:textId="77777777" w:rsidR="00583D8D" w:rsidRPr="00981131" w:rsidRDefault="00583D8D" w:rsidP="00A91EA2">
            <w:pPr>
              <w:pStyle w:val="Normal1"/>
              <w:keepNext/>
              <w:keepLines/>
              <w:spacing w:after="80"/>
              <w:rPr>
                <w:ins w:id="692" w:author="Author"/>
                <w:sz w:val="18"/>
                <w:szCs w:val="18"/>
              </w:rPr>
            </w:pPr>
            <w:ins w:id="693" w:author="Author">
              <w:r w:rsidRPr="00981131">
                <w:rPr>
                  <w:sz w:val="18"/>
                  <w:szCs w:val="18"/>
                  <w:lang w:eastAsia="zh-CN"/>
                </w:rPr>
                <w:t>Neutral</w:t>
              </w:r>
            </w:ins>
          </w:p>
        </w:tc>
        <w:tc>
          <w:tcPr>
            <w:tcW w:w="1276" w:type="dxa"/>
            <w:shd w:val="clear" w:color="auto" w:fill="E2E2E2"/>
          </w:tcPr>
          <w:p w14:paraId="3B17ED6D" w14:textId="77777777" w:rsidR="00583D8D" w:rsidRPr="00981131" w:rsidRDefault="00583D8D" w:rsidP="00A91EA2">
            <w:pPr>
              <w:pStyle w:val="Normal1"/>
              <w:keepNext/>
              <w:keepLines/>
              <w:spacing w:after="80"/>
              <w:rPr>
                <w:ins w:id="694" w:author="Author"/>
                <w:sz w:val="18"/>
                <w:szCs w:val="18"/>
              </w:rPr>
            </w:pPr>
            <w:ins w:id="695" w:author="Author">
              <w:r w:rsidRPr="00981131">
                <w:rPr>
                  <w:sz w:val="18"/>
                  <w:szCs w:val="18"/>
                  <w:lang w:eastAsia="zh-CN"/>
                </w:rPr>
                <w:t>Neutral</w:t>
              </w:r>
            </w:ins>
          </w:p>
        </w:tc>
        <w:tc>
          <w:tcPr>
            <w:tcW w:w="1276" w:type="dxa"/>
            <w:shd w:val="clear" w:color="auto" w:fill="E2E2E2"/>
          </w:tcPr>
          <w:p w14:paraId="1FFC3FD2" w14:textId="77777777" w:rsidR="00583D8D" w:rsidRPr="00981131" w:rsidRDefault="00583D8D" w:rsidP="00A91EA2">
            <w:pPr>
              <w:pStyle w:val="Normal1"/>
              <w:keepNext/>
              <w:keepLines/>
              <w:spacing w:after="80"/>
              <w:rPr>
                <w:ins w:id="696" w:author="Author"/>
                <w:sz w:val="18"/>
                <w:szCs w:val="18"/>
              </w:rPr>
            </w:pPr>
            <w:ins w:id="697" w:author="Author">
              <w:r w:rsidRPr="00981131">
                <w:rPr>
                  <w:sz w:val="18"/>
                  <w:szCs w:val="18"/>
                  <w:lang w:eastAsia="zh-CN"/>
                </w:rPr>
                <w:t>Neutral</w:t>
              </w:r>
            </w:ins>
          </w:p>
        </w:tc>
        <w:tc>
          <w:tcPr>
            <w:tcW w:w="1219" w:type="dxa"/>
            <w:shd w:val="clear" w:color="auto" w:fill="E2E2E2"/>
          </w:tcPr>
          <w:p w14:paraId="2B29313C" w14:textId="77777777" w:rsidR="00583D8D" w:rsidRPr="00981131" w:rsidRDefault="00583D8D" w:rsidP="00A91EA2">
            <w:pPr>
              <w:pStyle w:val="Normal1"/>
              <w:keepNext/>
              <w:keepLines/>
              <w:spacing w:after="80"/>
              <w:rPr>
                <w:ins w:id="698" w:author="Author"/>
                <w:sz w:val="18"/>
                <w:szCs w:val="18"/>
              </w:rPr>
            </w:pPr>
            <w:ins w:id="699" w:author="Author">
              <w:r w:rsidRPr="00981131">
                <w:rPr>
                  <w:sz w:val="18"/>
                  <w:szCs w:val="18"/>
                  <w:lang w:eastAsia="zh-CN"/>
                </w:rPr>
                <w:t>Neutral</w:t>
              </w:r>
            </w:ins>
          </w:p>
        </w:tc>
      </w:tr>
      <w:tr w:rsidR="00583D8D" w:rsidRPr="00421FCD" w14:paraId="6A4E5511" w14:textId="77777777" w:rsidTr="00A91EA2">
        <w:trPr>
          <w:jc w:val="center"/>
          <w:ins w:id="700" w:author="Author"/>
        </w:trPr>
        <w:tc>
          <w:tcPr>
            <w:tcW w:w="1129" w:type="dxa"/>
            <w:vMerge/>
          </w:tcPr>
          <w:p w14:paraId="07BA1E79" w14:textId="77777777" w:rsidR="00583D8D" w:rsidRPr="00981131" w:rsidRDefault="00583D8D" w:rsidP="00A91EA2">
            <w:pPr>
              <w:pStyle w:val="Normal1"/>
              <w:keepNext/>
              <w:keepLines/>
              <w:spacing w:after="80"/>
              <w:rPr>
                <w:ins w:id="701" w:author="Author"/>
                <w:b/>
                <w:bCs/>
                <w:i/>
                <w:iCs/>
                <w:sz w:val="18"/>
                <w:szCs w:val="18"/>
              </w:rPr>
            </w:pPr>
          </w:p>
        </w:tc>
        <w:tc>
          <w:tcPr>
            <w:tcW w:w="1693" w:type="dxa"/>
          </w:tcPr>
          <w:p w14:paraId="0A2FC2B4" w14:textId="77777777" w:rsidR="00583D8D" w:rsidRPr="00981131" w:rsidRDefault="00583D8D" w:rsidP="00A91EA2">
            <w:pPr>
              <w:pStyle w:val="Normal1"/>
              <w:keepNext/>
              <w:keepLines/>
              <w:spacing w:after="80"/>
              <w:rPr>
                <w:ins w:id="702" w:author="Author"/>
                <w:b/>
                <w:bCs/>
                <w:i/>
                <w:iCs/>
                <w:sz w:val="18"/>
                <w:szCs w:val="18"/>
              </w:rPr>
            </w:pPr>
            <w:ins w:id="703" w:author="Author">
              <w:r w:rsidRPr="00981131">
                <w:rPr>
                  <w:b/>
                  <w:bCs/>
                  <w:i/>
                  <w:iCs/>
                  <w:sz w:val="18"/>
                  <w:szCs w:val="18"/>
                  <w:lang w:eastAsia="zh-CN"/>
                </w:rPr>
                <w:t>Average</w:t>
              </w:r>
              <w:r>
                <w:rPr>
                  <w:b/>
                  <w:bCs/>
                  <w:i/>
                  <w:iCs/>
                  <w:sz w:val="18"/>
                  <w:szCs w:val="18"/>
                  <w:lang w:eastAsia="zh-CN"/>
                </w:rPr>
                <w:t xml:space="preserve"> [1.1, 1.25</w:t>
              </w:r>
              <w:r w:rsidRPr="00981131">
                <w:rPr>
                  <w:b/>
                  <w:bCs/>
                  <w:i/>
                  <w:iCs/>
                  <w:sz w:val="18"/>
                  <w:szCs w:val="18"/>
                  <w:lang w:eastAsia="zh-CN"/>
                </w:rPr>
                <w:t>)</w:t>
              </w:r>
            </w:ins>
          </w:p>
        </w:tc>
        <w:tc>
          <w:tcPr>
            <w:tcW w:w="1275" w:type="dxa"/>
            <w:shd w:val="clear" w:color="auto" w:fill="E2E2E2"/>
          </w:tcPr>
          <w:p w14:paraId="654D3673" w14:textId="77777777" w:rsidR="00583D8D" w:rsidRPr="00981131" w:rsidRDefault="00583D8D" w:rsidP="00A91EA2">
            <w:pPr>
              <w:pStyle w:val="Normal1"/>
              <w:keepNext/>
              <w:keepLines/>
              <w:spacing w:after="80"/>
              <w:rPr>
                <w:ins w:id="704" w:author="Author"/>
                <w:sz w:val="18"/>
                <w:szCs w:val="18"/>
              </w:rPr>
            </w:pPr>
            <w:ins w:id="705" w:author="Author">
              <w:r w:rsidRPr="00981131">
                <w:rPr>
                  <w:sz w:val="18"/>
                  <w:szCs w:val="18"/>
                  <w:lang w:eastAsia="zh-CN"/>
                </w:rPr>
                <w:t>Neutral</w:t>
              </w:r>
            </w:ins>
          </w:p>
        </w:tc>
        <w:tc>
          <w:tcPr>
            <w:tcW w:w="1276" w:type="dxa"/>
            <w:shd w:val="clear" w:color="auto" w:fill="E2E2E2"/>
          </w:tcPr>
          <w:p w14:paraId="5E2EC96B" w14:textId="77777777" w:rsidR="00583D8D" w:rsidRPr="00981131" w:rsidRDefault="00583D8D" w:rsidP="00A91EA2">
            <w:pPr>
              <w:pStyle w:val="Normal1"/>
              <w:keepNext/>
              <w:keepLines/>
              <w:spacing w:after="80"/>
              <w:rPr>
                <w:ins w:id="706" w:author="Author"/>
                <w:sz w:val="18"/>
                <w:szCs w:val="18"/>
              </w:rPr>
            </w:pPr>
            <w:ins w:id="707" w:author="Author">
              <w:r w:rsidRPr="00981131">
                <w:rPr>
                  <w:sz w:val="18"/>
                  <w:szCs w:val="18"/>
                  <w:lang w:eastAsia="zh-CN"/>
                </w:rPr>
                <w:t>Neutral</w:t>
              </w:r>
            </w:ins>
          </w:p>
        </w:tc>
        <w:tc>
          <w:tcPr>
            <w:tcW w:w="1276" w:type="dxa"/>
            <w:shd w:val="clear" w:color="auto" w:fill="E2E2E2"/>
          </w:tcPr>
          <w:p w14:paraId="43F20070" w14:textId="77777777" w:rsidR="00583D8D" w:rsidRPr="00981131" w:rsidRDefault="00583D8D" w:rsidP="00A91EA2">
            <w:pPr>
              <w:pStyle w:val="Normal1"/>
              <w:keepNext/>
              <w:keepLines/>
              <w:spacing w:after="80"/>
              <w:rPr>
                <w:ins w:id="708" w:author="Author"/>
                <w:sz w:val="18"/>
                <w:szCs w:val="18"/>
              </w:rPr>
            </w:pPr>
            <w:ins w:id="709" w:author="Author">
              <w:r w:rsidRPr="00981131">
                <w:rPr>
                  <w:sz w:val="18"/>
                  <w:szCs w:val="18"/>
                  <w:lang w:eastAsia="zh-CN"/>
                </w:rPr>
                <w:t>Neutral</w:t>
              </w:r>
            </w:ins>
          </w:p>
        </w:tc>
        <w:tc>
          <w:tcPr>
            <w:tcW w:w="1276" w:type="dxa"/>
            <w:shd w:val="clear" w:color="auto" w:fill="E2E2E2"/>
          </w:tcPr>
          <w:p w14:paraId="3607981D" w14:textId="77777777" w:rsidR="00583D8D" w:rsidRPr="00981131" w:rsidRDefault="00583D8D" w:rsidP="00A91EA2">
            <w:pPr>
              <w:pStyle w:val="Normal1"/>
              <w:keepNext/>
              <w:keepLines/>
              <w:spacing w:after="80"/>
              <w:rPr>
                <w:ins w:id="710" w:author="Author"/>
                <w:sz w:val="18"/>
                <w:szCs w:val="18"/>
              </w:rPr>
            </w:pPr>
            <w:ins w:id="711" w:author="Author">
              <w:r w:rsidRPr="00981131">
                <w:rPr>
                  <w:sz w:val="18"/>
                  <w:szCs w:val="18"/>
                  <w:lang w:eastAsia="zh-CN"/>
                </w:rPr>
                <w:t>Neutral</w:t>
              </w:r>
            </w:ins>
          </w:p>
        </w:tc>
        <w:tc>
          <w:tcPr>
            <w:tcW w:w="1219" w:type="dxa"/>
            <w:shd w:val="clear" w:color="auto" w:fill="E2E2E2"/>
          </w:tcPr>
          <w:p w14:paraId="5C6358B1" w14:textId="77777777" w:rsidR="00583D8D" w:rsidRPr="00981131" w:rsidRDefault="00583D8D" w:rsidP="00A91EA2">
            <w:pPr>
              <w:pStyle w:val="Normal1"/>
              <w:keepNext/>
              <w:keepLines/>
              <w:spacing w:after="80"/>
              <w:rPr>
                <w:ins w:id="712" w:author="Author"/>
                <w:sz w:val="18"/>
                <w:szCs w:val="18"/>
              </w:rPr>
            </w:pPr>
            <w:ins w:id="713" w:author="Author">
              <w:r w:rsidRPr="00981131">
                <w:rPr>
                  <w:sz w:val="18"/>
                  <w:szCs w:val="18"/>
                  <w:lang w:eastAsia="zh-CN"/>
                </w:rPr>
                <w:t>Neutral</w:t>
              </w:r>
            </w:ins>
          </w:p>
        </w:tc>
      </w:tr>
      <w:tr w:rsidR="00583D8D" w:rsidRPr="00421FCD" w14:paraId="073EECEE" w14:textId="77777777" w:rsidTr="00A91EA2">
        <w:trPr>
          <w:jc w:val="center"/>
          <w:ins w:id="714" w:author="Author"/>
        </w:trPr>
        <w:tc>
          <w:tcPr>
            <w:tcW w:w="1129" w:type="dxa"/>
            <w:vMerge/>
          </w:tcPr>
          <w:p w14:paraId="5A22540D" w14:textId="77777777" w:rsidR="00583D8D" w:rsidRPr="00981131" w:rsidRDefault="00583D8D" w:rsidP="00A91EA2">
            <w:pPr>
              <w:pStyle w:val="Normal1"/>
              <w:keepNext/>
              <w:keepLines/>
              <w:spacing w:after="80"/>
              <w:rPr>
                <w:ins w:id="715" w:author="Author"/>
                <w:b/>
                <w:bCs/>
                <w:i/>
                <w:iCs/>
                <w:sz w:val="18"/>
                <w:szCs w:val="18"/>
              </w:rPr>
            </w:pPr>
          </w:p>
        </w:tc>
        <w:tc>
          <w:tcPr>
            <w:tcW w:w="1693" w:type="dxa"/>
          </w:tcPr>
          <w:p w14:paraId="71FF5F9F" w14:textId="77777777" w:rsidR="00583D8D" w:rsidRPr="00981131" w:rsidRDefault="00583D8D" w:rsidP="00A91EA2">
            <w:pPr>
              <w:pStyle w:val="Normal1"/>
              <w:keepNext/>
              <w:keepLines/>
              <w:spacing w:after="80"/>
              <w:rPr>
                <w:ins w:id="716" w:author="Author"/>
                <w:b/>
                <w:bCs/>
                <w:i/>
                <w:iCs/>
                <w:sz w:val="18"/>
                <w:szCs w:val="18"/>
              </w:rPr>
            </w:pPr>
            <w:ins w:id="717" w:author="Author">
              <w:r w:rsidRPr="00981131">
                <w:rPr>
                  <w:b/>
                  <w:bCs/>
                  <w:i/>
                  <w:iCs/>
                  <w:sz w:val="18"/>
                  <w:szCs w:val="18"/>
                  <w:lang w:eastAsia="zh-CN"/>
                </w:rPr>
                <w:t>More</w:t>
              </w:r>
              <w:r>
                <w:rPr>
                  <w:b/>
                  <w:bCs/>
                  <w:i/>
                  <w:iCs/>
                  <w:sz w:val="18"/>
                  <w:szCs w:val="18"/>
                  <w:lang w:eastAsia="zh-CN"/>
                </w:rPr>
                <w:t xml:space="preserve"> [1.25, 1.5</w:t>
              </w:r>
              <w:r w:rsidRPr="00981131">
                <w:rPr>
                  <w:b/>
                  <w:bCs/>
                  <w:i/>
                  <w:iCs/>
                  <w:sz w:val="18"/>
                  <w:szCs w:val="18"/>
                  <w:lang w:eastAsia="zh-CN"/>
                </w:rPr>
                <w:t>)</w:t>
              </w:r>
            </w:ins>
          </w:p>
        </w:tc>
        <w:tc>
          <w:tcPr>
            <w:tcW w:w="1275" w:type="dxa"/>
            <w:shd w:val="clear" w:color="auto" w:fill="E2E2E2"/>
          </w:tcPr>
          <w:p w14:paraId="6D043BFD" w14:textId="77777777" w:rsidR="00583D8D" w:rsidRPr="00981131" w:rsidRDefault="00583D8D" w:rsidP="00A91EA2">
            <w:pPr>
              <w:pStyle w:val="Normal1"/>
              <w:keepNext/>
              <w:keepLines/>
              <w:spacing w:after="80"/>
              <w:rPr>
                <w:ins w:id="718" w:author="Author"/>
                <w:sz w:val="18"/>
                <w:szCs w:val="18"/>
              </w:rPr>
            </w:pPr>
            <w:ins w:id="719" w:author="Author">
              <w:r w:rsidRPr="00981131">
                <w:rPr>
                  <w:sz w:val="18"/>
                  <w:szCs w:val="18"/>
                  <w:lang w:eastAsia="zh-CN"/>
                </w:rPr>
                <w:t>Neutral</w:t>
              </w:r>
            </w:ins>
          </w:p>
        </w:tc>
        <w:tc>
          <w:tcPr>
            <w:tcW w:w="1276" w:type="dxa"/>
            <w:shd w:val="clear" w:color="auto" w:fill="E2E2E2"/>
          </w:tcPr>
          <w:p w14:paraId="567E4209" w14:textId="77777777" w:rsidR="00583D8D" w:rsidRPr="00981131" w:rsidRDefault="00583D8D" w:rsidP="00A91EA2">
            <w:pPr>
              <w:pStyle w:val="Normal1"/>
              <w:keepNext/>
              <w:keepLines/>
              <w:spacing w:after="80"/>
              <w:rPr>
                <w:ins w:id="720" w:author="Author"/>
                <w:sz w:val="18"/>
                <w:szCs w:val="18"/>
              </w:rPr>
            </w:pPr>
            <w:ins w:id="721" w:author="Author">
              <w:r w:rsidRPr="00981131">
                <w:rPr>
                  <w:sz w:val="18"/>
                  <w:szCs w:val="18"/>
                  <w:lang w:eastAsia="zh-CN"/>
                </w:rPr>
                <w:t>Neutral</w:t>
              </w:r>
            </w:ins>
          </w:p>
        </w:tc>
        <w:tc>
          <w:tcPr>
            <w:tcW w:w="1276" w:type="dxa"/>
            <w:shd w:val="clear" w:color="auto" w:fill="E2E2E2"/>
          </w:tcPr>
          <w:p w14:paraId="44B8271D" w14:textId="77777777" w:rsidR="00583D8D" w:rsidRPr="00981131" w:rsidRDefault="00583D8D" w:rsidP="00A91EA2">
            <w:pPr>
              <w:pStyle w:val="Normal1"/>
              <w:keepNext/>
              <w:keepLines/>
              <w:spacing w:after="80"/>
              <w:rPr>
                <w:ins w:id="722" w:author="Author"/>
                <w:sz w:val="18"/>
                <w:szCs w:val="18"/>
              </w:rPr>
            </w:pPr>
            <w:ins w:id="723" w:author="Author">
              <w:r w:rsidRPr="00981131">
                <w:rPr>
                  <w:sz w:val="18"/>
                  <w:szCs w:val="18"/>
                  <w:lang w:eastAsia="zh-CN"/>
                </w:rPr>
                <w:t>Neutral</w:t>
              </w:r>
            </w:ins>
          </w:p>
        </w:tc>
        <w:tc>
          <w:tcPr>
            <w:tcW w:w="1276" w:type="dxa"/>
            <w:shd w:val="clear" w:color="auto" w:fill="E2E2E2"/>
          </w:tcPr>
          <w:p w14:paraId="67C16730" w14:textId="77777777" w:rsidR="00583D8D" w:rsidRPr="00981131" w:rsidRDefault="00583D8D" w:rsidP="00A91EA2">
            <w:pPr>
              <w:pStyle w:val="Normal1"/>
              <w:keepNext/>
              <w:keepLines/>
              <w:spacing w:after="80"/>
              <w:rPr>
                <w:ins w:id="724" w:author="Author"/>
                <w:sz w:val="18"/>
                <w:szCs w:val="18"/>
              </w:rPr>
            </w:pPr>
            <w:ins w:id="725" w:author="Author">
              <w:r w:rsidRPr="00981131">
                <w:rPr>
                  <w:sz w:val="18"/>
                  <w:szCs w:val="18"/>
                  <w:lang w:eastAsia="zh-CN"/>
                </w:rPr>
                <w:t>Neutral</w:t>
              </w:r>
            </w:ins>
          </w:p>
        </w:tc>
        <w:tc>
          <w:tcPr>
            <w:tcW w:w="1219" w:type="dxa"/>
            <w:shd w:val="clear" w:color="auto" w:fill="E2E2E2"/>
          </w:tcPr>
          <w:p w14:paraId="01A08C9C" w14:textId="77777777" w:rsidR="00583D8D" w:rsidRPr="00981131" w:rsidRDefault="00583D8D" w:rsidP="00A91EA2">
            <w:pPr>
              <w:pStyle w:val="Normal1"/>
              <w:keepNext/>
              <w:keepLines/>
              <w:spacing w:after="80"/>
              <w:rPr>
                <w:ins w:id="726" w:author="Author"/>
                <w:sz w:val="18"/>
                <w:szCs w:val="18"/>
              </w:rPr>
            </w:pPr>
            <w:ins w:id="727" w:author="Author">
              <w:r w:rsidRPr="00981131">
                <w:rPr>
                  <w:sz w:val="18"/>
                  <w:szCs w:val="18"/>
                  <w:lang w:eastAsia="zh-CN"/>
                </w:rPr>
                <w:t>Neutral</w:t>
              </w:r>
            </w:ins>
          </w:p>
        </w:tc>
      </w:tr>
      <w:tr w:rsidR="00583D8D" w:rsidRPr="00421FCD" w14:paraId="671CE668" w14:textId="77777777" w:rsidTr="00A91EA2">
        <w:trPr>
          <w:jc w:val="center"/>
          <w:ins w:id="728" w:author="Author"/>
        </w:trPr>
        <w:tc>
          <w:tcPr>
            <w:tcW w:w="1129" w:type="dxa"/>
            <w:vMerge/>
          </w:tcPr>
          <w:p w14:paraId="1414190B" w14:textId="77777777" w:rsidR="00583D8D" w:rsidRPr="00981131" w:rsidRDefault="00583D8D" w:rsidP="00A91EA2">
            <w:pPr>
              <w:pStyle w:val="Normal1"/>
              <w:keepNext/>
              <w:keepLines/>
              <w:spacing w:after="80"/>
              <w:rPr>
                <w:ins w:id="729" w:author="Author"/>
                <w:b/>
                <w:bCs/>
                <w:i/>
                <w:iCs/>
                <w:sz w:val="18"/>
                <w:szCs w:val="18"/>
              </w:rPr>
            </w:pPr>
          </w:p>
        </w:tc>
        <w:tc>
          <w:tcPr>
            <w:tcW w:w="1693" w:type="dxa"/>
          </w:tcPr>
          <w:p w14:paraId="62116AE9" w14:textId="77777777" w:rsidR="00583D8D" w:rsidRPr="00981131" w:rsidRDefault="00583D8D" w:rsidP="00A91EA2">
            <w:pPr>
              <w:pStyle w:val="Normal1"/>
              <w:keepNext/>
              <w:keepLines/>
              <w:spacing w:after="80"/>
              <w:rPr>
                <w:ins w:id="730" w:author="Author"/>
                <w:b/>
                <w:bCs/>
                <w:i/>
                <w:iCs/>
                <w:sz w:val="18"/>
                <w:szCs w:val="18"/>
              </w:rPr>
            </w:pPr>
            <w:ins w:id="731" w:author="Author">
              <w:r w:rsidRPr="00981131">
                <w:rPr>
                  <w:b/>
                  <w:bCs/>
                  <w:i/>
                  <w:iCs/>
                  <w:sz w:val="18"/>
                  <w:szCs w:val="18"/>
                </w:rPr>
                <w:t>Most</w:t>
              </w:r>
              <w:r>
                <w:rPr>
                  <w:b/>
                  <w:bCs/>
                  <w:i/>
                  <w:iCs/>
                  <w:sz w:val="18"/>
                  <w:szCs w:val="18"/>
                </w:rPr>
                <w:t xml:space="preserve"> </w:t>
              </w:r>
              <w:r>
                <w:rPr>
                  <w:b/>
                  <w:bCs/>
                  <w:i/>
                  <w:iCs/>
                  <w:sz w:val="18"/>
                  <w:szCs w:val="18"/>
                  <w:lang w:eastAsia="zh-CN"/>
                </w:rPr>
                <w:t>[1.5, 100</w:t>
              </w:r>
              <w:r w:rsidRPr="00981131">
                <w:rPr>
                  <w:b/>
                  <w:bCs/>
                  <w:i/>
                  <w:iCs/>
                  <w:sz w:val="18"/>
                  <w:szCs w:val="18"/>
                  <w:lang w:eastAsia="zh-CN"/>
                </w:rPr>
                <w:t>)</w:t>
              </w:r>
            </w:ins>
          </w:p>
        </w:tc>
        <w:tc>
          <w:tcPr>
            <w:tcW w:w="1275" w:type="dxa"/>
            <w:shd w:val="clear" w:color="auto" w:fill="E2E2E2"/>
          </w:tcPr>
          <w:p w14:paraId="513F5FC5" w14:textId="77777777" w:rsidR="00583D8D" w:rsidRPr="00981131" w:rsidRDefault="00583D8D" w:rsidP="00A91EA2">
            <w:pPr>
              <w:pStyle w:val="Normal1"/>
              <w:keepNext/>
              <w:keepLines/>
              <w:spacing w:after="80"/>
              <w:rPr>
                <w:ins w:id="732" w:author="Author"/>
                <w:sz w:val="18"/>
                <w:szCs w:val="18"/>
              </w:rPr>
            </w:pPr>
            <w:ins w:id="733" w:author="Author">
              <w:r w:rsidRPr="00981131">
                <w:rPr>
                  <w:sz w:val="18"/>
                  <w:szCs w:val="18"/>
                  <w:lang w:eastAsia="zh-CN"/>
                </w:rPr>
                <w:t>Neutral</w:t>
              </w:r>
            </w:ins>
          </w:p>
        </w:tc>
        <w:tc>
          <w:tcPr>
            <w:tcW w:w="1276" w:type="dxa"/>
            <w:shd w:val="clear" w:color="auto" w:fill="E2E2E2"/>
          </w:tcPr>
          <w:p w14:paraId="0749F91D" w14:textId="77777777" w:rsidR="00583D8D" w:rsidRPr="00981131" w:rsidRDefault="00583D8D" w:rsidP="00A91EA2">
            <w:pPr>
              <w:pStyle w:val="Normal1"/>
              <w:keepNext/>
              <w:keepLines/>
              <w:spacing w:after="80"/>
              <w:rPr>
                <w:ins w:id="734" w:author="Author"/>
                <w:sz w:val="18"/>
                <w:szCs w:val="18"/>
              </w:rPr>
            </w:pPr>
            <w:ins w:id="735" w:author="Author">
              <w:r w:rsidRPr="00981131">
                <w:rPr>
                  <w:sz w:val="18"/>
                  <w:szCs w:val="18"/>
                  <w:lang w:eastAsia="zh-CN"/>
                </w:rPr>
                <w:t>Neutral</w:t>
              </w:r>
            </w:ins>
          </w:p>
        </w:tc>
        <w:tc>
          <w:tcPr>
            <w:tcW w:w="1276" w:type="dxa"/>
            <w:shd w:val="clear" w:color="auto" w:fill="E2E2E2"/>
          </w:tcPr>
          <w:p w14:paraId="3BE67A45" w14:textId="77777777" w:rsidR="00583D8D" w:rsidRPr="00981131" w:rsidRDefault="00583D8D" w:rsidP="00A91EA2">
            <w:pPr>
              <w:pStyle w:val="Normal1"/>
              <w:keepNext/>
              <w:keepLines/>
              <w:spacing w:after="80"/>
              <w:rPr>
                <w:ins w:id="736" w:author="Author"/>
                <w:sz w:val="18"/>
                <w:szCs w:val="18"/>
              </w:rPr>
            </w:pPr>
            <w:ins w:id="737" w:author="Author">
              <w:r w:rsidRPr="00981131">
                <w:rPr>
                  <w:sz w:val="18"/>
                  <w:szCs w:val="18"/>
                  <w:lang w:eastAsia="zh-CN"/>
                </w:rPr>
                <w:t>Neutral</w:t>
              </w:r>
            </w:ins>
          </w:p>
        </w:tc>
        <w:tc>
          <w:tcPr>
            <w:tcW w:w="1276" w:type="dxa"/>
            <w:shd w:val="clear" w:color="auto" w:fill="E2E2E2"/>
          </w:tcPr>
          <w:p w14:paraId="13ED6D67" w14:textId="77777777" w:rsidR="00583D8D" w:rsidRPr="00981131" w:rsidRDefault="00583D8D" w:rsidP="00A91EA2">
            <w:pPr>
              <w:pStyle w:val="Normal1"/>
              <w:keepNext/>
              <w:keepLines/>
              <w:spacing w:after="80"/>
              <w:rPr>
                <w:ins w:id="738" w:author="Author"/>
                <w:sz w:val="18"/>
                <w:szCs w:val="18"/>
              </w:rPr>
            </w:pPr>
            <w:ins w:id="739" w:author="Author">
              <w:r w:rsidRPr="00981131">
                <w:rPr>
                  <w:sz w:val="18"/>
                  <w:szCs w:val="18"/>
                  <w:lang w:eastAsia="zh-CN"/>
                </w:rPr>
                <w:t>Neutral</w:t>
              </w:r>
            </w:ins>
          </w:p>
        </w:tc>
        <w:tc>
          <w:tcPr>
            <w:tcW w:w="1219" w:type="dxa"/>
            <w:shd w:val="clear" w:color="auto" w:fill="E2E2E2"/>
          </w:tcPr>
          <w:p w14:paraId="168AD513" w14:textId="77777777" w:rsidR="00583D8D" w:rsidRPr="00981131" w:rsidRDefault="00583D8D" w:rsidP="00A91EA2">
            <w:pPr>
              <w:pStyle w:val="Normal1"/>
              <w:keepNext/>
              <w:keepLines/>
              <w:spacing w:after="80"/>
              <w:rPr>
                <w:ins w:id="740" w:author="Author"/>
                <w:sz w:val="18"/>
                <w:szCs w:val="18"/>
              </w:rPr>
            </w:pPr>
            <w:ins w:id="741" w:author="Author">
              <w:r w:rsidRPr="00981131">
                <w:rPr>
                  <w:sz w:val="18"/>
                  <w:szCs w:val="18"/>
                  <w:lang w:eastAsia="zh-CN"/>
                </w:rPr>
                <w:t>Neutral</w:t>
              </w:r>
            </w:ins>
          </w:p>
        </w:tc>
      </w:tr>
      <w:tr w:rsidR="00583D8D" w:rsidRPr="00421FCD" w14:paraId="105E7588" w14:textId="77777777" w:rsidTr="00A91EA2">
        <w:trPr>
          <w:jc w:val="center"/>
          <w:ins w:id="742" w:author="Author"/>
        </w:trPr>
        <w:tc>
          <w:tcPr>
            <w:tcW w:w="1129" w:type="dxa"/>
            <w:vMerge w:val="restart"/>
          </w:tcPr>
          <w:p w14:paraId="5AC01FF0" w14:textId="77777777" w:rsidR="00583D8D" w:rsidRPr="00981131" w:rsidRDefault="00583D8D" w:rsidP="00A91EA2">
            <w:pPr>
              <w:pStyle w:val="Normal1"/>
              <w:keepNext/>
              <w:keepLines/>
              <w:spacing w:after="80"/>
              <w:rPr>
                <w:ins w:id="743" w:author="Author"/>
                <w:b/>
                <w:bCs/>
                <w:i/>
                <w:iCs/>
                <w:sz w:val="18"/>
                <w:szCs w:val="18"/>
              </w:rPr>
            </w:pPr>
            <w:ins w:id="744" w:author="Author">
              <w:r w:rsidRPr="00981131">
                <w:rPr>
                  <w:b/>
                  <w:bCs/>
                  <w:i/>
                  <w:iCs/>
                  <w:sz w:val="18"/>
                  <w:szCs w:val="18"/>
                  <w:lang w:eastAsia="zh-CN"/>
                </w:rPr>
                <w:t xml:space="preserve"> [</w:t>
              </w:r>
              <w:r>
                <w:rPr>
                  <w:b/>
                  <w:bCs/>
                  <w:i/>
                  <w:iCs/>
                  <w:sz w:val="18"/>
                  <w:szCs w:val="18"/>
                  <w:lang w:eastAsia="zh-CN"/>
                </w:rPr>
                <w:t>5.3</w:t>
              </w:r>
              <w:r w:rsidRPr="00981131">
                <w:rPr>
                  <w:b/>
                  <w:bCs/>
                  <w:i/>
                  <w:iCs/>
                  <w:sz w:val="18"/>
                  <w:szCs w:val="18"/>
                  <w:lang w:eastAsia="zh-CN"/>
                </w:rPr>
                <w:t xml:space="preserve">, </w:t>
              </w:r>
              <w:r>
                <w:rPr>
                  <w:b/>
                  <w:bCs/>
                  <w:i/>
                  <w:iCs/>
                  <w:sz w:val="18"/>
                  <w:szCs w:val="18"/>
                  <w:lang w:eastAsia="zh-CN"/>
                </w:rPr>
                <w:t>5.5</w:t>
              </w:r>
              <w:r w:rsidRPr="00981131">
                <w:rPr>
                  <w:b/>
                  <w:bCs/>
                  <w:i/>
                  <w:iCs/>
                  <w:sz w:val="18"/>
                  <w:szCs w:val="18"/>
                  <w:lang w:eastAsia="zh-CN"/>
                </w:rPr>
                <w:t>)</w:t>
              </w:r>
            </w:ins>
          </w:p>
        </w:tc>
        <w:tc>
          <w:tcPr>
            <w:tcW w:w="1693" w:type="dxa"/>
          </w:tcPr>
          <w:p w14:paraId="17961335" w14:textId="77777777" w:rsidR="00583D8D" w:rsidRPr="00981131" w:rsidRDefault="00583D8D" w:rsidP="00A91EA2">
            <w:pPr>
              <w:pStyle w:val="Normal1"/>
              <w:keepNext/>
              <w:keepLines/>
              <w:spacing w:after="80"/>
              <w:rPr>
                <w:ins w:id="745" w:author="Author"/>
                <w:b/>
                <w:bCs/>
                <w:i/>
                <w:iCs/>
                <w:sz w:val="18"/>
                <w:szCs w:val="18"/>
              </w:rPr>
            </w:pPr>
            <w:ins w:id="746" w:author="Author">
              <w:r w:rsidRPr="00981131">
                <w:rPr>
                  <w:b/>
                  <w:bCs/>
                  <w:i/>
                  <w:iCs/>
                  <w:sz w:val="18"/>
                  <w:szCs w:val="18"/>
                  <w:lang w:eastAsia="zh-CN"/>
                </w:rPr>
                <w:t>Least</w:t>
              </w:r>
              <w:r>
                <w:rPr>
                  <w:b/>
                  <w:bCs/>
                  <w:i/>
                  <w:iCs/>
                  <w:sz w:val="18"/>
                  <w:szCs w:val="18"/>
                  <w:lang w:eastAsia="zh-CN"/>
                </w:rPr>
                <w:t xml:space="preserve"> [0, 1</w:t>
              </w:r>
              <w:r w:rsidRPr="00981131">
                <w:rPr>
                  <w:b/>
                  <w:bCs/>
                  <w:i/>
                  <w:iCs/>
                  <w:sz w:val="18"/>
                  <w:szCs w:val="18"/>
                  <w:lang w:eastAsia="zh-CN"/>
                </w:rPr>
                <w:t>)</w:t>
              </w:r>
            </w:ins>
          </w:p>
        </w:tc>
        <w:tc>
          <w:tcPr>
            <w:tcW w:w="1275" w:type="dxa"/>
            <w:shd w:val="clear" w:color="auto" w:fill="A6BE73"/>
          </w:tcPr>
          <w:p w14:paraId="736B83A2" w14:textId="77777777" w:rsidR="00583D8D" w:rsidRPr="00981131" w:rsidRDefault="00583D8D" w:rsidP="00A91EA2">
            <w:pPr>
              <w:pStyle w:val="Normal1"/>
              <w:keepNext/>
              <w:keepLines/>
              <w:spacing w:after="80"/>
              <w:rPr>
                <w:ins w:id="747" w:author="Author"/>
                <w:sz w:val="18"/>
                <w:szCs w:val="18"/>
              </w:rPr>
            </w:pPr>
            <w:ins w:id="748" w:author="Author">
              <w:r w:rsidRPr="00981131">
                <w:rPr>
                  <w:sz w:val="18"/>
                  <w:szCs w:val="18"/>
                  <w:lang w:eastAsia="zh-CN"/>
                </w:rPr>
                <w:t>Very low</w:t>
              </w:r>
            </w:ins>
          </w:p>
        </w:tc>
        <w:tc>
          <w:tcPr>
            <w:tcW w:w="1276" w:type="dxa"/>
            <w:shd w:val="clear" w:color="auto" w:fill="C2D69B" w:themeFill="accent3" w:themeFillTint="99"/>
          </w:tcPr>
          <w:p w14:paraId="7EA5E492" w14:textId="77777777" w:rsidR="00583D8D" w:rsidRPr="00981131" w:rsidRDefault="00583D8D" w:rsidP="00A91EA2">
            <w:pPr>
              <w:pStyle w:val="Normal1"/>
              <w:keepNext/>
              <w:keepLines/>
              <w:spacing w:after="80"/>
              <w:rPr>
                <w:ins w:id="749" w:author="Author"/>
                <w:sz w:val="18"/>
                <w:szCs w:val="18"/>
              </w:rPr>
            </w:pPr>
            <w:ins w:id="750" w:author="Author">
              <w:r w:rsidRPr="00981131">
                <w:rPr>
                  <w:sz w:val="18"/>
                  <w:szCs w:val="18"/>
                  <w:lang w:eastAsia="zh-CN"/>
                </w:rPr>
                <w:t>Lower</w:t>
              </w:r>
            </w:ins>
          </w:p>
        </w:tc>
        <w:tc>
          <w:tcPr>
            <w:tcW w:w="1276" w:type="dxa"/>
            <w:shd w:val="clear" w:color="auto" w:fill="C2D69B" w:themeFill="accent3" w:themeFillTint="99"/>
          </w:tcPr>
          <w:p w14:paraId="3D3EA5A8" w14:textId="77777777" w:rsidR="00583D8D" w:rsidRPr="00981131" w:rsidRDefault="00583D8D" w:rsidP="00A91EA2">
            <w:pPr>
              <w:pStyle w:val="Normal1"/>
              <w:keepNext/>
              <w:keepLines/>
              <w:spacing w:after="80"/>
              <w:rPr>
                <w:ins w:id="751" w:author="Author"/>
                <w:sz w:val="18"/>
                <w:szCs w:val="18"/>
              </w:rPr>
            </w:pPr>
            <w:ins w:id="752" w:author="Author">
              <w:r w:rsidRPr="00981131">
                <w:rPr>
                  <w:sz w:val="18"/>
                  <w:szCs w:val="18"/>
                  <w:lang w:eastAsia="zh-CN"/>
                </w:rPr>
                <w:t>Lower</w:t>
              </w:r>
            </w:ins>
          </w:p>
        </w:tc>
        <w:tc>
          <w:tcPr>
            <w:tcW w:w="1276" w:type="dxa"/>
            <w:shd w:val="clear" w:color="auto" w:fill="C2D69B" w:themeFill="accent3" w:themeFillTint="99"/>
          </w:tcPr>
          <w:p w14:paraId="2765F82C" w14:textId="77777777" w:rsidR="00583D8D" w:rsidRPr="00981131" w:rsidRDefault="00583D8D" w:rsidP="00A91EA2">
            <w:pPr>
              <w:pStyle w:val="Normal1"/>
              <w:keepNext/>
              <w:keepLines/>
              <w:spacing w:after="80"/>
              <w:rPr>
                <w:ins w:id="753" w:author="Author"/>
                <w:sz w:val="18"/>
                <w:szCs w:val="18"/>
              </w:rPr>
            </w:pPr>
            <w:ins w:id="754" w:author="Author">
              <w:r w:rsidRPr="00981131">
                <w:rPr>
                  <w:sz w:val="18"/>
                  <w:szCs w:val="18"/>
                  <w:lang w:eastAsia="zh-CN"/>
                </w:rPr>
                <w:t>Lower</w:t>
              </w:r>
            </w:ins>
          </w:p>
        </w:tc>
        <w:tc>
          <w:tcPr>
            <w:tcW w:w="1219" w:type="dxa"/>
            <w:shd w:val="clear" w:color="auto" w:fill="D6E3BC" w:themeFill="accent3" w:themeFillTint="66"/>
          </w:tcPr>
          <w:p w14:paraId="0DEE772B" w14:textId="77777777" w:rsidR="00583D8D" w:rsidRPr="00981131" w:rsidRDefault="00583D8D" w:rsidP="00A91EA2">
            <w:pPr>
              <w:pStyle w:val="Normal1"/>
              <w:keepNext/>
              <w:keepLines/>
              <w:spacing w:after="80"/>
              <w:rPr>
                <w:ins w:id="755" w:author="Author"/>
                <w:sz w:val="18"/>
                <w:szCs w:val="18"/>
              </w:rPr>
            </w:pPr>
            <w:ins w:id="756" w:author="Author">
              <w:r w:rsidRPr="00981131">
                <w:rPr>
                  <w:sz w:val="18"/>
                  <w:szCs w:val="18"/>
                  <w:lang w:eastAsia="zh-CN"/>
                </w:rPr>
                <w:t>Low</w:t>
              </w:r>
            </w:ins>
          </w:p>
        </w:tc>
      </w:tr>
      <w:tr w:rsidR="00583D8D" w:rsidRPr="00421FCD" w14:paraId="05405688" w14:textId="77777777" w:rsidTr="00A91EA2">
        <w:trPr>
          <w:jc w:val="center"/>
          <w:ins w:id="757" w:author="Author"/>
        </w:trPr>
        <w:tc>
          <w:tcPr>
            <w:tcW w:w="1129" w:type="dxa"/>
            <w:vMerge/>
          </w:tcPr>
          <w:p w14:paraId="12CF8BC5" w14:textId="77777777" w:rsidR="00583D8D" w:rsidRPr="00981131" w:rsidRDefault="00583D8D" w:rsidP="00A91EA2">
            <w:pPr>
              <w:pStyle w:val="Normal1"/>
              <w:keepNext/>
              <w:keepLines/>
              <w:spacing w:after="80"/>
              <w:rPr>
                <w:ins w:id="758" w:author="Author"/>
                <w:b/>
                <w:bCs/>
                <w:i/>
                <w:iCs/>
                <w:sz w:val="18"/>
                <w:szCs w:val="18"/>
              </w:rPr>
            </w:pPr>
          </w:p>
        </w:tc>
        <w:tc>
          <w:tcPr>
            <w:tcW w:w="1693" w:type="dxa"/>
          </w:tcPr>
          <w:p w14:paraId="3F31C23C" w14:textId="77777777" w:rsidR="00583D8D" w:rsidRPr="00981131" w:rsidRDefault="00583D8D" w:rsidP="00A91EA2">
            <w:pPr>
              <w:pStyle w:val="Normal1"/>
              <w:keepNext/>
              <w:keepLines/>
              <w:spacing w:after="80"/>
              <w:rPr>
                <w:ins w:id="759" w:author="Author"/>
                <w:b/>
                <w:bCs/>
                <w:i/>
                <w:iCs/>
                <w:sz w:val="18"/>
                <w:szCs w:val="18"/>
              </w:rPr>
            </w:pPr>
            <w:ins w:id="760" w:author="Author">
              <w:r w:rsidRPr="00981131">
                <w:rPr>
                  <w:b/>
                  <w:bCs/>
                  <w:i/>
                  <w:iCs/>
                  <w:sz w:val="18"/>
                  <w:szCs w:val="18"/>
                  <w:lang w:eastAsia="zh-CN"/>
                </w:rPr>
                <w:t>Less</w:t>
              </w:r>
              <w:r>
                <w:rPr>
                  <w:b/>
                  <w:bCs/>
                  <w:i/>
                  <w:iCs/>
                  <w:sz w:val="18"/>
                  <w:szCs w:val="18"/>
                  <w:lang w:eastAsia="zh-CN"/>
                </w:rPr>
                <w:t xml:space="preserve"> [1, 1.1</w:t>
              </w:r>
              <w:r w:rsidRPr="00981131">
                <w:rPr>
                  <w:b/>
                  <w:bCs/>
                  <w:i/>
                  <w:iCs/>
                  <w:sz w:val="18"/>
                  <w:szCs w:val="18"/>
                  <w:lang w:eastAsia="zh-CN"/>
                </w:rPr>
                <w:t>)</w:t>
              </w:r>
            </w:ins>
          </w:p>
        </w:tc>
        <w:tc>
          <w:tcPr>
            <w:tcW w:w="1275" w:type="dxa"/>
            <w:shd w:val="clear" w:color="auto" w:fill="A6BE73"/>
          </w:tcPr>
          <w:p w14:paraId="72F53E14" w14:textId="77777777" w:rsidR="00583D8D" w:rsidRPr="00981131" w:rsidRDefault="00583D8D" w:rsidP="00A91EA2">
            <w:pPr>
              <w:pStyle w:val="Normal1"/>
              <w:keepNext/>
              <w:keepLines/>
              <w:spacing w:after="80"/>
              <w:rPr>
                <w:ins w:id="761" w:author="Author"/>
                <w:sz w:val="18"/>
                <w:szCs w:val="18"/>
              </w:rPr>
            </w:pPr>
            <w:ins w:id="762" w:author="Author">
              <w:r w:rsidRPr="00981131">
                <w:rPr>
                  <w:sz w:val="18"/>
                  <w:szCs w:val="18"/>
                  <w:lang w:eastAsia="zh-CN"/>
                </w:rPr>
                <w:t>Very low</w:t>
              </w:r>
            </w:ins>
          </w:p>
        </w:tc>
        <w:tc>
          <w:tcPr>
            <w:tcW w:w="1276" w:type="dxa"/>
            <w:shd w:val="clear" w:color="auto" w:fill="C2D69B" w:themeFill="accent3" w:themeFillTint="99"/>
          </w:tcPr>
          <w:p w14:paraId="455B6DA4" w14:textId="77777777" w:rsidR="00583D8D" w:rsidRPr="00981131" w:rsidRDefault="00583D8D" w:rsidP="00A91EA2">
            <w:pPr>
              <w:pStyle w:val="Normal1"/>
              <w:keepNext/>
              <w:keepLines/>
              <w:spacing w:after="80"/>
              <w:rPr>
                <w:ins w:id="763" w:author="Author"/>
                <w:sz w:val="18"/>
                <w:szCs w:val="18"/>
              </w:rPr>
            </w:pPr>
            <w:ins w:id="764" w:author="Author">
              <w:r w:rsidRPr="00981131">
                <w:rPr>
                  <w:sz w:val="18"/>
                  <w:szCs w:val="18"/>
                  <w:lang w:eastAsia="zh-CN"/>
                </w:rPr>
                <w:t>Lower</w:t>
              </w:r>
            </w:ins>
          </w:p>
        </w:tc>
        <w:tc>
          <w:tcPr>
            <w:tcW w:w="1276" w:type="dxa"/>
            <w:shd w:val="clear" w:color="auto" w:fill="C2D69B" w:themeFill="accent3" w:themeFillTint="99"/>
          </w:tcPr>
          <w:p w14:paraId="5F8A0777" w14:textId="77777777" w:rsidR="00583D8D" w:rsidRPr="00981131" w:rsidRDefault="00583D8D" w:rsidP="00A91EA2">
            <w:pPr>
              <w:pStyle w:val="Normal1"/>
              <w:keepNext/>
              <w:keepLines/>
              <w:spacing w:after="80"/>
              <w:rPr>
                <w:ins w:id="765" w:author="Author"/>
                <w:sz w:val="18"/>
                <w:szCs w:val="18"/>
              </w:rPr>
            </w:pPr>
            <w:ins w:id="766" w:author="Author">
              <w:r w:rsidRPr="00981131">
                <w:rPr>
                  <w:sz w:val="18"/>
                  <w:szCs w:val="18"/>
                  <w:lang w:eastAsia="zh-CN"/>
                </w:rPr>
                <w:t>Lower</w:t>
              </w:r>
            </w:ins>
          </w:p>
        </w:tc>
        <w:tc>
          <w:tcPr>
            <w:tcW w:w="1276" w:type="dxa"/>
            <w:shd w:val="clear" w:color="auto" w:fill="D6E3BC" w:themeFill="accent3" w:themeFillTint="66"/>
          </w:tcPr>
          <w:p w14:paraId="4D4D46BB" w14:textId="77777777" w:rsidR="00583D8D" w:rsidRPr="00981131" w:rsidRDefault="00583D8D" w:rsidP="00A91EA2">
            <w:pPr>
              <w:pStyle w:val="Normal1"/>
              <w:keepNext/>
              <w:keepLines/>
              <w:spacing w:after="80"/>
              <w:rPr>
                <w:ins w:id="767" w:author="Author"/>
                <w:sz w:val="18"/>
                <w:szCs w:val="18"/>
              </w:rPr>
            </w:pPr>
            <w:ins w:id="768" w:author="Author">
              <w:r w:rsidRPr="00981131">
                <w:rPr>
                  <w:sz w:val="18"/>
                  <w:szCs w:val="18"/>
                  <w:lang w:eastAsia="zh-CN"/>
                </w:rPr>
                <w:t>Low</w:t>
              </w:r>
            </w:ins>
          </w:p>
        </w:tc>
        <w:tc>
          <w:tcPr>
            <w:tcW w:w="1219" w:type="dxa"/>
            <w:shd w:val="clear" w:color="auto" w:fill="EAF1DD" w:themeFill="accent3" w:themeFillTint="33"/>
          </w:tcPr>
          <w:p w14:paraId="289F605B" w14:textId="77777777" w:rsidR="00583D8D" w:rsidRPr="00981131" w:rsidRDefault="00583D8D" w:rsidP="00A91EA2">
            <w:pPr>
              <w:pStyle w:val="Normal1"/>
              <w:keepNext/>
              <w:keepLines/>
              <w:spacing w:after="80"/>
              <w:rPr>
                <w:ins w:id="769" w:author="Author"/>
                <w:sz w:val="18"/>
                <w:szCs w:val="18"/>
              </w:rPr>
            </w:pPr>
            <w:ins w:id="770" w:author="Author">
              <w:r w:rsidRPr="00981131">
                <w:rPr>
                  <w:sz w:val="18"/>
                  <w:szCs w:val="18"/>
                  <w:lang w:eastAsia="zh-CN"/>
                </w:rPr>
                <w:t>Slightly low</w:t>
              </w:r>
            </w:ins>
          </w:p>
        </w:tc>
      </w:tr>
      <w:tr w:rsidR="00583D8D" w:rsidRPr="00421FCD" w14:paraId="1FA35468" w14:textId="77777777" w:rsidTr="00A91EA2">
        <w:trPr>
          <w:jc w:val="center"/>
          <w:ins w:id="771" w:author="Author"/>
        </w:trPr>
        <w:tc>
          <w:tcPr>
            <w:tcW w:w="1129" w:type="dxa"/>
            <w:vMerge/>
          </w:tcPr>
          <w:p w14:paraId="10446039" w14:textId="77777777" w:rsidR="00583D8D" w:rsidRPr="00981131" w:rsidRDefault="00583D8D" w:rsidP="00A91EA2">
            <w:pPr>
              <w:pStyle w:val="Normal1"/>
              <w:keepNext/>
              <w:keepLines/>
              <w:spacing w:after="80"/>
              <w:rPr>
                <w:ins w:id="772" w:author="Author"/>
                <w:b/>
                <w:bCs/>
                <w:i/>
                <w:iCs/>
                <w:sz w:val="18"/>
                <w:szCs w:val="18"/>
              </w:rPr>
            </w:pPr>
          </w:p>
        </w:tc>
        <w:tc>
          <w:tcPr>
            <w:tcW w:w="1693" w:type="dxa"/>
          </w:tcPr>
          <w:p w14:paraId="2A2C22C1" w14:textId="77777777" w:rsidR="00583D8D" w:rsidRPr="00981131" w:rsidRDefault="00583D8D" w:rsidP="00A91EA2">
            <w:pPr>
              <w:pStyle w:val="Normal1"/>
              <w:keepNext/>
              <w:keepLines/>
              <w:spacing w:after="80"/>
              <w:rPr>
                <w:ins w:id="773" w:author="Author"/>
                <w:b/>
                <w:bCs/>
                <w:i/>
                <w:iCs/>
                <w:sz w:val="18"/>
                <w:szCs w:val="18"/>
              </w:rPr>
            </w:pPr>
            <w:ins w:id="774" w:author="Author">
              <w:r w:rsidRPr="00981131">
                <w:rPr>
                  <w:b/>
                  <w:bCs/>
                  <w:i/>
                  <w:iCs/>
                  <w:sz w:val="18"/>
                  <w:szCs w:val="18"/>
                  <w:lang w:eastAsia="zh-CN"/>
                </w:rPr>
                <w:t>Average</w:t>
              </w:r>
              <w:r>
                <w:rPr>
                  <w:b/>
                  <w:bCs/>
                  <w:i/>
                  <w:iCs/>
                  <w:sz w:val="18"/>
                  <w:szCs w:val="18"/>
                  <w:lang w:eastAsia="zh-CN"/>
                </w:rPr>
                <w:t xml:space="preserve"> [1.1, 1.25</w:t>
              </w:r>
              <w:r w:rsidRPr="00981131">
                <w:rPr>
                  <w:b/>
                  <w:bCs/>
                  <w:i/>
                  <w:iCs/>
                  <w:sz w:val="18"/>
                  <w:szCs w:val="18"/>
                  <w:lang w:eastAsia="zh-CN"/>
                </w:rPr>
                <w:t>)</w:t>
              </w:r>
            </w:ins>
          </w:p>
        </w:tc>
        <w:tc>
          <w:tcPr>
            <w:tcW w:w="1275" w:type="dxa"/>
            <w:shd w:val="clear" w:color="auto" w:fill="C2D69B" w:themeFill="accent3" w:themeFillTint="99"/>
          </w:tcPr>
          <w:p w14:paraId="7A3E1ADB" w14:textId="77777777" w:rsidR="00583D8D" w:rsidRPr="00981131" w:rsidRDefault="00583D8D" w:rsidP="00A91EA2">
            <w:pPr>
              <w:pStyle w:val="Normal1"/>
              <w:keepNext/>
              <w:keepLines/>
              <w:spacing w:after="80"/>
              <w:rPr>
                <w:ins w:id="775" w:author="Author"/>
                <w:sz w:val="18"/>
                <w:szCs w:val="18"/>
              </w:rPr>
            </w:pPr>
            <w:ins w:id="776" w:author="Author">
              <w:r w:rsidRPr="00981131">
                <w:rPr>
                  <w:sz w:val="18"/>
                  <w:szCs w:val="18"/>
                  <w:lang w:eastAsia="zh-CN"/>
                </w:rPr>
                <w:t>Lower</w:t>
              </w:r>
            </w:ins>
          </w:p>
        </w:tc>
        <w:tc>
          <w:tcPr>
            <w:tcW w:w="1276" w:type="dxa"/>
            <w:shd w:val="clear" w:color="auto" w:fill="D6E3BC" w:themeFill="accent3" w:themeFillTint="66"/>
          </w:tcPr>
          <w:p w14:paraId="3B992E1B" w14:textId="77777777" w:rsidR="00583D8D" w:rsidRPr="00981131" w:rsidRDefault="00583D8D" w:rsidP="00A91EA2">
            <w:pPr>
              <w:pStyle w:val="Normal1"/>
              <w:keepNext/>
              <w:keepLines/>
              <w:spacing w:after="80"/>
              <w:rPr>
                <w:ins w:id="777" w:author="Author"/>
                <w:sz w:val="18"/>
                <w:szCs w:val="18"/>
              </w:rPr>
            </w:pPr>
            <w:ins w:id="778" w:author="Author">
              <w:r w:rsidRPr="00981131">
                <w:rPr>
                  <w:sz w:val="18"/>
                  <w:szCs w:val="18"/>
                  <w:lang w:eastAsia="zh-CN"/>
                </w:rPr>
                <w:t>Low</w:t>
              </w:r>
            </w:ins>
          </w:p>
        </w:tc>
        <w:tc>
          <w:tcPr>
            <w:tcW w:w="1276" w:type="dxa"/>
            <w:shd w:val="clear" w:color="auto" w:fill="D6E3BC" w:themeFill="accent3" w:themeFillTint="66"/>
          </w:tcPr>
          <w:p w14:paraId="7E8AA709" w14:textId="77777777" w:rsidR="00583D8D" w:rsidRPr="00981131" w:rsidRDefault="00583D8D" w:rsidP="00A91EA2">
            <w:pPr>
              <w:pStyle w:val="Normal1"/>
              <w:keepNext/>
              <w:keepLines/>
              <w:spacing w:after="80"/>
              <w:rPr>
                <w:ins w:id="779" w:author="Author"/>
                <w:sz w:val="18"/>
                <w:szCs w:val="18"/>
              </w:rPr>
            </w:pPr>
            <w:ins w:id="780" w:author="Author">
              <w:r w:rsidRPr="00981131">
                <w:rPr>
                  <w:sz w:val="18"/>
                  <w:szCs w:val="18"/>
                  <w:lang w:eastAsia="zh-CN"/>
                </w:rPr>
                <w:t>Low</w:t>
              </w:r>
            </w:ins>
          </w:p>
        </w:tc>
        <w:tc>
          <w:tcPr>
            <w:tcW w:w="1276" w:type="dxa"/>
            <w:shd w:val="clear" w:color="auto" w:fill="EAF1DD" w:themeFill="accent3" w:themeFillTint="33"/>
          </w:tcPr>
          <w:p w14:paraId="2836ED52" w14:textId="77777777" w:rsidR="00583D8D" w:rsidRPr="00981131" w:rsidRDefault="00583D8D" w:rsidP="00A91EA2">
            <w:pPr>
              <w:pStyle w:val="Normal1"/>
              <w:keepNext/>
              <w:keepLines/>
              <w:spacing w:after="80"/>
              <w:rPr>
                <w:ins w:id="781" w:author="Author"/>
                <w:sz w:val="18"/>
                <w:szCs w:val="18"/>
              </w:rPr>
            </w:pPr>
            <w:ins w:id="782" w:author="Author">
              <w:r w:rsidRPr="00981131">
                <w:rPr>
                  <w:sz w:val="18"/>
                  <w:szCs w:val="18"/>
                  <w:lang w:eastAsia="zh-CN"/>
                </w:rPr>
                <w:t>Slightly low</w:t>
              </w:r>
            </w:ins>
          </w:p>
        </w:tc>
        <w:tc>
          <w:tcPr>
            <w:tcW w:w="1219" w:type="dxa"/>
            <w:shd w:val="clear" w:color="auto" w:fill="EAF1DD" w:themeFill="accent3" w:themeFillTint="33"/>
          </w:tcPr>
          <w:p w14:paraId="5E3B2FBD" w14:textId="77777777" w:rsidR="00583D8D" w:rsidRPr="00981131" w:rsidRDefault="00583D8D" w:rsidP="00A91EA2">
            <w:pPr>
              <w:pStyle w:val="Normal1"/>
              <w:keepNext/>
              <w:keepLines/>
              <w:spacing w:after="80"/>
              <w:rPr>
                <w:ins w:id="783" w:author="Author"/>
                <w:sz w:val="18"/>
                <w:szCs w:val="18"/>
              </w:rPr>
            </w:pPr>
            <w:ins w:id="784" w:author="Author">
              <w:r w:rsidRPr="00981131">
                <w:rPr>
                  <w:sz w:val="18"/>
                  <w:szCs w:val="18"/>
                  <w:lang w:eastAsia="zh-CN"/>
                </w:rPr>
                <w:t>Slightly low</w:t>
              </w:r>
            </w:ins>
          </w:p>
        </w:tc>
      </w:tr>
      <w:tr w:rsidR="00583D8D" w:rsidRPr="00421FCD" w14:paraId="38A0C5ED" w14:textId="77777777" w:rsidTr="00A91EA2">
        <w:trPr>
          <w:jc w:val="center"/>
          <w:ins w:id="785" w:author="Author"/>
        </w:trPr>
        <w:tc>
          <w:tcPr>
            <w:tcW w:w="1129" w:type="dxa"/>
            <w:vMerge/>
          </w:tcPr>
          <w:p w14:paraId="57E9DF17" w14:textId="77777777" w:rsidR="00583D8D" w:rsidRPr="00981131" w:rsidRDefault="00583D8D" w:rsidP="00A91EA2">
            <w:pPr>
              <w:pStyle w:val="Normal1"/>
              <w:keepNext/>
              <w:keepLines/>
              <w:spacing w:after="80"/>
              <w:rPr>
                <w:ins w:id="786" w:author="Author"/>
                <w:b/>
                <w:bCs/>
                <w:i/>
                <w:iCs/>
                <w:sz w:val="18"/>
                <w:szCs w:val="18"/>
              </w:rPr>
            </w:pPr>
          </w:p>
        </w:tc>
        <w:tc>
          <w:tcPr>
            <w:tcW w:w="1693" w:type="dxa"/>
          </w:tcPr>
          <w:p w14:paraId="42204FDE" w14:textId="77777777" w:rsidR="00583D8D" w:rsidRPr="00981131" w:rsidRDefault="00583D8D" w:rsidP="00A91EA2">
            <w:pPr>
              <w:pStyle w:val="Normal1"/>
              <w:keepNext/>
              <w:keepLines/>
              <w:spacing w:after="80"/>
              <w:rPr>
                <w:ins w:id="787" w:author="Author"/>
                <w:b/>
                <w:bCs/>
                <w:i/>
                <w:iCs/>
                <w:sz w:val="18"/>
                <w:szCs w:val="18"/>
              </w:rPr>
            </w:pPr>
            <w:ins w:id="788" w:author="Author">
              <w:r w:rsidRPr="00981131">
                <w:rPr>
                  <w:b/>
                  <w:bCs/>
                  <w:i/>
                  <w:iCs/>
                  <w:sz w:val="18"/>
                  <w:szCs w:val="18"/>
                  <w:lang w:eastAsia="zh-CN"/>
                </w:rPr>
                <w:t>More</w:t>
              </w:r>
              <w:r>
                <w:rPr>
                  <w:b/>
                  <w:bCs/>
                  <w:i/>
                  <w:iCs/>
                  <w:sz w:val="18"/>
                  <w:szCs w:val="18"/>
                  <w:lang w:eastAsia="zh-CN"/>
                </w:rPr>
                <w:t xml:space="preserve"> [1.25, 1.5</w:t>
              </w:r>
              <w:r w:rsidRPr="00981131">
                <w:rPr>
                  <w:b/>
                  <w:bCs/>
                  <w:i/>
                  <w:iCs/>
                  <w:sz w:val="18"/>
                  <w:szCs w:val="18"/>
                  <w:lang w:eastAsia="zh-CN"/>
                </w:rPr>
                <w:t>)</w:t>
              </w:r>
            </w:ins>
          </w:p>
        </w:tc>
        <w:tc>
          <w:tcPr>
            <w:tcW w:w="1275" w:type="dxa"/>
            <w:shd w:val="clear" w:color="auto" w:fill="C2D69B" w:themeFill="accent3" w:themeFillTint="99"/>
          </w:tcPr>
          <w:p w14:paraId="6CA4E1AB" w14:textId="77777777" w:rsidR="00583D8D" w:rsidRPr="00981131" w:rsidRDefault="00583D8D" w:rsidP="00A91EA2">
            <w:pPr>
              <w:pStyle w:val="Normal1"/>
              <w:keepNext/>
              <w:keepLines/>
              <w:spacing w:after="80"/>
              <w:rPr>
                <w:ins w:id="789" w:author="Author"/>
                <w:sz w:val="18"/>
                <w:szCs w:val="18"/>
              </w:rPr>
            </w:pPr>
            <w:ins w:id="790" w:author="Author">
              <w:r w:rsidRPr="00981131">
                <w:rPr>
                  <w:sz w:val="18"/>
                  <w:szCs w:val="18"/>
                  <w:lang w:eastAsia="zh-CN"/>
                </w:rPr>
                <w:t>Lower</w:t>
              </w:r>
            </w:ins>
          </w:p>
        </w:tc>
        <w:tc>
          <w:tcPr>
            <w:tcW w:w="1276" w:type="dxa"/>
            <w:shd w:val="clear" w:color="auto" w:fill="D6E3BC" w:themeFill="accent3" w:themeFillTint="66"/>
          </w:tcPr>
          <w:p w14:paraId="0C725E27" w14:textId="77777777" w:rsidR="00583D8D" w:rsidRPr="00981131" w:rsidRDefault="00583D8D" w:rsidP="00A91EA2">
            <w:pPr>
              <w:pStyle w:val="Normal1"/>
              <w:keepNext/>
              <w:keepLines/>
              <w:spacing w:after="80"/>
              <w:rPr>
                <w:ins w:id="791" w:author="Author"/>
                <w:sz w:val="18"/>
                <w:szCs w:val="18"/>
              </w:rPr>
            </w:pPr>
            <w:ins w:id="792" w:author="Author">
              <w:r w:rsidRPr="00981131">
                <w:rPr>
                  <w:sz w:val="18"/>
                  <w:szCs w:val="18"/>
                  <w:lang w:eastAsia="zh-CN"/>
                </w:rPr>
                <w:t>Low</w:t>
              </w:r>
            </w:ins>
          </w:p>
        </w:tc>
        <w:tc>
          <w:tcPr>
            <w:tcW w:w="1276" w:type="dxa"/>
            <w:shd w:val="clear" w:color="auto" w:fill="EAF1DD" w:themeFill="accent3" w:themeFillTint="33"/>
          </w:tcPr>
          <w:p w14:paraId="1A92A98E" w14:textId="77777777" w:rsidR="00583D8D" w:rsidRPr="00981131" w:rsidRDefault="00583D8D" w:rsidP="00A91EA2">
            <w:pPr>
              <w:pStyle w:val="Normal1"/>
              <w:keepNext/>
              <w:keepLines/>
              <w:spacing w:after="80"/>
              <w:rPr>
                <w:ins w:id="793" w:author="Author"/>
                <w:sz w:val="18"/>
                <w:szCs w:val="18"/>
              </w:rPr>
            </w:pPr>
            <w:ins w:id="794" w:author="Author">
              <w:r w:rsidRPr="00981131">
                <w:rPr>
                  <w:sz w:val="18"/>
                  <w:szCs w:val="18"/>
                  <w:lang w:eastAsia="zh-CN"/>
                </w:rPr>
                <w:t>Slightly low</w:t>
              </w:r>
            </w:ins>
          </w:p>
        </w:tc>
        <w:tc>
          <w:tcPr>
            <w:tcW w:w="1276" w:type="dxa"/>
            <w:shd w:val="clear" w:color="auto" w:fill="EAF1DD" w:themeFill="accent3" w:themeFillTint="33"/>
          </w:tcPr>
          <w:p w14:paraId="077F6696" w14:textId="77777777" w:rsidR="00583D8D" w:rsidRPr="00981131" w:rsidRDefault="00583D8D" w:rsidP="00A91EA2">
            <w:pPr>
              <w:pStyle w:val="Normal1"/>
              <w:keepNext/>
              <w:keepLines/>
              <w:spacing w:after="80"/>
              <w:rPr>
                <w:ins w:id="795" w:author="Author"/>
                <w:sz w:val="18"/>
                <w:szCs w:val="18"/>
              </w:rPr>
            </w:pPr>
            <w:ins w:id="796" w:author="Author">
              <w:r w:rsidRPr="00981131">
                <w:rPr>
                  <w:sz w:val="18"/>
                  <w:szCs w:val="18"/>
                  <w:lang w:eastAsia="zh-CN"/>
                </w:rPr>
                <w:t>Slightly low</w:t>
              </w:r>
            </w:ins>
          </w:p>
        </w:tc>
        <w:tc>
          <w:tcPr>
            <w:tcW w:w="1219" w:type="dxa"/>
            <w:shd w:val="clear" w:color="auto" w:fill="EAF1DD" w:themeFill="accent3" w:themeFillTint="33"/>
          </w:tcPr>
          <w:p w14:paraId="3D8F2C3C" w14:textId="77777777" w:rsidR="00583D8D" w:rsidRPr="00981131" w:rsidRDefault="00583D8D" w:rsidP="00A91EA2">
            <w:pPr>
              <w:pStyle w:val="Normal1"/>
              <w:keepNext/>
              <w:keepLines/>
              <w:spacing w:after="80"/>
              <w:rPr>
                <w:ins w:id="797" w:author="Author"/>
                <w:sz w:val="18"/>
                <w:szCs w:val="18"/>
              </w:rPr>
            </w:pPr>
            <w:ins w:id="798" w:author="Author">
              <w:r w:rsidRPr="00981131">
                <w:rPr>
                  <w:sz w:val="18"/>
                  <w:szCs w:val="18"/>
                  <w:lang w:eastAsia="zh-CN"/>
                </w:rPr>
                <w:t>Slightly low</w:t>
              </w:r>
            </w:ins>
          </w:p>
        </w:tc>
      </w:tr>
      <w:tr w:rsidR="00583D8D" w:rsidRPr="00421FCD" w14:paraId="240420EF" w14:textId="77777777" w:rsidTr="00A91EA2">
        <w:trPr>
          <w:jc w:val="center"/>
          <w:ins w:id="799" w:author="Author"/>
        </w:trPr>
        <w:tc>
          <w:tcPr>
            <w:tcW w:w="1129" w:type="dxa"/>
            <w:vMerge/>
          </w:tcPr>
          <w:p w14:paraId="0AD5DD8F" w14:textId="77777777" w:rsidR="00583D8D" w:rsidRPr="00981131" w:rsidRDefault="00583D8D" w:rsidP="00A91EA2">
            <w:pPr>
              <w:pStyle w:val="Normal1"/>
              <w:keepNext/>
              <w:keepLines/>
              <w:spacing w:after="80"/>
              <w:rPr>
                <w:ins w:id="800" w:author="Author"/>
                <w:b/>
                <w:bCs/>
                <w:i/>
                <w:iCs/>
                <w:sz w:val="18"/>
                <w:szCs w:val="18"/>
              </w:rPr>
            </w:pPr>
          </w:p>
        </w:tc>
        <w:tc>
          <w:tcPr>
            <w:tcW w:w="1693" w:type="dxa"/>
          </w:tcPr>
          <w:p w14:paraId="49A15CDD" w14:textId="77777777" w:rsidR="00583D8D" w:rsidRPr="00981131" w:rsidRDefault="00583D8D" w:rsidP="00A91EA2">
            <w:pPr>
              <w:pStyle w:val="Normal1"/>
              <w:keepNext/>
              <w:keepLines/>
              <w:spacing w:after="80"/>
              <w:rPr>
                <w:ins w:id="801" w:author="Author"/>
                <w:b/>
                <w:bCs/>
                <w:i/>
                <w:iCs/>
                <w:sz w:val="18"/>
                <w:szCs w:val="18"/>
              </w:rPr>
            </w:pPr>
            <w:ins w:id="802" w:author="Author">
              <w:r w:rsidRPr="00981131">
                <w:rPr>
                  <w:b/>
                  <w:bCs/>
                  <w:i/>
                  <w:iCs/>
                  <w:sz w:val="18"/>
                  <w:szCs w:val="18"/>
                </w:rPr>
                <w:t>Most</w:t>
              </w:r>
              <w:r>
                <w:rPr>
                  <w:b/>
                  <w:bCs/>
                  <w:i/>
                  <w:iCs/>
                  <w:sz w:val="18"/>
                  <w:szCs w:val="18"/>
                </w:rPr>
                <w:t xml:space="preserve"> </w:t>
              </w:r>
              <w:r>
                <w:rPr>
                  <w:b/>
                  <w:bCs/>
                  <w:i/>
                  <w:iCs/>
                  <w:sz w:val="18"/>
                  <w:szCs w:val="18"/>
                  <w:lang w:eastAsia="zh-CN"/>
                </w:rPr>
                <w:t>[1.5, 100</w:t>
              </w:r>
              <w:r w:rsidRPr="00981131">
                <w:rPr>
                  <w:b/>
                  <w:bCs/>
                  <w:i/>
                  <w:iCs/>
                  <w:sz w:val="18"/>
                  <w:szCs w:val="18"/>
                  <w:lang w:eastAsia="zh-CN"/>
                </w:rPr>
                <w:t>)</w:t>
              </w:r>
            </w:ins>
          </w:p>
        </w:tc>
        <w:tc>
          <w:tcPr>
            <w:tcW w:w="1275" w:type="dxa"/>
            <w:shd w:val="clear" w:color="auto" w:fill="D6E3BC" w:themeFill="accent3" w:themeFillTint="66"/>
          </w:tcPr>
          <w:p w14:paraId="4E7460AD" w14:textId="77777777" w:rsidR="00583D8D" w:rsidRPr="00981131" w:rsidRDefault="00583D8D" w:rsidP="00A91EA2">
            <w:pPr>
              <w:pStyle w:val="Normal1"/>
              <w:keepNext/>
              <w:keepLines/>
              <w:spacing w:after="80"/>
              <w:rPr>
                <w:ins w:id="803" w:author="Author"/>
                <w:sz w:val="18"/>
                <w:szCs w:val="18"/>
              </w:rPr>
            </w:pPr>
            <w:ins w:id="804" w:author="Author">
              <w:r w:rsidRPr="00981131">
                <w:rPr>
                  <w:sz w:val="18"/>
                  <w:szCs w:val="18"/>
                  <w:lang w:eastAsia="zh-CN"/>
                </w:rPr>
                <w:t>Low</w:t>
              </w:r>
            </w:ins>
          </w:p>
        </w:tc>
        <w:tc>
          <w:tcPr>
            <w:tcW w:w="1276" w:type="dxa"/>
            <w:shd w:val="clear" w:color="auto" w:fill="EAF1DD" w:themeFill="accent3" w:themeFillTint="33"/>
          </w:tcPr>
          <w:p w14:paraId="61ADB73E" w14:textId="77777777" w:rsidR="00583D8D" w:rsidRPr="00981131" w:rsidRDefault="00583D8D" w:rsidP="00A91EA2">
            <w:pPr>
              <w:pStyle w:val="Normal1"/>
              <w:keepNext/>
              <w:keepLines/>
              <w:spacing w:after="80"/>
              <w:rPr>
                <w:ins w:id="805" w:author="Author"/>
                <w:sz w:val="18"/>
                <w:szCs w:val="18"/>
              </w:rPr>
            </w:pPr>
            <w:ins w:id="806" w:author="Author">
              <w:r w:rsidRPr="00981131">
                <w:rPr>
                  <w:sz w:val="18"/>
                  <w:szCs w:val="18"/>
                  <w:lang w:eastAsia="zh-CN"/>
                </w:rPr>
                <w:t>Slightly low</w:t>
              </w:r>
            </w:ins>
          </w:p>
        </w:tc>
        <w:tc>
          <w:tcPr>
            <w:tcW w:w="1276" w:type="dxa"/>
            <w:shd w:val="clear" w:color="auto" w:fill="EAF1DD" w:themeFill="accent3" w:themeFillTint="33"/>
          </w:tcPr>
          <w:p w14:paraId="605BC307" w14:textId="77777777" w:rsidR="00583D8D" w:rsidRPr="00981131" w:rsidRDefault="00583D8D" w:rsidP="00A91EA2">
            <w:pPr>
              <w:pStyle w:val="Normal1"/>
              <w:keepNext/>
              <w:keepLines/>
              <w:spacing w:after="80"/>
              <w:rPr>
                <w:ins w:id="807" w:author="Author"/>
                <w:sz w:val="18"/>
                <w:szCs w:val="18"/>
              </w:rPr>
            </w:pPr>
            <w:ins w:id="808" w:author="Author">
              <w:r w:rsidRPr="00981131">
                <w:rPr>
                  <w:sz w:val="18"/>
                  <w:szCs w:val="18"/>
                  <w:lang w:eastAsia="zh-CN"/>
                </w:rPr>
                <w:t>Slightly low</w:t>
              </w:r>
            </w:ins>
          </w:p>
        </w:tc>
        <w:tc>
          <w:tcPr>
            <w:tcW w:w="1276" w:type="dxa"/>
            <w:shd w:val="clear" w:color="auto" w:fill="EAF1DD" w:themeFill="accent3" w:themeFillTint="33"/>
          </w:tcPr>
          <w:p w14:paraId="3B55C6E6" w14:textId="77777777" w:rsidR="00583D8D" w:rsidRPr="00981131" w:rsidRDefault="00583D8D" w:rsidP="00A91EA2">
            <w:pPr>
              <w:pStyle w:val="Normal1"/>
              <w:keepNext/>
              <w:keepLines/>
              <w:spacing w:after="80"/>
              <w:rPr>
                <w:ins w:id="809" w:author="Author"/>
                <w:sz w:val="18"/>
                <w:szCs w:val="18"/>
              </w:rPr>
            </w:pPr>
            <w:ins w:id="810" w:author="Author">
              <w:r w:rsidRPr="00981131">
                <w:rPr>
                  <w:sz w:val="18"/>
                  <w:szCs w:val="18"/>
                  <w:lang w:eastAsia="zh-CN"/>
                </w:rPr>
                <w:t>Slightly low</w:t>
              </w:r>
            </w:ins>
          </w:p>
        </w:tc>
        <w:tc>
          <w:tcPr>
            <w:tcW w:w="1219" w:type="dxa"/>
            <w:shd w:val="clear" w:color="auto" w:fill="EAF1DD" w:themeFill="accent3" w:themeFillTint="33"/>
          </w:tcPr>
          <w:p w14:paraId="64BC39D9" w14:textId="77777777" w:rsidR="00583D8D" w:rsidRPr="00981131" w:rsidRDefault="00583D8D" w:rsidP="00A91EA2">
            <w:pPr>
              <w:pStyle w:val="Normal1"/>
              <w:keepNext/>
              <w:keepLines/>
              <w:spacing w:after="80"/>
              <w:rPr>
                <w:ins w:id="811" w:author="Author"/>
                <w:sz w:val="18"/>
                <w:szCs w:val="18"/>
              </w:rPr>
            </w:pPr>
            <w:ins w:id="812" w:author="Author">
              <w:r w:rsidRPr="00981131">
                <w:rPr>
                  <w:sz w:val="18"/>
                  <w:szCs w:val="18"/>
                  <w:lang w:eastAsia="zh-CN"/>
                </w:rPr>
                <w:t>Slightly low</w:t>
              </w:r>
            </w:ins>
          </w:p>
        </w:tc>
      </w:tr>
      <w:tr w:rsidR="00583D8D" w:rsidRPr="00421FCD" w14:paraId="083B25D1" w14:textId="77777777" w:rsidTr="00A91EA2">
        <w:trPr>
          <w:jc w:val="center"/>
          <w:ins w:id="813" w:author="Author"/>
        </w:trPr>
        <w:tc>
          <w:tcPr>
            <w:tcW w:w="1129" w:type="dxa"/>
            <w:vMerge w:val="restart"/>
          </w:tcPr>
          <w:p w14:paraId="4D704844" w14:textId="77777777" w:rsidR="00583D8D" w:rsidRPr="00981131" w:rsidRDefault="00583D8D" w:rsidP="00A91EA2">
            <w:pPr>
              <w:pStyle w:val="Normal1"/>
              <w:keepNext/>
              <w:keepLines/>
              <w:spacing w:after="80"/>
              <w:rPr>
                <w:ins w:id="814" w:author="Author"/>
                <w:b/>
                <w:bCs/>
                <w:i/>
                <w:iCs/>
                <w:sz w:val="18"/>
                <w:szCs w:val="18"/>
              </w:rPr>
            </w:pPr>
            <w:ins w:id="815" w:author="Author">
              <w:r w:rsidRPr="00981131">
                <w:rPr>
                  <w:b/>
                  <w:bCs/>
                  <w:i/>
                  <w:iCs/>
                  <w:sz w:val="18"/>
                  <w:szCs w:val="18"/>
                  <w:lang w:eastAsia="zh-CN"/>
                </w:rPr>
                <w:t>[</w:t>
              </w:r>
              <w:r>
                <w:rPr>
                  <w:b/>
                  <w:bCs/>
                  <w:i/>
                  <w:iCs/>
                  <w:sz w:val="18"/>
                  <w:szCs w:val="18"/>
                  <w:lang w:eastAsia="zh-CN"/>
                </w:rPr>
                <w:t>0</w:t>
              </w:r>
              <w:r w:rsidRPr="00981131">
                <w:rPr>
                  <w:b/>
                  <w:bCs/>
                  <w:i/>
                  <w:iCs/>
                  <w:sz w:val="18"/>
                  <w:szCs w:val="18"/>
                  <w:lang w:eastAsia="zh-CN"/>
                </w:rPr>
                <w:t xml:space="preserve">, </w:t>
              </w:r>
              <w:r>
                <w:rPr>
                  <w:b/>
                  <w:bCs/>
                  <w:i/>
                  <w:iCs/>
                  <w:sz w:val="18"/>
                  <w:szCs w:val="18"/>
                  <w:lang w:eastAsia="zh-CN"/>
                </w:rPr>
                <w:t>5.3</w:t>
              </w:r>
              <w:r w:rsidRPr="00981131">
                <w:rPr>
                  <w:b/>
                  <w:bCs/>
                  <w:i/>
                  <w:iCs/>
                  <w:sz w:val="18"/>
                  <w:szCs w:val="18"/>
                  <w:lang w:eastAsia="zh-CN"/>
                </w:rPr>
                <w:t>)</w:t>
              </w:r>
            </w:ins>
          </w:p>
        </w:tc>
        <w:tc>
          <w:tcPr>
            <w:tcW w:w="1693" w:type="dxa"/>
          </w:tcPr>
          <w:p w14:paraId="67913191" w14:textId="77777777" w:rsidR="00583D8D" w:rsidRPr="00981131" w:rsidRDefault="00583D8D" w:rsidP="00A91EA2">
            <w:pPr>
              <w:pStyle w:val="Normal1"/>
              <w:keepNext/>
              <w:keepLines/>
              <w:spacing w:after="80"/>
              <w:rPr>
                <w:ins w:id="816" w:author="Author"/>
                <w:b/>
                <w:bCs/>
                <w:i/>
                <w:iCs/>
                <w:sz w:val="18"/>
                <w:szCs w:val="18"/>
              </w:rPr>
            </w:pPr>
            <w:ins w:id="817" w:author="Author">
              <w:r w:rsidRPr="00981131">
                <w:rPr>
                  <w:b/>
                  <w:bCs/>
                  <w:i/>
                  <w:iCs/>
                  <w:sz w:val="18"/>
                  <w:szCs w:val="18"/>
                  <w:lang w:eastAsia="zh-CN"/>
                </w:rPr>
                <w:t>Least</w:t>
              </w:r>
              <w:r>
                <w:rPr>
                  <w:b/>
                  <w:bCs/>
                  <w:i/>
                  <w:iCs/>
                  <w:sz w:val="18"/>
                  <w:szCs w:val="18"/>
                  <w:lang w:eastAsia="zh-CN"/>
                </w:rPr>
                <w:t xml:space="preserve"> [0, 1</w:t>
              </w:r>
              <w:r w:rsidRPr="00981131">
                <w:rPr>
                  <w:b/>
                  <w:bCs/>
                  <w:i/>
                  <w:iCs/>
                  <w:sz w:val="18"/>
                  <w:szCs w:val="18"/>
                  <w:lang w:eastAsia="zh-CN"/>
                </w:rPr>
                <w:t>)</w:t>
              </w:r>
            </w:ins>
          </w:p>
        </w:tc>
        <w:tc>
          <w:tcPr>
            <w:tcW w:w="1275" w:type="dxa"/>
            <w:shd w:val="clear" w:color="auto" w:fill="A6BE73"/>
          </w:tcPr>
          <w:p w14:paraId="482771D9" w14:textId="77777777" w:rsidR="00583D8D" w:rsidRPr="00981131" w:rsidRDefault="00583D8D" w:rsidP="00A91EA2">
            <w:pPr>
              <w:pStyle w:val="Normal1"/>
              <w:keepNext/>
              <w:keepLines/>
              <w:spacing w:after="80"/>
              <w:rPr>
                <w:ins w:id="818" w:author="Author"/>
                <w:sz w:val="18"/>
                <w:szCs w:val="18"/>
              </w:rPr>
            </w:pPr>
            <w:ins w:id="819" w:author="Author">
              <w:r w:rsidRPr="00981131">
                <w:rPr>
                  <w:sz w:val="18"/>
                  <w:szCs w:val="18"/>
                  <w:lang w:eastAsia="zh-CN"/>
                </w:rPr>
                <w:t>Very low</w:t>
              </w:r>
            </w:ins>
          </w:p>
        </w:tc>
        <w:tc>
          <w:tcPr>
            <w:tcW w:w="1276" w:type="dxa"/>
            <w:shd w:val="clear" w:color="auto" w:fill="A6BE73"/>
          </w:tcPr>
          <w:p w14:paraId="2C477A6F" w14:textId="77777777" w:rsidR="00583D8D" w:rsidRPr="00981131" w:rsidRDefault="00583D8D" w:rsidP="00A91EA2">
            <w:pPr>
              <w:pStyle w:val="Normal1"/>
              <w:keepNext/>
              <w:keepLines/>
              <w:spacing w:after="80"/>
              <w:rPr>
                <w:ins w:id="820" w:author="Author"/>
                <w:sz w:val="18"/>
                <w:szCs w:val="18"/>
              </w:rPr>
            </w:pPr>
            <w:ins w:id="821" w:author="Author">
              <w:r w:rsidRPr="00981131">
                <w:rPr>
                  <w:sz w:val="18"/>
                  <w:szCs w:val="18"/>
                  <w:lang w:eastAsia="zh-CN"/>
                </w:rPr>
                <w:t>Very low</w:t>
              </w:r>
            </w:ins>
          </w:p>
        </w:tc>
        <w:tc>
          <w:tcPr>
            <w:tcW w:w="1276" w:type="dxa"/>
            <w:shd w:val="clear" w:color="auto" w:fill="C2D69B" w:themeFill="accent3" w:themeFillTint="99"/>
          </w:tcPr>
          <w:p w14:paraId="4D30BDAE" w14:textId="77777777" w:rsidR="00583D8D" w:rsidRPr="00981131" w:rsidRDefault="00583D8D" w:rsidP="00A91EA2">
            <w:pPr>
              <w:pStyle w:val="Normal1"/>
              <w:keepNext/>
              <w:keepLines/>
              <w:spacing w:after="80"/>
              <w:rPr>
                <w:ins w:id="822" w:author="Author"/>
                <w:sz w:val="18"/>
                <w:szCs w:val="18"/>
              </w:rPr>
            </w:pPr>
            <w:ins w:id="823" w:author="Author">
              <w:r>
                <w:rPr>
                  <w:sz w:val="18"/>
                  <w:szCs w:val="18"/>
                  <w:lang w:eastAsia="zh-CN"/>
                </w:rPr>
                <w:t>Lower</w:t>
              </w:r>
            </w:ins>
          </w:p>
        </w:tc>
        <w:tc>
          <w:tcPr>
            <w:tcW w:w="1276" w:type="dxa"/>
            <w:shd w:val="clear" w:color="auto" w:fill="D6E3BC" w:themeFill="accent3" w:themeFillTint="66"/>
          </w:tcPr>
          <w:p w14:paraId="61E98F61" w14:textId="77777777" w:rsidR="00583D8D" w:rsidRPr="00981131" w:rsidRDefault="00583D8D" w:rsidP="00A91EA2">
            <w:pPr>
              <w:pStyle w:val="Normal1"/>
              <w:keepNext/>
              <w:keepLines/>
              <w:spacing w:after="80"/>
              <w:rPr>
                <w:ins w:id="824" w:author="Author"/>
                <w:sz w:val="18"/>
                <w:szCs w:val="18"/>
              </w:rPr>
            </w:pPr>
            <w:ins w:id="825" w:author="Author">
              <w:r w:rsidRPr="00981131">
                <w:rPr>
                  <w:sz w:val="18"/>
                  <w:szCs w:val="18"/>
                  <w:lang w:eastAsia="zh-CN"/>
                </w:rPr>
                <w:t>Low</w:t>
              </w:r>
            </w:ins>
          </w:p>
        </w:tc>
        <w:tc>
          <w:tcPr>
            <w:tcW w:w="1219" w:type="dxa"/>
            <w:shd w:val="clear" w:color="auto" w:fill="D6E3BC" w:themeFill="accent3" w:themeFillTint="66"/>
          </w:tcPr>
          <w:p w14:paraId="582E6DE7" w14:textId="77777777" w:rsidR="00583D8D" w:rsidRPr="00981131" w:rsidRDefault="00583D8D" w:rsidP="00A91EA2">
            <w:pPr>
              <w:pStyle w:val="Normal1"/>
              <w:keepNext/>
              <w:keepLines/>
              <w:spacing w:after="80"/>
              <w:rPr>
                <w:ins w:id="826" w:author="Author"/>
                <w:sz w:val="18"/>
                <w:szCs w:val="18"/>
              </w:rPr>
            </w:pPr>
            <w:ins w:id="827" w:author="Author">
              <w:r w:rsidRPr="00981131">
                <w:rPr>
                  <w:sz w:val="18"/>
                  <w:szCs w:val="18"/>
                  <w:lang w:eastAsia="zh-CN"/>
                </w:rPr>
                <w:t>Low</w:t>
              </w:r>
            </w:ins>
          </w:p>
        </w:tc>
      </w:tr>
      <w:tr w:rsidR="00583D8D" w:rsidRPr="00421FCD" w14:paraId="00C3FB5E" w14:textId="77777777" w:rsidTr="00A91EA2">
        <w:trPr>
          <w:jc w:val="center"/>
          <w:ins w:id="828" w:author="Author"/>
        </w:trPr>
        <w:tc>
          <w:tcPr>
            <w:tcW w:w="1129" w:type="dxa"/>
            <w:vMerge/>
          </w:tcPr>
          <w:p w14:paraId="60266FCE" w14:textId="77777777" w:rsidR="00583D8D" w:rsidRPr="00981131" w:rsidRDefault="00583D8D" w:rsidP="00A91EA2">
            <w:pPr>
              <w:pStyle w:val="Normal1"/>
              <w:keepNext/>
              <w:keepLines/>
              <w:spacing w:after="80"/>
              <w:rPr>
                <w:ins w:id="829" w:author="Author"/>
                <w:b/>
                <w:bCs/>
                <w:i/>
                <w:iCs/>
                <w:sz w:val="18"/>
                <w:szCs w:val="18"/>
              </w:rPr>
            </w:pPr>
          </w:p>
        </w:tc>
        <w:tc>
          <w:tcPr>
            <w:tcW w:w="1693" w:type="dxa"/>
          </w:tcPr>
          <w:p w14:paraId="3D9C2A79" w14:textId="77777777" w:rsidR="00583D8D" w:rsidRPr="00981131" w:rsidRDefault="00583D8D" w:rsidP="00A91EA2">
            <w:pPr>
              <w:pStyle w:val="Normal1"/>
              <w:keepNext/>
              <w:keepLines/>
              <w:spacing w:after="80"/>
              <w:rPr>
                <w:ins w:id="830" w:author="Author"/>
                <w:b/>
                <w:bCs/>
                <w:i/>
                <w:iCs/>
                <w:sz w:val="18"/>
                <w:szCs w:val="18"/>
              </w:rPr>
            </w:pPr>
            <w:ins w:id="831" w:author="Author">
              <w:r w:rsidRPr="00981131">
                <w:rPr>
                  <w:b/>
                  <w:bCs/>
                  <w:i/>
                  <w:iCs/>
                  <w:sz w:val="18"/>
                  <w:szCs w:val="18"/>
                  <w:lang w:eastAsia="zh-CN"/>
                </w:rPr>
                <w:t>Less</w:t>
              </w:r>
              <w:r>
                <w:rPr>
                  <w:b/>
                  <w:bCs/>
                  <w:i/>
                  <w:iCs/>
                  <w:sz w:val="18"/>
                  <w:szCs w:val="18"/>
                  <w:lang w:eastAsia="zh-CN"/>
                </w:rPr>
                <w:t xml:space="preserve"> [1, 1.1</w:t>
              </w:r>
              <w:r w:rsidRPr="00981131">
                <w:rPr>
                  <w:b/>
                  <w:bCs/>
                  <w:i/>
                  <w:iCs/>
                  <w:sz w:val="18"/>
                  <w:szCs w:val="18"/>
                  <w:lang w:eastAsia="zh-CN"/>
                </w:rPr>
                <w:t>)</w:t>
              </w:r>
            </w:ins>
          </w:p>
        </w:tc>
        <w:tc>
          <w:tcPr>
            <w:tcW w:w="1275" w:type="dxa"/>
            <w:shd w:val="clear" w:color="auto" w:fill="A6BE73"/>
          </w:tcPr>
          <w:p w14:paraId="2B16285E" w14:textId="77777777" w:rsidR="00583D8D" w:rsidRPr="00981131" w:rsidRDefault="00583D8D" w:rsidP="00A91EA2">
            <w:pPr>
              <w:pStyle w:val="Normal1"/>
              <w:keepNext/>
              <w:keepLines/>
              <w:spacing w:after="80"/>
              <w:rPr>
                <w:ins w:id="832" w:author="Author"/>
                <w:sz w:val="18"/>
                <w:szCs w:val="18"/>
              </w:rPr>
            </w:pPr>
            <w:ins w:id="833" w:author="Author">
              <w:r w:rsidRPr="00981131">
                <w:rPr>
                  <w:sz w:val="18"/>
                  <w:szCs w:val="18"/>
                  <w:lang w:eastAsia="zh-CN"/>
                </w:rPr>
                <w:t>Very low</w:t>
              </w:r>
            </w:ins>
          </w:p>
        </w:tc>
        <w:tc>
          <w:tcPr>
            <w:tcW w:w="1276" w:type="dxa"/>
            <w:shd w:val="clear" w:color="auto" w:fill="A6BE73"/>
          </w:tcPr>
          <w:p w14:paraId="0C1771C6" w14:textId="77777777" w:rsidR="00583D8D" w:rsidRPr="00981131" w:rsidRDefault="00583D8D" w:rsidP="00A91EA2">
            <w:pPr>
              <w:pStyle w:val="Normal1"/>
              <w:keepNext/>
              <w:keepLines/>
              <w:spacing w:after="80"/>
              <w:rPr>
                <w:ins w:id="834" w:author="Author"/>
                <w:sz w:val="18"/>
                <w:szCs w:val="18"/>
              </w:rPr>
            </w:pPr>
            <w:ins w:id="835" w:author="Author">
              <w:r w:rsidRPr="00981131">
                <w:rPr>
                  <w:sz w:val="18"/>
                  <w:szCs w:val="18"/>
                  <w:lang w:eastAsia="zh-CN"/>
                </w:rPr>
                <w:t>Very low</w:t>
              </w:r>
            </w:ins>
          </w:p>
        </w:tc>
        <w:tc>
          <w:tcPr>
            <w:tcW w:w="1276" w:type="dxa"/>
            <w:shd w:val="clear" w:color="auto" w:fill="C2D69B" w:themeFill="accent3" w:themeFillTint="99"/>
          </w:tcPr>
          <w:p w14:paraId="7A746150" w14:textId="77777777" w:rsidR="00583D8D" w:rsidRPr="00981131" w:rsidRDefault="00583D8D" w:rsidP="00A91EA2">
            <w:pPr>
              <w:pStyle w:val="Normal1"/>
              <w:keepNext/>
              <w:keepLines/>
              <w:spacing w:after="80"/>
              <w:rPr>
                <w:ins w:id="836" w:author="Author"/>
                <w:sz w:val="18"/>
                <w:szCs w:val="18"/>
              </w:rPr>
            </w:pPr>
            <w:ins w:id="837" w:author="Author">
              <w:r w:rsidRPr="00981131">
                <w:rPr>
                  <w:sz w:val="18"/>
                  <w:szCs w:val="18"/>
                  <w:lang w:eastAsia="zh-CN"/>
                </w:rPr>
                <w:t>Lower</w:t>
              </w:r>
            </w:ins>
          </w:p>
        </w:tc>
        <w:tc>
          <w:tcPr>
            <w:tcW w:w="1276" w:type="dxa"/>
            <w:shd w:val="clear" w:color="auto" w:fill="D6E3BC" w:themeFill="accent3" w:themeFillTint="66"/>
          </w:tcPr>
          <w:p w14:paraId="5DC63698" w14:textId="77777777" w:rsidR="00583D8D" w:rsidRPr="00981131" w:rsidRDefault="00583D8D" w:rsidP="00A91EA2">
            <w:pPr>
              <w:pStyle w:val="Normal1"/>
              <w:keepNext/>
              <w:keepLines/>
              <w:spacing w:after="80"/>
              <w:rPr>
                <w:ins w:id="838" w:author="Author"/>
                <w:sz w:val="18"/>
                <w:szCs w:val="18"/>
              </w:rPr>
            </w:pPr>
            <w:ins w:id="839" w:author="Author">
              <w:r w:rsidRPr="00981131">
                <w:rPr>
                  <w:sz w:val="18"/>
                  <w:szCs w:val="18"/>
                  <w:lang w:eastAsia="zh-CN"/>
                </w:rPr>
                <w:t>Low</w:t>
              </w:r>
            </w:ins>
          </w:p>
        </w:tc>
        <w:tc>
          <w:tcPr>
            <w:tcW w:w="1219" w:type="dxa"/>
            <w:shd w:val="clear" w:color="auto" w:fill="D6E3BC" w:themeFill="accent3" w:themeFillTint="66"/>
          </w:tcPr>
          <w:p w14:paraId="18293ADD" w14:textId="77777777" w:rsidR="00583D8D" w:rsidRPr="00981131" w:rsidRDefault="00583D8D" w:rsidP="00A91EA2">
            <w:pPr>
              <w:pStyle w:val="Normal1"/>
              <w:keepNext/>
              <w:keepLines/>
              <w:spacing w:after="80"/>
              <w:rPr>
                <w:ins w:id="840" w:author="Author"/>
                <w:sz w:val="18"/>
                <w:szCs w:val="18"/>
              </w:rPr>
            </w:pPr>
            <w:ins w:id="841" w:author="Author">
              <w:r w:rsidRPr="00981131">
                <w:rPr>
                  <w:sz w:val="18"/>
                  <w:szCs w:val="18"/>
                  <w:lang w:eastAsia="zh-CN"/>
                </w:rPr>
                <w:t>Low</w:t>
              </w:r>
            </w:ins>
          </w:p>
        </w:tc>
      </w:tr>
      <w:tr w:rsidR="00583D8D" w:rsidRPr="00421FCD" w14:paraId="0BA8637E" w14:textId="77777777" w:rsidTr="00A91EA2">
        <w:trPr>
          <w:jc w:val="center"/>
          <w:ins w:id="842" w:author="Author"/>
        </w:trPr>
        <w:tc>
          <w:tcPr>
            <w:tcW w:w="1129" w:type="dxa"/>
            <w:vMerge/>
          </w:tcPr>
          <w:p w14:paraId="798EF8C5" w14:textId="77777777" w:rsidR="00583D8D" w:rsidRPr="00981131" w:rsidRDefault="00583D8D" w:rsidP="00A91EA2">
            <w:pPr>
              <w:pStyle w:val="Normal1"/>
              <w:keepNext/>
              <w:keepLines/>
              <w:spacing w:after="80"/>
              <w:rPr>
                <w:ins w:id="843" w:author="Author"/>
                <w:b/>
                <w:bCs/>
                <w:i/>
                <w:iCs/>
                <w:sz w:val="18"/>
                <w:szCs w:val="18"/>
              </w:rPr>
            </w:pPr>
          </w:p>
        </w:tc>
        <w:tc>
          <w:tcPr>
            <w:tcW w:w="1693" w:type="dxa"/>
          </w:tcPr>
          <w:p w14:paraId="7CEAA389" w14:textId="77777777" w:rsidR="00583D8D" w:rsidRPr="00981131" w:rsidRDefault="00583D8D" w:rsidP="00A91EA2">
            <w:pPr>
              <w:pStyle w:val="Normal1"/>
              <w:keepNext/>
              <w:keepLines/>
              <w:spacing w:after="80"/>
              <w:rPr>
                <w:ins w:id="844" w:author="Author"/>
                <w:b/>
                <w:bCs/>
                <w:i/>
                <w:iCs/>
                <w:sz w:val="18"/>
                <w:szCs w:val="18"/>
              </w:rPr>
            </w:pPr>
            <w:ins w:id="845" w:author="Author">
              <w:r w:rsidRPr="00981131">
                <w:rPr>
                  <w:b/>
                  <w:bCs/>
                  <w:i/>
                  <w:iCs/>
                  <w:sz w:val="18"/>
                  <w:szCs w:val="18"/>
                  <w:lang w:eastAsia="zh-CN"/>
                </w:rPr>
                <w:t>Average</w:t>
              </w:r>
              <w:r>
                <w:rPr>
                  <w:b/>
                  <w:bCs/>
                  <w:i/>
                  <w:iCs/>
                  <w:sz w:val="18"/>
                  <w:szCs w:val="18"/>
                  <w:lang w:eastAsia="zh-CN"/>
                </w:rPr>
                <w:t xml:space="preserve"> [1.1, 1.25</w:t>
              </w:r>
              <w:r w:rsidRPr="00981131">
                <w:rPr>
                  <w:b/>
                  <w:bCs/>
                  <w:i/>
                  <w:iCs/>
                  <w:sz w:val="18"/>
                  <w:szCs w:val="18"/>
                  <w:lang w:eastAsia="zh-CN"/>
                </w:rPr>
                <w:t>)</w:t>
              </w:r>
            </w:ins>
          </w:p>
        </w:tc>
        <w:tc>
          <w:tcPr>
            <w:tcW w:w="1275" w:type="dxa"/>
            <w:shd w:val="clear" w:color="auto" w:fill="A6BE73"/>
          </w:tcPr>
          <w:p w14:paraId="5090C1D2" w14:textId="77777777" w:rsidR="00583D8D" w:rsidRPr="00981131" w:rsidRDefault="00583D8D" w:rsidP="00A91EA2">
            <w:pPr>
              <w:pStyle w:val="Normal1"/>
              <w:keepNext/>
              <w:keepLines/>
              <w:spacing w:after="80"/>
              <w:rPr>
                <w:ins w:id="846" w:author="Author"/>
                <w:sz w:val="18"/>
                <w:szCs w:val="18"/>
              </w:rPr>
            </w:pPr>
            <w:ins w:id="847" w:author="Author">
              <w:r w:rsidRPr="00981131">
                <w:rPr>
                  <w:sz w:val="18"/>
                  <w:szCs w:val="18"/>
                  <w:lang w:eastAsia="zh-CN"/>
                </w:rPr>
                <w:t>Very low</w:t>
              </w:r>
            </w:ins>
          </w:p>
        </w:tc>
        <w:tc>
          <w:tcPr>
            <w:tcW w:w="1276" w:type="dxa"/>
            <w:shd w:val="clear" w:color="auto" w:fill="C2D69B" w:themeFill="accent3" w:themeFillTint="99"/>
          </w:tcPr>
          <w:p w14:paraId="5C68634A" w14:textId="77777777" w:rsidR="00583D8D" w:rsidRPr="00981131" w:rsidRDefault="00583D8D" w:rsidP="00A91EA2">
            <w:pPr>
              <w:pStyle w:val="Normal1"/>
              <w:keepNext/>
              <w:keepLines/>
              <w:spacing w:after="80"/>
              <w:rPr>
                <w:ins w:id="848" w:author="Author"/>
                <w:sz w:val="18"/>
                <w:szCs w:val="18"/>
              </w:rPr>
            </w:pPr>
            <w:ins w:id="849" w:author="Author">
              <w:r w:rsidRPr="00981131">
                <w:rPr>
                  <w:sz w:val="18"/>
                  <w:szCs w:val="18"/>
                  <w:lang w:eastAsia="zh-CN"/>
                </w:rPr>
                <w:t>Lower</w:t>
              </w:r>
            </w:ins>
          </w:p>
        </w:tc>
        <w:tc>
          <w:tcPr>
            <w:tcW w:w="1276" w:type="dxa"/>
            <w:shd w:val="clear" w:color="auto" w:fill="C2D69B" w:themeFill="accent3" w:themeFillTint="99"/>
          </w:tcPr>
          <w:p w14:paraId="2BB5EB18" w14:textId="77777777" w:rsidR="00583D8D" w:rsidRPr="00981131" w:rsidRDefault="00583D8D" w:rsidP="00A91EA2">
            <w:pPr>
              <w:pStyle w:val="Normal1"/>
              <w:keepNext/>
              <w:keepLines/>
              <w:spacing w:after="80"/>
              <w:rPr>
                <w:ins w:id="850" w:author="Author"/>
                <w:sz w:val="18"/>
                <w:szCs w:val="18"/>
              </w:rPr>
            </w:pPr>
            <w:ins w:id="851" w:author="Author">
              <w:r w:rsidRPr="00981131">
                <w:rPr>
                  <w:sz w:val="18"/>
                  <w:szCs w:val="18"/>
                  <w:lang w:eastAsia="zh-CN"/>
                </w:rPr>
                <w:t>Lower</w:t>
              </w:r>
            </w:ins>
          </w:p>
        </w:tc>
        <w:tc>
          <w:tcPr>
            <w:tcW w:w="1276" w:type="dxa"/>
            <w:shd w:val="clear" w:color="auto" w:fill="D6E3BC" w:themeFill="accent3" w:themeFillTint="66"/>
          </w:tcPr>
          <w:p w14:paraId="7D08D00E" w14:textId="77777777" w:rsidR="00583D8D" w:rsidRPr="00981131" w:rsidRDefault="00583D8D" w:rsidP="00A91EA2">
            <w:pPr>
              <w:pStyle w:val="Normal1"/>
              <w:keepNext/>
              <w:keepLines/>
              <w:spacing w:after="80"/>
              <w:rPr>
                <w:ins w:id="852" w:author="Author"/>
                <w:sz w:val="18"/>
                <w:szCs w:val="18"/>
              </w:rPr>
            </w:pPr>
            <w:ins w:id="853" w:author="Author">
              <w:r w:rsidRPr="00981131">
                <w:rPr>
                  <w:sz w:val="18"/>
                  <w:szCs w:val="18"/>
                  <w:lang w:eastAsia="zh-CN"/>
                </w:rPr>
                <w:t>Low</w:t>
              </w:r>
            </w:ins>
          </w:p>
        </w:tc>
        <w:tc>
          <w:tcPr>
            <w:tcW w:w="1219" w:type="dxa"/>
            <w:shd w:val="clear" w:color="auto" w:fill="EAF1DD" w:themeFill="accent3" w:themeFillTint="33"/>
          </w:tcPr>
          <w:p w14:paraId="5622AF35" w14:textId="77777777" w:rsidR="00583D8D" w:rsidRPr="00981131" w:rsidRDefault="00583D8D" w:rsidP="00A91EA2">
            <w:pPr>
              <w:pStyle w:val="Normal1"/>
              <w:keepNext/>
              <w:keepLines/>
              <w:spacing w:after="80"/>
              <w:rPr>
                <w:ins w:id="854" w:author="Author"/>
                <w:sz w:val="18"/>
                <w:szCs w:val="18"/>
              </w:rPr>
            </w:pPr>
            <w:ins w:id="855" w:author="Author">
              <w:r w:rsidRPr="00981131">
                <w:rPr>
                  <w:sz w:val="18"/>
                  <w:szCs w:val="18"/>
                  <w:lang w:eastAsia="zh-CN"/>
                </w:rPr>
                <w:t>Slightly low</w:t>
              </w:r>
            </w:ins>
          </w:p>
        </w:tc>
      </w:tr>
      <w:tr w:rsidR="00583D8D" w:rsidRPr="00421FCD" w14:paraId="4ACAD2F6" w14:textId="77777777" w:rsidTr="00A91EA2">
        <w:trPr>
          <w:jc w:val="center"/>
          <w:ins w:id="856" w:author="Author"/>
        </w:trPr>
        <w:tc>
          <w:tcPr>
            <w:tcW w:w="1129" w:type="dxa"/>
            <w:vMerge/>
          </w:tcPr>
          <w:p w14:paraId="55FD8714" w14:textId="77777777" w:rsidR="00583D8D" w:rsidRPr="00981131" w:rsidRDefault="00583D8D" w:rsidP="00A91EA2">
            <w:pPr>
              <w:pStyle w:val="Normal1"/>
              <w:keepNext/>
              <w:keepLines/>
              <w:spacing w:after="80"/>
              <w:rPr>
                <w:ins w:id="857" w:author="Author"/>
                <w:b/>
                <w:bCs/>
                <w:i/>
                <w:iCs/>
                <w:sz w:val="18"/>
                <w:szCs w:val="18"/>
              </w:rPr>
            </w:pPr>
          </w:p>
        </w:tc>
        <w:tc>
          <w:tcPr>
            <w:tcW w:w="1693" w:type="dxa"/>
          </w:tcPr>
          <w:p w14:paraId="7A33EDD8" w14:textId="77777777" w:rsidR="00583D8D" w:rsidRPr="00981131" w:rsidRDefault="00583D8D" w:rsidP="00A91EA2">
            <w:pPr>
              <w:pStyle w:val="Normal1"/>
              <w:keepNext/>
              <w:keepLines/>
              <w:spacing w:after="80"/>
              <w:rPr>
                <w:ins w:id="858" w:author="Author"/>
                <w:b/>
                <w:bCs/>
                <w:i/>
                <w:iCs/>
                <w:sz w:val="18"/>
                <w:szCs w:val="18"/>
              </w:rPr>
            </w:pPr>
            <w:ins w:id="859" w:author="Author">
              <w:r w:rsidRPr="00981131">
                <w:rPr>
                  <w:b/>
                  <w:bCs/>
                  <w:i/>
                  <w:iCs/>
                  <w:sz w:val="18"/>
                  <w:szCs w:val="18"/>
                  <w:lang w:eastAsia="zh-CN"/>
                </w:rPr>
                <w:t>More</w:t>
              </w:r>
              <w:r>
                <w:rPr>
                  <w:b/>
                  <w:bCs/>
                  <w:i/>
                  <w:iCs/>
                  <w:sz w:val="18"/>
                  <w:szCs w:val="18"/>
                  <w:lang w:eastAsia="zh-CN"/>
                </w:rPr>
                <w:t xml:space="preserve"> [1.25, 1.5</w:t>
              </w:r>
              <w:r w:rsidRPr="00981131">
                <w:rPr>
                  <w:b/>
                  <w:bCs/>
                  <w:i/>
                  <w:iCs/>
                  <w:sz w:val="18"/>
                  <w:szCs w:val="18"/>
                  <w:lang w:eastAsia="zh-CN"/>
                </w:rPr>
                <w:t>)</w:t>
              </w:r>
            </w:ins>
          </w:p>
        </w:tc>
        <w:tc>
          <w:tcPr>
            <w:tcW w:w="1275" w:type="dxa"/>
            <w:shd w:val="clear" w:color="auto" w:fill="C2D69B" w:themeFill="accent3" w:themeFillTint="99"/>
          </w:tcPr>
          <w:p w14:paraId="353860AB" w14:textId="77777777" w:rsidR="00583D8D" w:rsidRPr="00981131" w:rsidRDefault="00583D8D" w:rsidP="00A91EA2">
            <w:pPr>
              <w:pStyle w:val="Normal1"/>
              <w:keepNext/>
              <w:keepLines/>
              <w:spacing w:after="80"/>
              <w:rPr>
                <w:ins w:id="860" w:author="Author"/>
                <w:sz w:val="18"/>
                <w:szCs w:val="18"/>
              </w:rPr>
            </w:pPr>
            <w:ins w:id="861" w:author="Author">
              <w:r w:rsidRPr="00981131">
                <w:rPr>
                  <w:sz w:val="18"/>
                  <w:szCs w:val="18"/>
                  <w:lang w:eastAsia="zh-CN"/>
                </w:rPr>
                <w:t>Lower</w:t>
              </w:r>
            </w:ins>
          </w:p>
        </w:tc>
        <w:tc>
          <w:tcPr>
            <w:tcW w:w="1276" w:type="dxa"/>
            <w:shd w:val="clear" w:color="auto" w:fill="C2D69B" w:themeFill="accent3" w:themeFillTint="99"/>
          </w:tcPr>
          <w:p w14:paraId="4EE15ADC" w14:textId="77777777" w:rsidR="00583D8D" w:rsidRPr="00981131" w:rsidRDefault="00583D8D" w:rsidP="00A91EA2">
            <w:pPr>
              <w:pStyle w:val="Normal1"/>
              <w:keepNext/>
              <w:keepLines/>
              <w:spacing w:after="80"/>
              <w:rPr>
                <w:ins w:id="862" w:author="Author"/>
                <w:sz w:val="18"/>
                <w:szCs w:val="18"/>
              </w:rPr>
            </w:pPr>
            <w:ins w:id="863" w:author="Author">
              <w:r w:rsidRPr="00981131">
                <w:rPr>
                  <w:sz w:val="18"/>
                  <w:szCs w:val="18"/>
                  <w:lang w:eastAsia="zh-CN"/>
                </w:rPr>
                <w:t>Lower</w:t>
              </w:r>
            </w:ins>
          </w:p>
        </w:tc>
        <w:tc>
          <w:tcPr>
            <w:tcW w:w="1276" w:type="dxa"/>
            <w:shd w:val="clear" w:color="auto" w:fill="D6E3BC" w:themeFill="accent3" w:themeFillTint="66"/>
          </w:tcPr>
          <w:p w14:paraId="3667827D" w14:textId="77777777" w:rsidR="00583D8D" w:rsidRPr="00981131" w:rsidRDefault="00583D8D" w:rsidP="00A91EA2">
            <w:pPr>
              <w:pStyle w:val="Normal1"/>
              <w:keepNext/>
              <w:keepLines/>
              <w:spacing w:after="80"/>
              <w:rPr>
                <w:ins w:id="864" w:author="Author"/>
                <w:sz w:val="18"/>
                <w:szCs w:val="18"/>
              </w:rPr>
            </w:pPr>
            <w:ins w:id="865" w:author="Author">
              <w:r w:rsidRPr="00981131">
                <w:rPr>
                  <w:sz w:val="18"/>
                  <w:szCs w:val="18"/>
                  <w:lang w:eastAsia="zh-CN"/>
                </w:rPr>
                <w:t>Low</w:t>
              </w:r>
            </w:ins>
          </w:p>
        </w:tc>
        <w:tc>
          <w:tcPr>
            <w:tcW w:w="1276" w:type="dxa"/>
            <w:shd w:val="clear" w:color="auto" w:fill="EAF1DD" w:themeFill="accent3" w:themeFillTint="33"/>
          </w:tcPr>
          <w:p w14:paraId="3C05C3B6" w14:textId="77777777" w:rsidR="00583D8D" w:rsidRPr="00981131" w:rsidRDefault="00583D8D" w:rsidP="00A91EA2">
            <w:pPr>
              <w:pStyle w:val="Normal1"/>
              <w:keepNext/>
              <w:keepLines/>
              <w:spacing w:after="80"/>
              <w:rPr>
                <w:ins w:id="866" w:author="Author"/>
                <w:sz w:val="18"/>
                <w:szCs w:val="18"/>
              </w:rPr>
            </w:pPr>
            <w:ins w:id="867" w:author="Author">
              <w:r w:rsidRPr="00981131">
                <w:rPr>
                  <w:sz w:val="18"/>
                  <w:szCs w:val="18"/>
                  <w:lang w:eastAsia="zh-CN"/>
                </w:rPr>
                <w:t>Slightly low</w:t>
              </w:r>
            </w:ins>
          </w:p>
        </w:tc>
        <w:tc>
          <w:tcPr>
            <w:tcW w:w="1219" w:type="dxa"/>
            <w:shd w:val="clear" w:color="auto" w:fill="EAF1DD" w:themeFill="accent3" w:themeFillTint="33"/>
          </w:tcPr>
          <w:p w14:paraId="4431EFD7" w14:textId="77777777" w:rsidR="00583D8D" w:rsidRPr="00981131" w:rsidRDefault="00583D8D" w:rsidP="00A91EA2">
            <w:pPr>
              <w:pStyle w:val="Normal1"/>
              <w:keepNext/>
              <w:keepLines/>
              <w:spacing w:after="80"/>
              <w:rPr>
                <w:ins w:id="868" w:author="Author"/>
                <w:sz w:val="18"/>
                <w:szCs w:val="18"/>
              </w:rPr>
            </w:pPr>
            <w:ins w:id="869" w:author="Author">
              <w:r w:rsidRPr="00981131">
                <w:rPr>
                  <w:sz w:val="18"/>
                  <w:szCs w:val="18"/>
                  <w:lang w:eastAsia="zh-CN"/>
                </w:rPr>
                <w:t>Slightly low</w:t>
              </w:r>
            </w:ins>
          </w:p>
        </w:tc>
      </w:tr>
      <w:tr w:rsidR="00583D8D" w:rsidRPr="00421FCD" w14:paraId="2C5FAF64" w14:textId="77777777" w:rsidTr="00A91EA2">
        <w:trPr>
          <w:jc w:val="center"/>
          <w:ins w:id="870" w:author="Author"/>
        </w:trPr>
        <w:tc>
          <w:tcPr>
            <w:tcW w:w="1129" w:type="dxa"/>
            <w:vMerge/>
          </w:tcPr>
          <w:p w14:paraId="620C089F" w14:textId="77777777" w:rsidR="00583D8D" w:rsidRPr="00981131" w:rsidRDefault="00583D8D" w:rsidP="00A91EA2">
            <w:pPr>
              <w:pStyle w:val="Normal1"/>
              <w:keepNext/>
              <w:keepLines/>
              <w:spacing w:after="80"/>
              <w:rPr>
                <w:ins w:id="871" w:author="Author"/>
                <w:b/>
                <w:bCs/>
                <w:i/>
                <w:iCs/>
                <w:sz w:val="18"/>
                <w:szCs w:val="18"/>
              </w:rPr>
            </w:pPr>
          </w:p>
        </w:tc>
        <w:tc>
          <w:tcPr>
            <w:tcW w:w="1693" w:type="dxa"/>
          </w:tcPr>
          <w:p w14:paraId="02B3B320" w14:textId="77777777" w:rsidR="00583D8D" w:rsidRPr="00981131" w:rsidRDefault="00583D8D" w:rsidP="00A91EA2">
            <w:pPr>
              <w:pStyle w:val="Normal1"/>
              <w:keepNext/>
              <w:keepLines/>
              <w:spacing w:after="80"/>
              <w:rPr>
                <w:ins w:id="872" w:author="Author"/>
                <w:b/>
                <w:bCs/>
                <w:i/>
                <w:iCs/>
                <w:sz w:val="18"/>
                <w:szCs w:val="18"/>
                <w:lang w:eastAsia="zh-CN"/>
              </w:rPr>
            </w:pPr>
            <w:ins w:id="873" w:author="Author">
              <w:r w:rsidRPr="00981131">
                <w:rPr>
                  <w:b/>
                  <w:bCs/>
                  <w:i/>
                  <w:iCs/>
                  <w:sz w:val="18"/>
                  <w:szCs w:val="18"/>
                </w:rPr>
                <w:t>Most</w:t>
              </w:r>
              <w:r>
                <w:rPr>
                  <w:b/>
                  <w:bCs/>
                  <w:i/>
                  <w:iCs/>
                  <w:sz w:val="18"/>
                  <w:szCs w:val="18"/>
                </w:rPr>
                <w:t xml:space="preserve"> </w:t>
              </w:r>
              <w:r>
                <w:rPr>
                  <w:b/>
                  <w:bCs/>
                  <w:i/>
                  <w:iCs/>
                  <w:sz w:val="18"/>
                  <w:szCs w:val="18"/>
                  <w:lang w:eastAsia="zh-CN"/>
                </w:rPr>
                <w:t>[1.5, 100</w:t>
              </w:r>
              <w:r w:rsidRPr="00981131">
                <w:rPr>
                  <w:b/>
                  <w:bCs/>
                  <w:i/>
                  <w:iCs/>
                  <w:sz w:val="18"/>
                  <w:szCs w:val="18"/>
                  <w:lang w:eastAsia="zh-CN"/>
                </w:rPr>
                <w:t>)</w:t>
              </w:r>
            </w:ins>
          </w:p>
        </w:tc>
        <w:tc>
          <w:tcPr>
            <w:tcW w:w="1275" w:type="dxa"/>
            <w:shd w:val="clear" w:color="auto" w:fill="C2D69B" w:themeFill="accent3" w:themeFillTint="99"/>
          </w:tcPr>
          <w:p w14:paraId="42EB93AA" w14:textId="77777777" w:rsidR="00583D8D" w:rsidRPr="00981131" w:rsidRDefault="00583D8D" w:rsidP="00A91EA2">
            <w:pPr>
              <w:pStyle w:val="Normal1"/>
              <w:keepNext/>
              <w:keepLines/>
              <w:spacing w:after="80"/>
              <w:rPr>
                <w:ins w:id="874" w:author="Author"/>
                <w:sz w:val="18"/>
                <w:szCs w:val="18"/>
                <w:lang w:eastAsia="zh-CN"/>
              </w:rPr>
            </w:pPr>
            <w:ins w:id="875" w:author="Author">
              <w:r w:rsidRPr="00981131">
                <w:rPr>
                  <w:sz w:val="18"/>
                  <w:szCs w:val="18"/>
                  <w:lang w:eastAsia="zh-CN"/>
                </w:rPr>
                <w:t>Lower</w:t>
              </w:r>
            </w:ins>
          </w:p>
        </w:tc>
        <w:tc>
          <w:tcPr>
            <w:tcW w:w="1276" w:type="dxa"/>
            <w:shd w:val="clear" w:color="auto" w:fill="D6E3BC" w:themeFill="accent3" w:themeFillTint="66"/>
          </w:tcPr>
          <w:p w14:paraId="628CADB6" w14:textId="77777777" w:rsidR="00583D8D" w:rsidRPr="00981131" w:rsidRDefault="00583D8D" w:rsidP="00A91EA2">
            <w:pPr>
              <w:pStyle w:val="Normal1"/>
              <w:keepNext/>
              <w:keepLines/>
              <w:spacing w:after="80"/>
              <w:rPr>
                <w:ins w:id="876" w:author="Author"/>
                <w:sz w:val="18"/>
                <w:szCs w:val="18"/>
                <w:lang w:eastAsia="zh-CN"/>
              </w:rPr>
            </w:pPr>
            <w:ins w:id="877" w:author="Author">
              <w:r w:rsidRPr="00981131">
                <w:rPr>
                  <w:sz w:val="18"/>
                  <w:szCs w:val="18"/>
                  <w:lang w:eastAsia="zh-CN"/>
                </w:rPr>
                <w:t>Low</w:t>
              </w:r>
            </w:ins>
          </w:p>
        </w:tc>
        <w:tc>
          <w:tcPr>
            <w:tcW w:w="1276" w:type="dxa"/>
            <w:shd w:val="clear" w:color="auto" w:fill="EAF1DD" w:themeFill="accent3" w:themeFillTint="33"/>
          </w:tcPr>
          <w:p w14:paraId="49F0FE80" w14:textId="77777777" w:rsidR="00583D8D" w:rsidRPr="00981131" w:rsidRDefault="00583D8D" w:rsidP="00A91EA2">
            <w:pPr>
              <w:pStyle w:val="Normal1"/>
              <w:keepNext/>
              <w:keepLines/>
              <w:spacing w:after="80"/>
              <w:rPr>
                <w:ins w:id="878" w:author="Author"/>
                <w:sz w:val="18"/>
                <w:szCs w:val="18"/>
                <w:lang w:eastAsia="zh-CN"/>
              </w:rPr>
            </w:pPr>
            <w:ins w:id="879" w:author="Author">
              <w:r w:rsidRPr="00981131">
                <w:rPr>
                  <w:sz w:val="18"/>
                  <w:szCs w:val="18"/>
                  <w:shd w:val="clear" w:color="auto" w:fill="EAF1DD" w:themeFill="accent3" w:themeFillTint="33"/>
                  <w:lang w:eastAsia="zh-CN"/>
                </w:rPr>
                <w:t>Slightly low</w:t>
              </w:r>
            </w:ins>
          </w:p>
        </w:tc>
        <w:tc>
          <w:tcPr>
            <w:tcW w:w="1276" w:type="dxa"/>
            <w:shd w:val="clear" w:color="auto" w:fill="EAF1DD" w:themeFill="accent3" w:themeFillTint="33"/>
          </w:tcPr>
          <w:p w14:paraId="3D60571B" w14:textId="77777777" w:rsidR="00583D8D" w:rsidRPr="00981131" w:rsidRDefault="00583D8D" w:rsidP="00A91EA2">
            <w:pPr>
              <w:pStyle w:val="Normal1"/>
              <w:keepNext/>
              <w:keepLines/>
              <w:spacing w:after="80"/>
              <w:rPr>
                <w:ins w:id="880" w:author="Author"/>
                <w:sz w:val="18"/>
                <w:szCs w:val="18"/>
                <w:lang w:eastAsia="zh-CN"/>
              </w:rPr>
            </w:pPr>
            <w:ins w:id="881" w:author="Author">
              <w:r w:rsidRPr="00981131">
                <w:rPr>
                  <w:sz w:val="18"/>
                  <w:szCs w:val="18"/>
                  <w:lang w:eastAsia="zh-CN"/>
                </w:rPr>
                <w:t>Slightly low</w:t>
              </w:r>
            </w:ins>
          </w:p>
        </w:tc>
        <w:tc>
          <w:tcPr>
            <w:tcW w:w="1219" w:type="dxa"/>
            <w:shd w:val="clear" w:color="auto" w:fill="EAF1DD" w:themeFill="accent3" w:themeFillTint="33"/>
          </w:tcPr>
          <w:p w14:paraId="33FA8226" w14:textId="77777777" w:rsidR="00583D8D" w:rsidRPr="00981131" w:rsidRDefault="00583D8D" w:rsidP="00A91EA2">
            <w:pPr>
              <w:pStyle w:val="Normal1"/>
              <w:keepNext/>
              <w:keepLines/>
              <w:spacing w:after="80"/>
              <w:rPr>
                <w:ins w:id="882" w:author="Author"/>
                <w:sz w:val="18"/>
                <w:szCs w:val="18"/>
                <w:lang w:eastAsia="zh-CN"/>
              </w:rPr>
            </w:pPr>
            <w:ins w:id="883" w:author="Author">
              <w:r w:rsidRPr="00981131">
                <w:rPr>
                  <w:sz w:val="18"/>
                  <w:szCs w:val="18"/>
                  <w:lang w:eastAsia="zh-CN"/>
                </w:rPr>
                <w:t>Slightly low</w:t>
              </w:r>
            </w:ins>
          </w:p>
        </w:tc>
      </w:tr>
    </w:tbl>
    <w:p w14:paraId="686F9B28" w14:textId="42E3F0BA" w:rsidR="00583D8D" w:rsidRPr="00583D8D" w:rsidRDefault="00583D8D" w:rsidP="00583D8D">
      <w:pPr>
        <w:keepNext/>
        <w:keepLines/>
        <w:pBdr>
          <w:top w:val="nil"/>
          <w:left w:val="nil"/>
          <w:bottom w:val="nil"/>
          <w:right w:val="nil"/>
          <w:between w:val="nil"/>
        </w:pBdr>
        <w:spacing w:line="480" w:lineRule="auto"/>
        <w:jc w:val="center"/>
        <w:rPr>
          <w:ins w:id="884" w:author="Author"/>
          <w:color w:val="000000"/>
        </w:rPr>
      </w:pPr>
      <w:ins w:id="885" w:author="Author">
        <w:r>
          <w:rPr>
            <w:rFonts w:eastAsia="Arial"/>
            <w:b/>
          </w:rPr>
          <w:t>Table 2</w:t>
        </w:r>
        <w:r w:rsidRPr="00B22A06">
          <w:rPr>
            <w:rFonts w:eastAsia="Arial"/>
            <w:b/>
          </w:rPr>
          <w:t xml:space="preserve">. </w:t>
        </w:r>
        <w:r>
          <w:rPr>
            <w:rFonts w:eastAsia="Arial"/>
            <w:b/>
          </w:rPr>
          <w:t>Expert-based disaster risk assessment matrix</w:t>
        </w:r>
        <w:r w:rsidRPr="00B22A06">
          <w:rPr>
            <w:rFonts w:eastAsia="Arial"/>
            <w:b/>
          </w:rPr>
          <w:t>.</w:t>
        </w:r>
      </w:ins>
    </w:p>
    <w:p w14:paraId="04DC7C88" w14:textId="5CF79C16" w:rsidR="00721ECA" w:rsidRDefault="00B66A29" w:rsidP="00F144D9">
      <w:pPr>
        <w:pStyle w:val="Heading2"/>
        <w:spacing w:after="0" w:line="480" w:lineRule="auto"/>
        <w:rPr>
          <w:sz w:val="24"/>
          <w:szCs w:val="24"/>
        </w:rPr>
      </w:pPr>
      <w:r>
        <w:rPr>
          <w:sz w:val="24"/>
          <w:szCs w:val="24"/>
        </w:rPr>
        <w:t xml:space="preserve">4. </w:t>
      </w:r>
      <w:r w:rsidR="001844D4">
        <w:rPr>
          <w:sz w:val="24"/>
          <w:szCs w:val="24"/>
        </w:rPr>
        <w:t xml:space="preserve">Data and </w:t>
      </w:r>
      <w:r w:rsidR="00D97E0E">
        <w:rPr>
          <w:sz w:val="24"/>
          <w:szCs w:val="24"/>
        </w:rPr>
        <w:t>Evaluation</w:t>
      </w:r>
    </w:p>
    <w:p w14:paraId="50516BA2" w14:textId="18B69FE0" w:rsidR="00566C05" w:rsidRDefault="008132D0" w:rsidP="00F144D9">
      <w:pPr>
        <w:spacing w:line="480" w:lineRule="auto"/>
      </w:pPr>
      <w:r>
        <w:t>We conduct a case study to demonstrate the effectiveness of the proposed model in risk assessment for disaster events.</w:t>
      </w:r>
      <w:r w:rsidR="00A82EBA">
        <w:t xml:space="preserve"> We focus on the top 10 </w:t>
      </w:r>
      <w:r w:rsidR="00A82EBA">
        <w:rPr>
          <w:color w:val="000000"/>
        </w:rPr>
        <w:t>disasters in China in 2022 reported by the Ministry of Emergency Management (MEM) of China</w:t>
      </w:r>
      <w:r w:rsidR="001F5569">
        <w:rPr>
          <w:color w:val="000000"/>
        </w:rPr>
        <w:t>.</w:t>
      </w:r>
      <w:r w:rsidR="00A82EBA">
        <w:rPr>
          <w:rStyle w:val="FootnoteReference"/>
          <w:color w:val="000000"/>
        </w:rPr>
        <w:footnoteReference w:id="3"/>
      </w:r>
      <w:r w:rsidR="00A82EBA">
        <w:rPr>
          <w:color w:val="000000"/>
        </w:rPr>
        <w:t xml:space="preserve"> Because </w:t>
      </w:r>
      <w:r w:rsidR="000D34F1">
        <w:rPr>
          <w:color w:val="000000"/>
        </w:rPr>
        <w:t>two</w:t>
      </w:r>
      <w:r w:rsidR="00A82EBA">
        <w:rPr>
          <w:color w:val="000000"/>
        </w:rPr>
        <w:t xml:space="preserve"> of these events do not have a concentrated affected area and limited disaster duration, we use the remaining 8 clearly defined </w:t>
      </w:r>
      <w:r w:rsidR="00A82EBA" w:rsidRPr="00B22A06">
        <w:rPr>
          <w:color w:val="000000"/>
        </w:rPr>
        <w:lastRenderedPageBreak/>
        <w:t>events</w:t>
      </w:r>
      <w:r w:rsidR="00A82EBA">
        <w:rPr>
          <w:color w:val="000000"/>
        </w:rPr>
        <w:t>.</w:t>
      </w:r>
      <w:r w:rsidR="002D68A0">
        <w:rPr>
          <w:color w:val="000000"/>
        </w:rPr>
        <w:t xml:space="preserve"> As Weibo is the most popular social media platform in China, we </w:t>
      </w:r>
      <w:r w:rsidR="002329BA">
        <w:rPr>
          <w:color w:val="000000"/>
        </w:rPr>
        <w:t xml:space="preserve">collect data from Weibo </w:t>
      </w:r>
      <w:r w:rsidR="002D68A0">
        <w:rPr>
          <w:color w:val="000000"/>
        </w:rPr>
        <w:t>to test our proposed model.</w:t>
      </w:r>
    </w:p>
    <w:p w14:paraId="2F45EC58" w14:textId="77777777" w:rsidR="00566C05" w:rsidRPr="00BC7246" w:rsidRDefault="00566C05" w:rsidP="00F144D9"/>
    <w:p w14:paraId="635A49A7" w14:textId="22C35E13" w:rsidR="00443172" w:rsidRDefault="00B66A29" w:rsidP="00F144D9">
      <w:pPr>
        <w:pBdr>
          <w:top w:val="nil"/>
          <w:left w:val="nil"/>
          <w:bottom w:val="nil"/>
          <w:right w:val="nil"/>
          <w:between w:val="nil"/>
        </w:pBdr>
        <w:spacing w:line="480" w:lineRule="auto"/>
        <w:rPr>
          <w:color w:val="000000"/>
        </w:rPr>
      </w:pPr>
      <w:r>
        <w:rPr>
          <w:b/>
          <w:color w:val="000000"/>
        </w:rPr>
        <w:t>4</w:t>
      </w:r>
      <w:r w:rsidR="00721ECA" w:rsidRPr="00B22A06">
        <w:rPr>
          <w:b/>
          <w:color w:val="000000"/>
        </w:rPr>
        <w:t>.1</w:t>
      </w:r>
      <w:r w:rsidR="00DB3EC6">
        <w:rPr>
          <w:b/>
          <w:color w:val="000000"/>
        </w:rPr>
        <w:t>.</w:t>
      </w:r>
      <w:r>
        <w:rPr>
          <w:b/>
          <w:color w:val="000000"/>
        </w:rPr>
        <w:t xml:space="preserve"> </w:t>
      </w:r>
      <w:r w:rsidR="00721ECA" w:rsidRPr="00B22A06">
        <w:rPr>
          <w:b/>
          <w:color w:val="000000"/>
        </w:rPr>
        <w:t xml:space="preserve"> Data</w:t>
      </w:r>
      <w:r w:rsidR="00711FB1">
        <w:rPr>
          <w:b/>
          <w:color w:val="000000"/>
        </w:rPr>
        <w:t xml:space="preserve"> collection</w:t>
      </w:r>
    </w:p>
    <w:p w14:paraId="46824230" w14:textId="064D1714" w:rsidR="003221E5" w:rsidDel="00D639C1" w:rsidRDefault="001939CA" w:rsidP="00F144D9">
      <w:pPr>
        <w:pBdr>
          <w:top w:val="nil"/>
          <w:left w:val="nil"/>
          <w:bottom w:val="nil"/>
          <w:right w:val="nil"/>
          <w:between w:val="nil"/>
        </w:pBdr>
        <w:spacing w:line="480" w:lineRule="auto"/>
        <w:rPr>
          <w:del w:id="886" w:author="Author"/>
          <w:color w:val="000000"/>
        </w:rPr>
      </w:pPr>
      <w:r>
        <w:rPr>
          <w:noProof/>
          <w:lang w:val="en-HK"/>
        </w:rPr>
        <mc:AlternateContent>
          <mc:Choice Requires="wpg">
            <w:drawing>
              <wp:anchor distT="0" distB="0" distL="114300" distR="114300" simplePos="0" relativeHeight="251659264" behindDoc="0" locked="0" layoutInCell="1" allowOverlap="1" wp14:anchorId="567B1562" wp14:editId="553853FF">
                <wp:simplePos x="0" y="0"/>
                <wp:positionH relativeFrom="column">
                  <wp:posOffset>453006</wp:posOffset>
                </wp:positionH>
                <wp:positionV relativeFrom="paragraph">
                  <wp:posOffset>4082992</wp:posOffset>
                </wp:positionV>
                <wp:extent cx="4286250" cy="2567031"/>
                <wp:effectExtent l="0" t="0" r="6350" b="0"/>
                <wp:wrapTopAndBottom/>
                <wp:docPr id="994402047" name="Group 2"/>
                <wp:cNvGraphicFramePr/>
                <a:graphic xmlns:a="http://schemas.openxmlformats.org/drawingml/2006/main">
                  <a:graphicData uri="http://schemas.microsoft.com/office/word/2010/wordprocessingGroup">
                    <wpg:wgp>
                      <wpg:cNvGrpSpPr/>
                      <wpg:grpSpPr>
                        <a:xfrm>
                          <a:off x="0" y="0"/>
                          <a:ext cx="4286250" cy="2567031"/>
                          <a:chOff x="0" y="0"/>
                          <a:chExt cx="4286250" cy="2567031"/>
                        </a:xfrm>
                      </wpg:grpSpPr>
                      <pic:pic xmlns:pic="http://schemas.openxmlformats.org/drawingml/2006/picture">
                        <pic:nvPicPr>
                          <pic:cNvPr id="12" name="Picture 12"/>
                          <pic:cNvPicPr>
                            <a:picLocks noChangeAspect="1"/>
                          </pic:cNvPicPr>
                        </pic:nvPicPr>
                        <pic:blipFill rotWithShape="1">
                          <a:blip r:embed="rId10">
                            <a:extLst>
                              <a:ext uri="{28A0092B-C50C-407E-A947-70E740481C1C}">
                                <a14:useLocalDpi xmlns:a14="http://schemas.microsoft.com/office/drawing/2010/main" val="0"/>
                              </a:ext>
                            </a:extLst>
                          </a:blip>
                          <a:srcRect l="10319" t="11341" r="29632" b="36283"/>
                          <a:stretch/>
                        </pic:blipFill>
                        <pic:spPr bwMode="auto">
                          <a:xfrm>
                            <a:off x="0" y="0"/>
                            <a:ext cx="4286250" cy="2103120"/>
                          </a:xfrm>
                          <a:prstGeom prst="rect">
                            <a:avLst/>
                          </a:prstGeom>
                          <a:ln>
                            <a:noFill/>
                          </a:ln>
                          <a:extLst>
                            <a:ext uri="{53640926-AAD7-44D8-BBD7-CCE9431645EC}">
                              <a14:shadowObscured xmlns:a14="http://schemas.microsoft.com/office/drawing/2010/main"/>
                            </a:ext>
                          </a:extLst>
                        </pic:spPr>
                      </pic:pic>
                      <wps:wsp>
                        <wps:cNvPr id="484720980" name="Text Box 1"/>
                        <wps:cNvSpPr txBox="1"/>
                        <wps:spPr>
                          <a:xfrm>
                            <a:off x="1149291" y="2256638"/>
                            <a:ext cx="2038524" cy="310393"/>
                          </a:xfrm>
                          <a:prstGeom prst="rect">
                            <a:avLst/>
                          </a:prstGeom>
                          <a:solidFill>
                            <a:schemeClr val="lt1"/>
                          </a:solidFill>
                          <a:ln w="6350">
                            <a:noFill/>
                          </a:ln>
                        </wps:spPr>
                        <wps:txbx>
                          <w:txbxContent>
                            <w:p w14:paraId="5274DD33" w14:textId="55897A62" w:rsidR="001939CA" w:rsidRDefault="001939CA">
                              <w:pPr>
                                <w:jc w:val="center"/>
                                <w:pPrChange w:id="887" w:author="Author">
                                  <w:pPr/>
                                </w:pPrChange>
                              </w:pPr>
                              <w:ins w:id="888" w:author="Author">
                                <w:r>
                                  <w:rPr>
                                    <w:rFonts w:eastAsia="Arial"/>
                                    <w:b/>
                                  </w:rPr>
                                  <w:t>Figure 2</w:t>
                                </w:r>
                                <w:r w:rsidRPr="00B22A06">
                                  <w:rPr>
                                    <w:rFonts w:eastAsia="Arial"/>
                                    <w:b/>
                                  </w:rPr>
                                  <w:t xml:space="preserve">. </w:t>
                                </w:r>
                                <w:r>
                                  <w:rPr>
                                    <w:rFonts w:eastAsia="Arial"/>
                                    <w:b/>
                                  </w:rPr>
                                  <w:t>Data collection process</w:t>
                                </w:r>
                                <w:r w:rsidRPr="00B22A06">
                                  <w:rPr>
                                    <w:rFonts w:eastAsia="Arial"/>
                                    <w:b/>
                                  </w:rPr>
                                  <w:t>.</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67B1562" id="_x0000_s1029" style="position:absolute;margin-left:35.65pt;margin-top:321.5pt;width:337.5pt;height:202.15pt;z-index:251659264" coordsize="42862,25670"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">
                <v:shape id="Picture 12" o:spid="_x0000_s1030" type="#_x0000_t75" style="position:absolute;width:42862;height:210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">
                  <v:imagedata r:id="rId11" o:title="" croptop="7432f" cropbottom="23778f" cropleft="6763f" cropright="19420f"/>
                </v:shape>
                <v:shape id="Text Box 1" o:spid="_x0000_s1031" type="#_x0000_t202" style="position:absolute;left:11492;top:22566;width:20386;height:31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" fillcolor="white [3201]" stroked="f" strokeweight=".5pt">
                  <v:textbox>
                    <w:txbxContent>
                      <w:p w14:paraId="5274DD33" w14:textId="55897A62" w:rsidR="001939CA" w:rsidRDefault="001939CA">
                        <w:pPr>
                          <w:jc w:val="center"/>
                          <w:pPrChange w:id="889" w:author="Author">
                            <w:pPr/>
                          </w:pPrChange>
                        </w:pPr>
                        <w:ins w:id="890" w:author="Author">
                          <w:r>
                            <w:rPr>
                              <w:rFonts w:eastAsia="Arial"/>
                              <w:b/>
                            </w:rPr>
                            <w:t>Figure 2</w:t>
                          </w:r>
                          <w:r w:rsidRPr="00B22A06">
                            <w:rPr>
                              <w:rFonts w:eastAsia="Arial"/>
                              <w:b/>
                            </w:rPr>
                            <w:t xml:space="preserve">. </w:t>
                          </w:r>
                          <w:r>
                            <w:rPr>
                              <w:rFonts w:eastAsia="Arial"/>
                              <w:b/>
                            </w:rPr>
                            <w:t>Data collection process</w:t>
                          </w:r>
                          <w:r w:rsidRPr="00B22A06">
                            <w:rPr>
                              <w:rFonts w:eastAsia="Arial"/>
                              <w:b/>
                            </w:rPr>
                            <w:t>.</w:t>
                          </w:r>
                        </w:ins>
                      </w:p>
                    </w:txbxContent>
                  </v:textbox>
                </v:shape>
                <w10:wrap type="topAndBottom"/>
              </v:group>
            </w:pict>
          </mc:Fallback>
        </mc:AlternateContent>
      </w:r>
      <w:r w:rsidR="002329BA">
        <w:rPr>
          <w:lang w:val="en-HK"/>
        </w:rPr>
        <w:t xml:space="preserve">We first collect the Weibo posts related to the 8 </w:t>
      </w:r>
      <w:proofErr w:type="spellStart"/>
      <w:r w:rsidR="002329BA">
        <w:rPr>
          <w:lang w:val="en-HK"/>
        </w:rPr>
        <w:t>disas</w:t>
      </w:r>
      <w:del w:id="891" w:author="Author">
        <w:r w:rsidR="002329BA" w:rsidDel="00D639C1">
          <w:rPr>
            <w:lang w:val="en-HK"/>
          </w:rPr>
          <w:delText>t</w:delText>
        </w:r>
      </w:del>
      <w:r w:rsidR="002329BA">
        <w:rPr>
          <w:lang w:val="en-HK"/>
        </w:rPr>
        <w:t>er</w:t>
      </w:r>
      <w:proofErr w:type="spellEnd"/>
      <w:r w:rsidR="002329BA">
        <w:rPr>
          <w:lang w:val="en-HK"/>
        </w:rPr>
        <w:t xml:space="preserve"> events. </w:t>
      </w:r>
      <w:r w:rsidR="008132D0">
        <w:rPr>
          <w:lang w:val="en-HK"/>
        </w:rPr>
        <w:t>Instead</w:t>
      </w:r>
      <w:r w:rsidR="000776F2">
        <w:rPr>
          <w:lang w:val="en-HK"/>
        </w:rPr>
        <w:t xml:space="preserve"> of searching posts with a specific </w:t>
      </w:r>
      <w:r w:rsidR="002329BA">
        <w:rPr>
          <w:lang w:val="en-HK"/>
        </w:rPr>
        <w:t xml:space="preserve">set </w:t>
      </w:r>
      <w:r w:rsidR="000776F2">
        <w:rPr>
          <w:lang w:val="en-HK"/>
        </w:rPr>
        <w:t>of hashtags</w:t>
      </w:r>
      <w:r w:rsidR="003867F4">
        <w:rPr>
          <w:lang w:val="en-HK"/>
        </w:rPr>
        <w:t>, which is done in some previous research</w:t>
      </w:r>
      <w:r w:rsidR="00853FFF">
        <w:rPr>
          <w:lang w:val="en-HK"/>
        </w:rPr>
        <w:t xml:space="preserve"> </w:t>
      </w:r>
      <w:r w:rsidR="002F3BF1">
        <w:rPr>
          <w:lang w:val="en-HK"/>
        </w:rPr>
        <w:fldChar w:fldCharType="begin">
          <w:fldData xml:space="preserve">PEVuZE5vdGU+PENpdGU+PEF1dGhvcj5NZW5kb248L0F1dGhvcj48WWVhcj4yMDIxPC9ZZWFyPjxS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</w:fldData>
        </w:fldChar>
      </w:r>
      <w:r w:rsidR="00AF62D9">
        <w:rPr>
          <w:lang w:val="en-HK"/>
        </w:rPr>
        <w:instrText xml:space="preserve"> ADDIN EN.CITE </w:instrText>
      </w:r>
      <w:r w:rsidR="00AF62D9">
        <w:rPr>
          <w:lang w:val="en-HK"/>
        </w:rPr>
        <w:fldChar w:fldCharType="begin">
          <w:fldData xml:space="preserve">PEVuZE5vdGU+PENpdGU+PEF1dGhvcj5NZW5kb248L0F1dGhvcj48WWVhcj4yMDIxPC9ZZWFyPjxS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</w:fldData>
        </w:fldChar>
      </w:r>
      <w:r w:rsidR="00AF62D9">
        <w:rPr>
          <w:lang w:val="en-HK"/>
        </w:rPr>
        <w:instrText xml:space="preserve"> ADDIN EN.CITE.DATA </w:instrText>
      </w:r>
      <w:r w:rsidR="00AF62D9">
        <w:rPr>
          <w:lang w:val="en-HK"/>
        </w:rPr>
      </w:r>
      <w:r w:rsidR="00AF62D9">
        <w:rPr>
          <w:lang w:val="en-HK"/>
        </w:rPr>
        <w:fldChar w:fldCharType="end"/>
      </w:r>
      <w:r w:rsidR="002F3BF1">
        <w:rPr>
          <w:lang w:val="en-HK"/>
        </w:rPr>
      </w:r>
      <w:r w:rsidR="002F3BF1">
        <w:rPr>
          <w:lang w:val="en-HK"/>
        </w:rPr>
        <w:fldChar w:fldCharType="separate"/>
      </w:r>
      <w:r w:rsidR="00AF62D9">
        <w:rPr>
          <w:noProof/>
          <w:lang w:val="en-HK"/>
        </w:rPr>
        <w:t>(Mai, Shan, Bai, Wang, &amp; Chiang, 2018; Mendon, Dutta, Behl, &amp; Lessmann, 2021; Xiao et al., 2014)</w:t>
      </w:r>
      <w:r w:rsidR="002F3BF1">
        <w:rPr>
          <w:lang w:val="en-HK"/>
        </w:rPr>
        <w:fldChar w:fldCharType="end"/>
      </w:r>
      <w:r w:rsidR="0082608E">
        <w:rPr>
          <w:lang w:val="en-HK"/>
        </w:rPr>
        <w:t xml:space="preserve">, we use </w:t>
      </w:r>
      <w:r w:rsidR="00E71D2A">
        <w:rPr>
          <w:lang w:val="en-HK"/>
        </w:rPr>
        <w:t>keyword</w:t>
      </w:r>
      <w:r w:rsidR="0082608E">
        <w:rPr>
          <w:lang w:val="en-HK"/>
        </w:rPr>
        <w:t xml:space="preserve"> search</w:t>
      </w:r>
      <w:r w:rsidR="003867F4">
        <w:rPr>
          <w:lang w:val="en-HK"/>
        </w:rPr>
        <w:t xml:space="preserve"> in order</w:t>
      </w:r>
      <w:r w:rsidR="0082608E">
        <w:rPr>
          <w:lang w:val="en-HK"/>
        </w:rPr>
        <w:t xml:space="preserve"> to avoid the </w:t>
      </w:r>
      <w:r w:rsidR="005D171C">
        <w:rPr>
          <w:lang w:val="en-HK"/>
        </w:rPr>
        <w:t xml:space="preserve">possibly </w:t>
      </w:r>
      <w:r w:rsidR="0082608E">
        <w:rPr>
          <w:lang w:val="en-HK"/>
        </w:rPr>
        <w:t>biased data collection outcome</w:t>
      </w:r>
      <w:r w:rsidR="000776F2">
        <w:rPr>
          <w:lang w:val="en-HK"/>
        </w:rPr>
        <w:t>.</w:t>
      </w:r>
      <w:r w:rsidR="00EC4CA5">
        <w:rPr>
          <w:lang w:val="en-HK"/>
        </w:rPr>
        <w:t xml:space="preserve"> </w:t>
      </w:r>
      <w:r w:rsidR="003867F4">
        <w:rPr>
          <w:lang w:val="en-HK"/>
        </w:rPr>
        <w:t>The reason is that s</w:t>
      </w:r>
      <w:r w:rsidR="005D171C">
        <w:rPr>
          <w:lang w:val="en-HK"/>
        </w:rPr>
        <w:t xml:space="preserve">ome </w:t>
      </w:r>
      <w:r w:rsidR="00540C08">
        <w:rPr>
          <w:lang w:val="en-HK"/>
        </w:rPr>
        <w:t>disaster event-related post</w:t>
      </w:r>
      <w:r w:rsidR="002D68A0">
        <w:rPr>
          <w:lang w:val="en-HK"/>
        </w:rPr>
        <w:t>s</w:t>
      </w:r>
      <w:r w:rsidR="00540C08">
        <w:rPr>
          <w:lang w:val="en-HK"/>
        </w:rPr>
        <w:t xml:space="preserve"> </w:t>
      </w:r>
      <w:r w:rsidR="00E71D2A">
        <w:rPr>
          <w:lang w:val="en-HK"/>
        </w:rPr>
        <w:t>do</w:t>
      </w:r>
      <w:r w:rsidR="00540C08">
        <w:rPr>
          <w:lang w:val="en-HK"/>
        </w:rPr>
        <w:t xml:space="preserve"> not </w:t>
      </w:r>
      <w:r w:rsidR="00E71D2A">
        <w:rPr>
          <w:lang w:val="en-HK"/>
        </w:rPr>
        <w:t>use</w:t>
      </w:r>
      <w:r w:rsidR="00540C08">
        <w:rPr>
          <w:lang w:val="en-HK"/>
        </w:rPr>
        <w:t xml:space="preserve"> the corresponding hashtags</w:t>
      </w:r>
      <w:r w:rsidR="003867F4">
        <w:rPr>
          <w:lang w:val="en-HK"/>
        </w:rPr>
        <w:t>,</w:t>
      </w:r>
      <w:r w:rsidR="003037F6">
        <w:rPr>
          <w:lang w:val="en-HK"/>
        </w:rPr>
        <w:t xml:space="preserve"> </w:t>
      </w:r>
      <w:r w:rsidR="000551A4">
        <w:rPr>
          <w:color w:val="000000"/>
        </w:rPr>
        <w:t xml:space="preserve">and hashtag is </w:t>
      </w:r>
      <w:r w:rsidR="00204619">
        <w:rPr>
          <w:color w:val="000000"/>
        </w:rPr>
        <w:t xml:space="preserve">just </w:t>
      </w:r>
      <w:r w:rsidR="000551A4">
        <w:rPr>
          <w:color w:val="000000"/>
        </w:rPr>
        <w:t>a part of post content</w:t>
      </w:r>
      <w:r w:rsidR="00204619">
        <w:rPr>
          <w:color w:val="000000"/>
        </w:rPr>
        <w:t xml:space="preserve"> on Weibo. Thus, using keyword search can</w:t>
      </w:r>
      <w:r w:rsidR="005C067A">
        <w:rPr>
          <w:color w:val="000000"/>
        </w:rPr>
        <w:t xml:space="preserve"> include</w:t>
      </w:r>
      <w:r w:rsidR="00BE23C9">
        <w:rPr>
          <w:color w:val="000000"/>
        </w:rPr>
        <w:t xml:space="preserve"> </w:t>
      </w:r>
      <w:r w:rsidR="00344B26">
        <w:rPr>
          <w:color w:val="000000"/>
        </w:rPr>
        <w:t>more</w:t>
      </w:r>
      <w:r w:rsidR="005C067A">
        <w:rPr>
          <w:color w:val="000000"/>
        </w:rPr>
        <w:t xml:space="preserve"> posts</w:t>
      </w:r>
      <w:r w:rsidR="00BE23C9">
        <w:rPr>
          <w:color w:val="000000"/>
        </w:rPr>
        <w:t xml:space="preserve">. </w:t>
      </w:r>
      <w:r w:rsidR="00DA2746" w:rsidRPr="00B22A06">
        <w:rPr>
          <w:color w:val="000000"/>
        </w:rPr>
        <w:t xml:space="preserve">The experimental dataset consists of </w:t>
      </w:r>
      <w:r w:rsidR="00F23720">
        <w:rPr>
          <w:color w:val="000000"/>
        </w:rPr>
        <w:t>45120</w:t>
      </w:r>
      <w:r w:rsidR="00DA2746" w:rsidRPr="00B22A06">
        <w:rPr>
          <w:color w:val="000000"/>
        </w:rPr>
        <w:t xml:space="preserve"> posts</w:t>
      </w:r>
      <w:r w:rsidR="003153BF">
        <w:rPr>
          <w:color w:val="000000"/>
        </w:rPr>
        <w:t xml:space="preserve"> and their</w:t>
      </w:r>
      <w:r w:rsidR="00DA2746" w:rsidRPr="00B22A06">
        <w:rPr>
          <w:color w:val="000000"/>
        </w:rPr>
        <w:t xml:space="preserve"> information (</w:t>
      </w:r>
      <w:r w:rsidR="00B44D6D">
        <w:rPr>
          <w:color w:val="000000"/>
        </w:rPr>
        <w:t xml:space="preserve">content information: </w:t>
      </w:r>
      <w:r w:rsidR="00DA2746" w:rsidRPr="00B22A06">
        <w:rPr>
          <w:color w:val="000000"/>
        </w:rPr>
        <w:t xml:space="preserve">post </w:t>
      </w:r>
      <w:r w:rsidR="00131E83">
        <w:rPr>
          <w:color w:val="000000"/>
        </w:rPr>
        <w:t>content</w:t>
      </w:r>
      <w:r w:rsidR="00DA2746" w:rsidRPr="00B22A06">
        <w:rPr>
          <w:color w:val="000000"/>
        </w:rPr>
        <w:t>, reposts number</w:t>
      </w:r>
      <w:r w:rsidR="003153BF">
        <w:rPr>
          <w:color w:val="000000"/>
        </w:rPr>
        <w:t>,</w:t>
      </w:r>
      <w:r w:rsidR="00B44D6D">
        <w:rPr>
          <w:color w:val="000000"/>
        </w:rPr>
        <w:t xml:space="preserve"> and</w:t>
      </w:r>
      <w:r w:rsidR="00DA2746" w:rsidRPr="00B22A06">
        <w:rPr>
          <w:color w:val="000000"/>
        </w:rPr>
        <w:t xml:space="preserve"> like number</w:t>
      </w:r>
      <w:r w:rsidR="00B44D6D">
        <w:rPr>
          <w:color w:val="000000"/>
        </w:rPr>
        <w:t xml:space="preserve">; creator information: </w:t>
      </w:r>
      <w:r w:rsidR="00512C89">
        <w:rPr>
          <w:color w:val="000000"/>
        </w:rPr>
        <w:t>verification status and follower number</w:t>
      </w:r>
      <w:r w:rsidR="00320587">
        <w:rPr>
          <w:color w:val="000000"/>
        </w:rPr>
        <w:t>)</w:t>
      </w:r>
      <w:r w:rsidR="00DA2746" w:rsidRPr="00B22A06">
        <w:rPr>
          <w:color w:val="000000"/>
        </w:rPr>
        <w:t>.</w:t>
      </w:r>
      <w:r w:rsidR="00320587">
        <w:rPr>
          <w:color w:val="000000"/>
        </w:rPr>
        <w:t xml:space="preserve"> </w:t>
      </w:r>
      <w:r w:rsidR="003F6816">
        <w:rPr>
          <w:color w:val="000000"/>
        </w:rPr>
        <w:t>W</w:t>
      </w:r>
      <w:r w:rsidR="00BD674F">
        <w:rPr>
          <w:color w:val="000000"/>
        </w:rPr>
        <w:t>e first search the 8 events re</w:t>
      </w:r>
      <w:r w:rsidR="009651A1">
        <w:rPr>
          <w:color w:val="000000"/>
        </w:rPr>
        <w:t>spectively</w:t>
      </w:r>
      <w:r w:rsidR="00BD674F">
        <w:rPr>
          <w:color w:val="000000"/>
        </w:rPr>
        <w:t xml:space="preserve"> using keyword search </w:t>
      </w:r>
      <w:r w:rsidR="009651A1">
        <w:rPr>
          <w:color w:val="000000"/>
        </w:rPr>
        <w:t>by the disaster type</w:t>
      </w:r>
      <w:r w:rsidR="000E0AFE">
        <w:rPr>
          <w:color w:val="000000"/>
        </w:rPr>
        <w:t xml:space="preserve"> (</w:t>
      </w:r>
      <w:r w:rsidR="006807EC">
        <w:rPr>
          <w:color w:val="000000"/>
        </w:rPr>
        <w:t xml:space="preserve">e.g., </w:t>
      </w:r>
      <w:r w:rsidR="000E0AFE">
        <w:rPr>
          <w:color w:val="000000"/>
        </w:rPr>
        <w:t>earthquake, flood) and the location (</w:t>
      </w:r>
      <w:r w:rsidR="006807EC">
        <w:rPr>
          <w:color w:val="000000"/>
        </w:rPr>
        <w:t xml:space="preserve">e.g., </w:t>
      </w:r>
      <w:r w:rsidR="000E0AFE">
        <w:rPr>
          <w:color w:val="000000"/>
        </w:rPr>
        <w:t xml:space="preserve">Sichuan, Qinghai). </w:t>
      </w:r>
      <w:r w:rsidR="00FC6943">
        <w:rPr>
          <w:color w:val="000000"/>
        </w:rPr>
        <w:t xml:space="preserve">We also limit the search time range </w:t>
      </w:r>
      <w:r w:rsidR="002265FD">
        <w:rPr>
          <w:color w:val="000000"/>
        </w:rPr>
        <w:t xml:space="preserve">to be </w:t>
      </w:r>
      <w:r w:rsidR="00FC6943">
        <w:rPr>
          <w:color w:val="000000"/>
        </w:rPr>
        <w:t xml:space="preserve">from the start of the disaster event </w:t>
      </w:r>
      <w:r w:rsidR="00047DF3">
        <w:rPr>
          <w:color w:val="000000"/>
        </w:rPr>
        <w:t>until the response period</w:t>
      </w:r>
      <w:r w:rsidR="002265FD">
        <w:rPr>
          <w:color w:val="000000"/>
        </w:rPr>
        <w:t>, in order</w:t>
      </w:r>
      <w:r w:rsidR="00047DF3">
        <w:rPr>
          <w:color w:val="000000"/>
        </w:rPr>
        <w:t xml:space="preserve"> to make sure </w:t>
      </w:r>
      <w:r w:rsidR="00BD5C07">
        <w:rPr>
          <w:color w:val="000000"/>
        </w:rPr>
        <w:t xml:space="preserve">that </w:t>
      </w:r>
      <w:r w:rsidR="00047DF3">
        <w:rPr>
          <w:color w:val="000000"/>
        </w:rPr>
        <w:t xml:space="preserve">the data collected are </w:t>
      </w:r>
      <w:r w:rsidR="0033613B">
        <w:rPr>
          <w:color w:val="000000"/>
        </w:rPr>
        <w:t>relevant</w:t>
      </w:r>
      <w:r w:rsidR="00047DF3">
        <w:rPr>
          <w:color w:val="000000"/>
        </w:rPr>
        <w:t xml:space="preserve"> to the </w:t>
      </w:r>
      <w:r w:rsidR="0033613B">
        <w:rPr>
          <w:color w:val="000000"/>
        </w:rPr>
        <w:t>event</w:t>
      </w:r>
      <w:r w:rsidR="00047DF3">
        <w:rPr>
          <w:color w:val="000000"/>
        </w:rPr>
        <w:t xml:space="preserve">. </w:t>
      </w:r>
    </w:p>
    <w:p w14:paraId="4EB87AA7" w14:textId="573651D5" w:rsidR="00193C15" w:rsidDel="00D639C1" w:rsidRDefault="00193C15" w:rsidP="00F144D9">
      <w:pPr>
        <w:pBdr>
          <w:top w:val="nil"/>
          <w:left w:val="nil"/>
          <w:bottom w:val="nil"/>
          <w:right w:val="nil"/>
          <w:between w:val="nil"/>
        </w:pBdr>
        <w:spacing w:line="480" w:lineRule="auto"/>
        <w:rPr>
          <w:del w:id="892" w:author="Author"/>
          <w:color w:val="000000"/>
        </w:rPr>
      </w:pPr>
    </w:p>
    <w:p w14:paraId="6DD621F4" w14:textId="115F4142" w:rsidR="00193C15" w:rsidDel="00235D28" w:rsidRDefault="00193C15" w:rsidP="00193C15">
      <w:pPr>
        <w:pBdr>
          <w:top w:val="nil"/>
          <w:left w:val="nil"/>
          <w:bottom w:val="nil"/>
          <w:right w:val="nil"/>
          <w:between w:val="nil"/>
        </w:pBdr>
        <w:spacing w:line="480" w:lineRule="auto"/>
        <w:rPr>
          <w:del w:id="893" w:author="Author"/>
          <w:bCs/>
        </w:rPr>
      </w:pPr>
      <w:r w:rsidRPr="00D378C1">
        <w:rPr>
          <w:bCs/>
        </w:rPr>
        <w:t xml:space="preserve">According to the data collection process in Figure </w:t>
      </w:r>
      <w:r>
        <w:rPr>
          <w:bCs/>
        </w:rPr>
        <w:t>2</w:t>
      </w:r>
      <w:r w:rsidRPr="00D378C1">
        <w:rPr>
          <w:bCs/>
        </w:rPr>
        <w:t xml:space="preserve">, </w:t>
      </w:r>
      <w:r>
        <w:rPr>
          <w:bCs/>
        </w:rPr>
        <w:t xml:space="preserve">a </w:t>
      </w:r>
      <w:r w:rsidRPr="00D378C1">
        <w:rPr>
          <w:bCs/>
        </w:rPr>
        <w:t xml:space="preserve">post </w:t>
      </w:r>
      <w:r>
        <w:rPr>
          <w:bCs/>
        </w:rPr>
        <w:lastRenderedPageBreak/>
        <w:t>containing</w:t>
      </w:r>
      <w:r w:rsidRPr="00D378C1">
        <w:rPr>
          <w:bCs/>
        </w:rPr>
        <w:t xml:space="preserve"> information and creator information </w:t>
      </w:r>
      <w:r>
        <w:rPr>
          <w:bCs/>
        </w:rPr>
        <w:t>is</w:t>
      </w:r>
      <w:r w:rsidRPr="00D378C1">
        <w:rPr>
          <w:bCs/>
        </w:rPr>
        <w:t xml:space="preserve"> crawled separately and matched by the user ID. </w:t>
      </w:r>
      <w:r>
        <w:rPr>
          <w:bCs/>
        </w:rPr>
        <w:t xml:space="preserve">After that, we collect the structured disaster-related Weibo post dataset. </w:t>
      </w:r>
      <w:del w:id="894" w:author="Author">
        <w:r w:rsidDel="00235D28">
          <w:rPr>
            <w:bCs/>
          </w:rPr>
          <w:delText xml:space="preserve">Table 3 shows 8 events, their specific start date the number of posts collected, and the risk ranking by economic loss and casualties. </w:delText>
        </w:r>
      </w:del>
    </w:p>
    <w:p w14:paraId="3DCB0594" w14:textId="77777777" w:rsidR="00193C15" w:rsidDel="001939CA" w:rsidRDefault="00193C15" w:rsidP="00F144D9">
      <w:pPr>
        <w:pBdr>
          <w:top w:val="nil"/>
          <w:left w:val="nil"/>
          <w:bottom w:val="nil"/>
          <w:right w:val="nil"/>
          <w:between w:val="nil"/>
        </w:pBdr>
        <w:spacing w:line="480" w:lineRule="auto"/>
        <w:rPr>
          <w:del w:id="895" w:author="Author"/>
          <w:color w:val="000000"/>
        </w:rPr>
      </w:pPr>
    </w:p>
    <w:p w14:paraId="1E2B17FE" w14:textId="252EFF58" w:rsidR="003221E5" w:rsidDel="00583D8D" w:rsidRDefault="003221E5">
      <w:pPr>
        <w:pBdr>
          <w:top w:val="nil"/>
          <w:left w:val="nil"/>
          <w:bottom w:val="nil"/>
          <w:right w:val="nil"/>
          <w:between w:val="nil"/>
        </w:pBdr>
        <w:spacing w:line="480" w:lineRule="auto"/>
        <w:rPr>
          <w:del w:id="896" w:author="Author"/>
          <w:color w:val="000000"/>
        </w:rPr>
      </w:pPr>
    </w:p>
    <w:p w14:paraId="60FA4E3F" w14:textId="7A263D21" w:rsidR="00440C8D" w:rsidDel="001939CA" w:rsidRDefault="00440C8D">
      <w:pPr>
        <w:pBdr>
          <w:top w:val="nil"/>
          <w:left w:val="nil"/>
          <w:bottom w:val="nil"/>
          <w:right w:val="nil"/>
          <w:between w:val="nil"/>
        </w:pBdr>
        <w:spacing w:line="480" w:lineRule="auto"/>
        <w:rPr>
          <w:del w:id="897" w:author="Author"/>
          <w:rFonts w:eastAsia="Arial"/>
          <w:b/>
        </w:rPr>
        <w:pPrChange w:id="898" w:author="Feiyu E" w:date="2023-06-13T07:57:00Z">
          <w:pPr>
            <w:pBdr>
              <w:top w:val="nil"/>
              <w:left w:val="nil"/>
              <w:bottom w:val="nil"/>
              <w:right w:val="nil"/>
              <w:between w:val="nil"/>
            </w:pBdr>
            <w:spacing w:line="480" w:lineRule="auto"/>
            <w:jc w:val="center"/>
          </w:pPr>
        </w:pPrChange>
      </w:pPr>
      <w:del w:id="899" w:author="Author">
        <w:r w:rsidDel="001939CA">
          <w:rPr>
            <w:rFonts w:eastAsia="Arial"/>
            <w:b/>
          </w:rPr>
          <w:delText>Figure</w:delText>
        </w:r>
        <w:r w:rsidR="00650CBD" w:rsidDel="001939CA">
          <w:rPr>
            <w:rFonts w:eastAsia="Arial"/>
            <w:b/>
          </w:rPr>
          <w:delText xml:space="preserve"> </w:delText>
        </w:r>
        <w:r w:rsidR="003F6816" w:rsidDel="001939CA">
          <w:rPr>
            <w:rFonts w:eastAsia="Arial"/>
            <w:b/>
          </w:rPr>
          <w:delText>2</w:delText>
        </w:r>
        <w:r w:rsidRPr="00B22A06" w:rsidDel="001939CA">
          <w:rPr>
            <w:rFonts w:eastAsia="Arial"/>
            <w:b/>
          </w:rPr>
          <w:delText xml:space="preserve">. </w:delText>
        </w:r>
        <w:r w:rsidDel="001939CA">
          <w:rPr>
            <w:rFonts w:eastAsia="Arial"/>
            <w:b/>
          </w:rPr>
          <w:delText>Data collection</w:delText>
        </w:r>
        <w:r w:rsidR="00650CBD" w:rsidDel="001939CA">
          <w:rPr>
            <w:rFonts w:eastAsia="Arial"/>
            <w:b/>
          </w:rPr>
          <w:delText xml:space="preserve"> process</w:delText>
        </w:r>
        <w:r w:rsidRPr="00B22A06" w:rsidDel="001939CA">
          <w:rPr>
            <w:rFonts w:eastAsia="Arial"/>
            <w:b/>
          </w:rPr>
          <w:delText>.</w:delText>
        </w:r>
      </w:del>
    </w:p>
    <w:p w14:paraId="4C1723FD" w14:textId="77777777" w:rsidR="00193C15" w:rsidRPr="00D378C1" w:rsidRDefault="00193C15" w:rsidP="001939CA">
      <w:pPr>
        <w:pBdr>
          <w:top w:val="nil"/>
          <w:left w:val="nil"/>
          <w:bottom w:val="nil"/>
          <w:right w:val="nil"/>
          <w:between w:val="nil"/>
        </w:pBdr>
        <w:spacing w:line="480" w:lineRule="auto"/>
        <w:rPr>
          <w:bCs/>
        </w:rPr>
      </w:pPr>
    </w:p>
    <w:tbl>
      <w:tblPr>
        <w:tblStyle w:val="TableGrid"/>
        <w:tblW w:w="9282"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930"/>
        <w:gridCol w:w="2070"/>
        <w:gridCol w:w="1722"/>
      </w:tblGrid>
      <w:tr w:rsidR="001428D5" w:rsidRPr="001D763C" w:rsidDel="00D639C1" w14:paraId="42598B90" w14:textId="5850AFF3" w:rsidTr="00F144D9">
        <w:trPr>
          <w:trHeight w:val="277"/>
          <w:jc w:val="center"/>
          <w:del w:id="900" w:author="Author"/>
        </w:trPr>
        <w:tc>
          <w:tcPr>
            <w:tcW w:w="1560" w:type="dxa"/>
            <w:tcBorders>
              <w:top w:val="single" w:sz="4" w:space="0" w:color="auto"/>
              <w:bottom w:val="single" w:sz="4" w:space="0" w:color="auto"/>
            </w:tcBorders>
            <w:vAlign w:val="center"/>
          </w:tcPr>
          <w:p w14:paraId="2645EFFC" w14:textId="1C8D450C" w:rsidR="001428D5" w:rsidRPr="001D763C" w:rsidDel="00D639C1" w:rsidRDefault="001428D5" w:rsidP="00C3045A">
            <w:pPr>
              <w:spacing w:line="360" w:lineRule="auto"/>
              <w:rPr>
                <w:del w:id="901" w:author="Author"/>
                <w:color w:val="000000"/>
                <w:sz w:val="22"/>
                <w:szCs w:val="22"/>
              </w:rPr>
            </w:pPr>
            <w:del w:id="902" w:author="Author">
              <w:r w:rsidDel="00D639C1">
                <w:rPr>
                  <w:b/>
                  <w:bCs/>
                  <w:color w:val="000000" w:themeColor="text1"/>
                  <w:sz w:val="22"/>
                  <w:szCs w:val="22"/>
                </w:rPr>
                <w:delText xml:space="preserve">Start </w:delText>
              </w:r>
              <w:r w:rsidRPr="001D763C" w:rsidDel="00D639C1">
                <w:rPr>
                  <w:b/>
                  <w:bCs/>
                  <w:color w:val="000000" w:themeColor="text1"/>
                  <w:sz w:val="22"/>
                  <w:szCs w:val="22"/>
                </w:rPr>
                <w:delText>Date</w:delText>
              </w:r>
            </w:del>
          </w:p>
        </w:tc>
        <w:tc>
          <w:tcPr>
            <w:tcW w:w="3930" w:type="dxa"/>
            <w:tcBorders>
              <w:top w:val="single" w:sz="4" w:space="0" w:color="auto"/>
              <w:bottom w:val="single" w:sz="4" w:space="0" w:color="auto"/>
            </w:tcBorders>
            <w:vAlign w:val="center"/>
          </w:tcPr>
          <w:p w14:paraId="64145BDB" w14:textId="4D00FB8B" w:rsidR="001428D5" w:rsidRPr="001D763C" w:rsidDel="00D639C1" w:rsidRDefault="001428D5" w:rsidP="00C3045A">
            <w:pPr>
              <w:spacing w:line="360" w:lineRule="auto"/>
              <w:rPr>
                <w:del w:id="903" w:author="Author"/>
                <w:color w:val="000000"/>
                <w:sz w:val="22"/>
                <w:szCs w:val="22"/>
              </w:rPr>
            </w:pPr>
            <w:del w:id="904" w:author="Author">
              <w:r w:rsidRPr="001D763C" w:rsidDel="00D639C1">
                <w:rPr>
                  <w:b/>
                  <w:bCs/>
                  <w:color w:val="000000" w:themeColor="text1"/>
                  <w:sz w:val="22"/>
                  <w:szCs w:val="22"/>
                </w:rPr>
                <w:delText>Event</w:delText>
              </w:r>
            </w:del>
          </w:p>
        </w:tc>
        <w:tc>
          <w:tcPr>
            <w:tcW w:w="2070" w:type="dxa"/>
            <w:tcBorders>
              <w:top w:val="single" w:sz="4" w:space="0" w:color="auto"/>
              <w:bottom w:val="single" w:sz="4" w:space="0" w:color="auto"/>
            </w:tcBorders>
            <w:vAlign w:val="center"/>
          </w:tcPr>
          <w:p w14:paraId="7C14BB12" w14:textId="3A73DE7B" w:rsidR="001428D5" w:rsidRPr="001D763C" w:rsidDel="00D639C1" w:rsidRDefault="00304145" w:rsidP="00C3045A">
            <w:pPr>
              <w:pStyle w:val="BodyTextIndent"/>
              <w:adjustRightInd w:val="0"/>
              <w:spacing w:after="0" w:line="360" w:lineRule="auto"/>
              <w:ind w:left="0"/>
              <w:rPr>
                <w:del w:id="905" w:author="Author"/>
                <w:b/>
                <w:bCs/>
                <w:color w:val="000000" w:themeColor="text1"/>
                <w:sz w:val="22"/>
                <w:szCs w:val="22"/>
              </w:rPr>
            </w:pPr>
            <w:del w:id="906" w:author="Author">
              <w:r w:rsidDel="00D639C1">
                <w:rPr>
                  <w:b/>
                  <w:bCs/>
                  <w:color w:val="000000" w:themeColor="text1"/>
                  <w:sz w:val="22"/>
                  <w:szCs w:val="22"/>
                </w:rPr>
                <w:delText>No.</w:delText>
              </w:r>
              <w:r w:rsidRPr="001D763C" w:rsidDel="00D639C1">
                <w:rPr>
                  <w:b/>
                  <w:bCs/>
                  <w:color w:val="000000" w:themeColor="text1"/>
                  <w:sz w:val="22"/>
                  <w:szCs w:val="22"/>
                </w:rPr>
                <w:delText xml:space="preserve"> </w:delText>
              </w:r>
              <w:r w:rsidR="001428D5" w:rsidRPr="001D763C" w:rsidDel="00D639C1">
                <w:rPr>
                  <w:b/>
                  <w:bCs/>
                  <w:color w:val="000000" w:themeColor="text1"/>
                  <w:sz w:val="22"/>
                  <w:szCs w:val="22"/>
                </w:rPr>
                <w:delText>of Weibo Post</w:delText>
              </w:r>
              <w:r w:rsidR="001428D5" w:rsidDel="00D639C1">
                <w:rPr>
                  <w:b/>
                  <w:bCs/>
                  <w:color w:val="000000" w:themeColor="text1"/>
                  <w:sz w:val="22"/>
                  <w:szCs w:val="22"/>
                </w:rPr>
                <w:delText>s</w:delText>
              </w:r>
            </w:del>
          </w:p>
        </w:tc>
        <w:tc>
          <w:tcPr>
            <w:tcW w:w="1722" w:type="dxa"/>
            <w:tcBorders>
              <w:top w:val="single" w:sz="4" w:space="0" w:color="auto"/>
              <w:bottom w:val="single" w:sz="4" w:space="0" w:color="auto"/>
            </w:tcBorders>
          </w:tcPr>
          <w:p w14:paraId="46A012C1" w14:textId="5D95D672" w:rsidR="001428D5" w:rsidRPr="00F144D9" w:rsidDel="00D639C1" w:rsidRDefault="0020280A" w:rsidP="00C3045A">
            <w:pPr>
              <w:pStyle w:val="BodyTextIndent"/>
              <w:adjustRightInd w:val="0"/>
              <w:spacing w:after="0" w:line="360" w:lineRule="auto"/>
              <w:ind w:left="221" w:hangingChars="100" w:hanging="221"/>
              <w:rPr>
                <w:del w:id="907" w:author="Author"/>
                <w:b/>
                <w:bCs/>
                <w:color w:val="000000" w:themeColor="text1"/>
                <w:sz w:val="22"/>
                <w:szCs w:val="22"/>
              </w:rPr>
            </w:pPr>
            <w:del w:id="908" w:author="Author">
              <w:r w:rsidRPr="00F144D9" w:rsidDel="00D639C1">
                <w:rPr>
                  <w:b/>
                  <w:color w:val="000000"/>
                  <w:sz w:val="22"/>
                  <w:szCs w:val="22"/>
                </w:rPr>
                <w:delText>Risk</w:delText>
              </w:r>
              <w:r w:rsidR="001428D5" w:rsidRPr="00F144D9" w:rsidDel="00D639C1">
                <w:rPr>
                  <w:b/>
                  <w:color w:val="000000"/>
                  <w:sz w:val="22"/>
                  <w:szCs w:val="22"/>
                </w:rPr>
                <w:delText xml:space="preserve"> </w:delText>
              </w:r>
              <w:r w:rsidRPr="00F144D9" w:rsidDel="00D639C1">
                <w:rPr>
                  <w:b/>
                  <w:color w:val="000000"/>
                  <w:sz w:val="22"/>
                  <w:szCs w:val="22"/>
                </w:rPr>
                <w:delText>R</w:delText>
              </w:r>
              <w:r w:rsidR="001428D5" w:rsidRPr="00F144D9" w:rsidDel="00D639C1">
                <w:rPr>
                  <w:b/>
                  <w:color w:val="000000"/>
                  <w:sz w:val="22"/>
                  <w:szCs w:val="22"/>
                </w:rPr>
                <w:delText xml:space="preserve">anking </w:delText>
              </w:r>
            </w:del>
          </w:p>
        </w:tc>
      </w:tr>
      <w:tr w:rsidR="001428D5" w:rsidRPr="001D763C" w:rsidDel="00D639C1" w14:paraId="1BA82642" w14:textId="3641A1F8" w:rsidTr="00F144D9">
        <w:trPr>
          <w:trHeight w:val="145"/>
          <w:jc w:val="center"/>
          <w:del w:id="909" w:author="Author"/>
        </w:trPr>
        <w:tc>
          <w:tcPr>
            <w:tcW w:w="1560" w:type="dxa"/>
            <w:tcBorders>
              <w:top w:val="single" w:sz="4" w:space="0" w:color="auto"/>
            </w:tcBorders>
            <w:vAlign w:val="center"/>
          </w:tcPr>
          <w:p w14:paraId="004BEE0E" w14:textId="7F25310B" w:rsidR="001428D5" w:rsidRPr="001D763C" w:rsidDel="00D639C1" w:rsidRDefault="001428D5" w:rsidP="00C3045A">
            <w:pPr>
              <w:snapToGrid w:val="0"/>
              <w:spacing w:line="360" w:lineRule="auto"/>
              <w:ind w:right="101"/>
              <w:jc w:val="right"/>
              <w:rPr>
                <w:del w:id="910" w:author="Author"/>
                <w:color w:val="000000"/>
                <w:sz w:val="22"/>
                <w:szCs w:val="22"/>
              </w:rPr>
            </w:pPr>
            <w:del w:id="911" w:author="Author">
              <w:r w:rsidDel="00D639C1">
                <w:rPr>
                  <w:color w:val="000000" w:themeColor="text1"/>
                  <w:sz w:val="22"/>
                  <w:szCs w:val="22"/>
                </w:rPr>
                <w:delText xml:space="preserve">Sep 5, </w:delText>
              </w:r>
              <w:r w:rsidRPr="001D763C" w:rsidDel="00D639C1">
                <w:rPr>
                  <w:color w:val="000000" w:themeColor="text1"/>
                  <w:sz w:val="22"/>
                  <w:szCs w:val="22"/>
                </w:rPr>
                <w:delText>20</w:delText>
              </w:r>
              <w:r w:rsidDel="00D639C1">
                <w:rPr>
                  <w:color w:val="000000" w:themeColor="text1"/>
                  <w:sz w:val="22"/>
                  <w:szCs w:val="22"/>
                </w:rPr>
                <w:delText>22</w:delText>
              </w:r>
            </w:del>
          </w:p>
        </w:tc>
        <w:tc>
          <w:tcPr>
            <w:tcW w:w="3930" w:type="dxa"/>
            <w:tcBorders>
              <w:top w:val="single" w:sz="4" w:space="0" w:color="auto"/>
            </w:tcBorders>
            <w:vAlign w:val="center"/>
          </w:tcPr>
          <w:p w14:paraId="7BF84149" w14:textId="7628C94D" w:rsidR="001428D5" w:rsidRPr="001D763C" w:rsidDel="00D639C1" w:rsidRDefault="001428D5" w:rsidP="00C3045A">
            <w:pPr>
              <w:snapToGrid w:val="0"/>
              <w:spacing w:line="360" w:lineRule="auto"/>
              <w:rPr>
                <w:del w:id="912" w:author="Author"/>
                <w:color w:val="000000"/>
                <w:sz w:val="22"/>
                <w:szCs w:val="22"/>
              </w:rPr>
            </w:pPr>
            <w:del w:id="913" w:author="Author">
              <w:r w:rsidDel="00D639C1">
                <w:rPr>
                  <w:color w:val="000000" w:themeColor="text1"/>
                  <w:sz w:val="22"/>
                  <w:szCs w:val="22"/>
                </w:rPr>
                <w:delText>Earthquake in Luding</w:delText>
              </w:r>
            </w:del>
          </w:p>
        </w:tc>
        <w:tc>
          <w:tcPr>
            <w:tcW w:w="2070" w:type="dxa"/>
            <w:tcBorders>
              <w:top w:val="single" w:sz="4" w:space="0" w:color="auto"/>
            </w:tcBorders>
            <w:vAlign w:val="center"/>
          </w:tcPr>
          <w:p w14:paraId="7DED822E" w14:textId="6CCE1462" w:rsidR="001428D5" w:rsidRPr="001D763C" w:rsidDel="00D639C1" w:rsidRDefault="001428D5" w:rsidP="00C3045A">
            <w:pPr>
              <w:snapToGrid w:val="0"/>
              <w:spacing w:line="360" w:lineRule="auto"/>
              <w:ind w:right="496"/>
              <w:jc w:val="right"/>
              <w:rPr>
                <w:del w:id="914" w:author="Author"/>
                <w:color w:val="000000"/>
                <w:sz w:val="22"/>
                <w:szCs w:val="22"/>
              </w:rPr>
            </w:pPr>
            <w:del w:id="915" w:author="Author">
              <w:r w:rsidRPr="00D455EB" w:rsidDel="00D639C1">
                <w:rPr>
                  <w:color w:val="000000" w:themeColor="text1"/>
                  <w:sz w:val="22"/>
                  <w:szCs w:val="22"/>
                </w:rPr>
                <w:delText>13</w:delText>
              </w:r>
              <w:r w:rsidR="00F91498" w:rsidDel="00D639C1">
                <w:rPr>
                  <w:color w:val="000000" w:themeColor="text1"/>
                  <w:sz w:val="22"/>
                  <w:szCs w:val="22"/>
                </w:rPr>
                <w:delText>,</w:delText>
              </w:r>
              <w:r w:rsidRPr="00D455EB" w:rsidDel="00D639C1">
                <w:rPr>
                  <w:color w:val="000000" w:themeColor="text1"/>
                  <w:sz w:val="22"/>
                  <w:szCs w:val="22"/>
                </w:rPr>
                <w:delText>867</w:delText>
              </w:r>
            </w:del>
          </w:p>
        </w:tc>
        <w:tc>
          <w:tcPr>
            <w:tcW w:w="1722" w:type="dxa"/>
            <w:tcBorders>
              <w:top w:val="single" w:sz="4" w:space="0" w:color="auto"/>
            </w:tcBorders>
          </w:tcPr>
          <w:p w14:paraId="3E0C78DC" w14:textId="0F1F13A7" w:rsidR="001428D5" w:rsidRPr="00D455EB" w:rsidDel="00D639C1" w:rsidRDefault="001428D5" w:rsidP="00C3045A">
            <w:pPr>
              <w:snapToGrid w:val="0"/>
              <w:spacing w:line="360" w:lineRule="auto"/>
              <w:jc w:val="center"/>
              <w:rPr>
                <w:del w:id="916" w:author="Author"/>
                <w:color w:val="000000" w:themeColor="text1"/>
                <w:sz w:val="22"/>
                <w:szCs w:val="22"/>
              </w:rPr>
            </w:pPr>
            <w:del w:id="917" w:author="Author">
              <w:r w:rsidDel="00D639C1">
                <w:rPr>
                  <w:color w:val="000000" w:themeColor="text1"/>
                  <w:sz w:val="22"/>
                  <w:szCs w:val="22"/>
                </w:rPr>
                <w:delText>1</w:delText>
              </w:r>
            </w:del>
          </w:p>
        </w:tc>
      </w:tr>
      <w:tr w:rsidR="001428D5" w:rsidRPr="001D763C" w:rsidDel="00D639C1" w14:paraId="2824741A" w14:textId="3E953A59" w:rsidTr="00F144D9">
        <w:trPr>
          <w:trHeight w:val="203"/>
          <w:jc w:val="center"/>
          <w:del w:id="918" w:author="Author"/>
        </w:trPr>
        <w:tc>
          <w:tcPr>
            <w:tcW w:w="1560" w:type="dxa"/>
            <w:vAlign w:val="center"/>
          </w:tcPr>
          <w:p w14:paraId="1CD07C15" w14:textId="4BC801F7" w:rsidR="001428D5" w:rsidRPr="001D763C" w:rsidDel="00D639C1" w:rsidRDefault="001428D5" w:rsidP="00C3045A">
            <w:pPr>
              <w:snapToGrid w:val="0"/>
              <w:spacing w:line="360" w:lineRule="auto"/>
              <w:ind w:right="101"/>
              <w:jc w:val="right"/>
              <w:rPr>
                <w:del w:id="919" w:author="Author"/>
                <w:color w:val="000000"/>
                <w:sz w:val="22"/>
                <w:szCs w:val="22"/>
              </w:rPr>
            </w:pPr>
            <w:del w:id="920" w:author="Author">
              <w:r w:rsidDel="00D639C1">
                <w:rPr>
                  <w:color w:val="000000" w:themeColor="text1"/>
                  <w:sz w:val="22"/>
                  <w:szCs w:val="22"/>
                </w:rPr>
                <w:delText xml:space="preserve">Aug 17, </w:delText>
              </w:r>
              <w:r w:rsidRPr="001D763C" w:rsidDel="00D639C1">
                <w:rPr>
                  <w:color w:val="000000" w:themeColor="text1"/>
                  <w:sz w:val="22"/>
                  <w:szCs w:val="22"/>
                </w:rPr>
                <w:delText>20</w:delText>
              </w:r>
              <w:r w:rsidDel="00D639C1">
                <w:rPr>
                  <w:color w:val="000000" w:themeColor="text1"/>
                  <w:sz w:val="22"/>
                  <w:szCs w:val="22"/>
                </w:rPr>
                <w:delText>22</w:delText>
              </w:r>
            </w:del>
          </w:p>
        </w:tc>
        <w:tc>
          <w:tcPr>
            <w:tcW w:w="3930" w:type="dxa"/>
            <w:vAlign w:val="center"/>
          </w:tcPr>
          <w:p w14:paraId="0534FDC3" w14:textId="4947168F" w:rsidR="001428D5" w:rsidRPr="001D763C" w:rsidDel="00D639C1" w:rsidRDefault="001428D5" w:rsidP="00C3045A">
            <w:pPr>
              <w:snapToGrid w:val="0"/>
              <w:spacing w:line="360" w:lineRule="auto"/>
              <w:rPr>
                <w:del w:id="921" w:author="Author"/>
                <w:color w:val="000000"/>
                <w:sz w:val="22"/>
                <w:szCs w:val="22"/>
              </w:rPr>
            </w:pPr>
            <w:del w:id="922" w:author="Author">
              <w:r w:rsidDel="00D639C1">
                <w:rPr>
                  <w:color w:val="000000" w:themeColor="text1"/>
                  <w:sz w:val="22"/>
                  <w:szCs w:val="22"/>
                </w:rPr>
                <w:delText>Flush flood in Datong Mountain</w:delText>
              </w:r>
            </w:del>
          </w:p>
        </w:tc>
        <w:tc>
          <w:tcPr>
            <w:tcW w:w="2070" w:type="dxa"/>
            <w:vAlign w:val="center"/>
          </w:tcPr>
          <w:p w14:paraId="5CF7C3EE" w14:textId="39B15528" w:rsidR="001428D5" w:rsidRPr="001D763C" w:rsidDel="00D639C1" w:rsidRDefault="001428D5" w:rsidP="00C3045A">
            <w:pPr>
              <w:snapToGrid w:val="0"/>
              <w:spacing w:line="360" w:lineRule="auto"/>
              <w:ind w:right="496"/>
              <w:jc w:val="right"/>
              <w:rPr>
                <w:del w:id="923" w:author="Author"/>
                <w:color w:val="000000"/>
                <w:sz w:val="22"/>
                <w:szCs w:val="22"/>
              </w:rPr>
            </w:pPr>
            <w:del w:id="924" w:author="Author">
              <w:r w:rsidRPr="00D455EB" w:rsidDel="00D639C1">
                <w:rPr>
                  <w:color w:val="000000" w:themeColor="text1"/>
                  <w:sz w:val="22"/>
                  <w:szCs w:val="22"/>
                </w:rPr>
                <w:delText>2</w:delText>
              </w:r>
              <w:r w:rsidR="00F91498" w:rsidDel="00D639C1">
                <w:rPr>
                  <w:color w:val="000000" w:themeColor="text1"/>
                  <w:sz w:val="22"/>
                  <w:szCs w:val="22"/>
                </w:rPr>
                <w:delText>,</w:delText>
              </w:r>
              <w:r w:rsidRPr="00D455EB" w:rsidDel="00D639C1">
                <w:rPr>
                  <w:color w:val="000000" w:themeColor="text1"/>
                  <w:sz w:val="22"/>
                  <w:szCs w:val="22"/>
                </w:rPr>
                <w:delText>712</w:delText>
              </w:r>
            </w:del>
          </w:p>
        </w:tc>
        <w:tc>
          <w:tcPr>
            <w:tcW w:w="1722" w:type="dxa"/>
          </w:tcPr>
          <w:p w14:paraId="3E4257FA" w14:textId="5DDB3BE2" w:rsidR="001428D5" w:rsidRPr="00D455EB" w:rsidDel="00D639C1" w:rsidRDefault="001428D5" w:rsidP="00C3045A">
            <w:pPr>
              <w:snapToGrid w:val="0"/>
              <w:spacing w:line="360" w:lineRule="auto"/>
              <w:jc w:val="center"/>
              <w:rPr>
                <w:del w:id="925" w:author="Author"/>
                <w:color w:val="000000" w:themeColor="text1"/>
                <w:sz w:val="22"/>
                <w:szCs w:val="22"/>
              </w:rPr>
            </w:pPr>
            <w:del w:id="926" w:author="Author">
              <w:r w:rsidDel="00D639C1">
                <w:rPr>
                  <w:color w:val="000000" w:themeColor="text1"/>
                  <w:sz w:val="22"/>
                  <w:szCs w:val="22"/>
                </w:rPr>
                <w:delText>2</w:delText>
              </w:r>
            </w:del>
          </w:p>
        </w:tc>
      </w:tr>
      <w:tr w:rsidR="001428D5" w:rsidRPr="001D763C" w:rsidDel="00D639C1" w14:paraId="60D54AB2" w14:textId="4520E842" w:rsidTr="00F144D9">
        <w:trPr>
          <w:trHeight w:val="145"/>
          <w:jc w:val="center"/>
          <w:del w:id="927" w:author="Author"/>
        </w:trPr>
        <w:tc>
          <w:tcPr>
            <w:tcW w:w="1560" w:type="dxa"/>
            <w:vAlign w:val="center"/>
          </w:tcPr>
          <w:p w14:paraId="1986DFD7" w14:textId="5E1DF505" w:rsidR="001428D5" w:rsidRPr="001D763C" w:rsidDel="00D639C1" w:rsidRDefault="001428D5" w:rsidP="00C3045A">
            <w:pPr>
              <w:snapToGrid w:val="0"/>
              <w:spacing w:line="360" w:lineRule="auto"/>
              <w:ind w:right="101"/>
              <w:jc w:val="right"/>
              <w:rPr>
                <w:del w:id="928" w:author="Author"/>
                <w:color w:val="000000"/>
                <w:sz w:val="22"/>
                <w:szCs w:val="22"/>
              </w:rPr>
            </w:pPr>
            <w:del w:id="929" w:author="Author">
              <w:r w:rsidDel="00D639C1">
                <w:rPr>
                  <w:color w:val="000000" w:themeColor="text1"/>
                  <w:sz w:val="22"/>
                  <w:szCs w:val="22"/>
                </w:rPr>
                <w:delText xml:space="preserve">Jun 1, </w:delText>
              </w:r>
              <w:r w:rsidRPr="001D763C" w:rsidDel="00D639C1">
                <w:rPr>
                  <w:color w:val="000000" w:themeColor="text1"/>
                  <w:sz w:val="22"/>
                  <w:szCs w:val="22"/>
                </w:rPr>
                <w:delText>20</w:delText>
              </w:r>
              <w:r w:rsidDel="00D639C1">
                <w:rPr>
                  <w:color w:val="000000" w:themeColor="text1"/>
                  <w:sz w:val="22"/>
                  <w:szCs w:val="22"/>
                </w:rPr>
                <w:delText>22</w:delText>
              </w:r>
            </w:del>
          </w:p>
        </w:tc>
        <w:tc>
          <w:tcPr>
            <w:tcW w:w="3930" w:type="dxa"/>
          </w:tcPr>
          <w:p w14:paraId="6645FF23" w14:textId="058CB143" w:rsidR="001428D5" w:rsidRPr="001D763C" w:rsidDel="00D639C1" w:rsidRDefault="00257D3F" w:rsidP="00C3045A">
            <w:pPr>
              <w:snapToGrid w:val="0"/>
              <w:rPr>
                <w:del w:id="930" w:author="Author"/>
                <w:color w:val="000000"/>
                <w:sz w:val="22"/>
                <w:szCs w:val="22"/>
              </w:rPr>
            </w:pPr>
            <w:del w:id="931" w:author="Author">
              <w:r w:rsidRPr="00257D3F" w:rsidDel="00D639C1">
                <w:rPr>
                  <w:color w:val="000000" w:themeColor="text1"/>
                  <w:sz w:val="22"/>
                  <w:szCs w:val="22"/>
                </w:rPr>
                <w:delText xml:space="preserve">Rainstorms in Fujian, Jiangxi and Hunan </w:delText>
              </w:r>
            </w:del>
          </w:p>
        </w:tc>
        <w:tc>
          <w:tcPr>
            <w:tcW w:w="2070" w:type="dxa"/>
            <w:vAlign w:val="center"/>
          </w:tcPr>
          <w:p w14:paraId="2659DF39" w14:textId="583A57DB" w:rsidR="001428D5" w:rsidRPr="001D763C" w:rsidDel="00D639C1" w:rsidRDefault="001428D5" w:rsidP="00C3045A">
            <w:pPr>
              <w:snapToGrid w:val="0"/>
              <w:spacing w:line="360" w:lineRule="auto"/>
              <w:ind w:right="496"/>
              <w:jc w:val="right"/>
              <w:rPr>
                <w:del w:id="932" w:author="Author"/>
                <w:color w:val="000000"/>
                <w:sz w:val="22"/>
                <w:szCs w:val="22"/>
              </w:rPr>
            </w:pPr>
            <w:del w:id="933" w:author="Author">
              <w:r w:rsidRPr="00CA7407" w:rsidDel="00D639C1">
                <w:rPr>
                  <w:color w:val="000000" w:themeColor="text1"/>
                  <w:sz w:val="22"/>
                  <w:szCs w:val="22"/>
                </w:rPr>
                <w:delText>9</w:delText>
              </w:r>
              <w:r w:rsidR="00F91498" w:rsidDel="00D639C1">
                <w:rPr>
                  <w:color w:val="000000" w:themeColor="text1"/>
                  <w:sz w:val="22"/>
                  <w:szCs w:val="22"/>
                </w:rPr>
                <w:delText>,</w:delText>
              </w:r>
              <w:r w:rsidRPr="00CA7407" w:rsidDel="00D639C1">
                <w:rPr>
                  <w:color w:val="000000" w:themeColor="text1"/>
                  <w:sz w:val="22"/>
                  <w:szCs w:val="22"/>
                </w:rPr>
                <w:delText>953</w:delText>
              </w:r>
            </w:del>
          </w:p>
        </w:tc>
        <w:tc>
          <w:tcPr>
            <w:tcW w:w="1722" w:type="dxa"/>
          </w:tcPr>
          <w:p w14:paraId="3662A950" w14:textId="04F1A3AD" w:rsidR="001428D5" w:rsidRPr="00CA7407" w:rsidDel="00D639C1" w:rsidRDefault="001428D5" w:rsidP="00C3045A">
            <w:pPr>
              <w:snapToGrid w:val="0"/>
              <w:spacing w:line="360" w:lineRule="auto"/>
              <w:jc w:val="center"/>
              <w:rPr>
                <w:del w:id="934" w:author="Author"/>
                <w:color w:val="000000" w:themeColor="text1"/>
                <w:sz w:val="22"/>
                <w:szCs w:val="22"/>
              </w:rPr>
            </w:pPr>
            <w:del w:id="935" w:author="Author">
              <w:r w:rsidDel="00D639C1">
                <w:rPr>
                  <w:color w:val="000000" w:themeColor="text1"/>
                  <w:sz w:val="22"/>
                  <w:szCs w:val="22"/>
                </w:rPr>
                <w:delText>3</w:delText>
              </w:r>
            </w:del>
          </w:p>
        </w:tc>
      </w:tr>
      <w:tr w:rsidR="001428D5" w:rsidRPr="001D763C" w:rsidDel="00D639C1" w14:paraId="6AD346EE" w14:textId="197C68CE" w:rsidTr="00F144D9">
        <w:trPr>
          <w:trHeight w:val="290"/>
          <w:jc w:val="center"/>
          <w:del w:id="936" w:author="Author"/>
        </w:trPr>
        <w:tc>
          <w:tcPr>
            <w:tcW w:w="1560" w:type="dxa"/>
            <w:vAlign w:val="center"/>
          </w:tcPr>
          <w:p w14:paraId="719F8952" w14:textId="7CA4A000" w:rsidR="001428D5" w:rsidRPr="001D763C" w:rsidDel="00D639C1" w:rsidRDefault="001428D5" w:rsidP="00C3045A">
            <w:pPr>
              <w:snapToGrid w:val="0"/>
              <w:spacing w:line="360" w:lineRule="auto"/>
              <w:ind w:right="101"/>
              <w:jc w:val="right"/>
              <w:rPr>
                <w:del w:id="937" w:author="Author"/>
                <w:color w:val="000000"/>
                <w:sz w:val="22"/>
                <w:szCs w:val="22"/>
              </w:rPr>
            </w:pPr>
            <w:del w:id="938" w:author="Author">
              <w:r w:rsidDel="00D639C1">
                <w:rPr>
                  <w:color w:val="000000" w:themeColor="text1"/>
                  <w:sz w:val="22"/>
                  <w:szCs w:val="22"/>
                </w:rPr>
                <w:delText xml:space="preserve">Aug 16, </w:delText>
              </w:r>
              <w:r w:rsidRPr="001D763C" w:rsidDel="00D639C1">
                <w:rPr>
                  <w:color w:val="000000" w:themeColor="text1"/>
                  <w:sz w:val="22"/>
                  <w:szCs w:val="22"/>
                </w:rPr>
                <w:delText>20</w:delText>
              </w:r>
              <w:r w:rsidDel="00D639C1">
                <w:rPr>
                  <w:color w:val="000000" w:themeColor="text1"/>
                  <w:sz w:val="22"/>
                  <w:szCs w:val="22"/>
                </w:rPr>
                <w:delText>22</w:delText>
              </w:r>
            </w:del>
          </w:p>
        </w:tc>
        <w:tc>
          <w:tcPr>
            <w:tcW w:w="3930" w:type="dxa"/>
            <w:vAlign w:val="center"/>
          </w:tcPr>
          <w:p w14:paraId="1063F5E5" w14:textId="720C9873" w:rsidR="001428D5" w:rsidRPr="001D763C" w:rsidDel="00D639C1" w:rsidRDefault="001428D5" w:rsidP="00C3045A">
            <w:pPr>
              <w:snapToGrid w:val="0"/>
              <w:spacing w:line="360" w:lineRule="auto"/>
              <w:rPr>
                <w:del w:id="939" w:author="Author"/>
                <w:color w:val="000000"/>
                <w:sz w:val="22"/>
                <w:szCs w:val="22"/>
              </w:rPr>
            </w:pPr>
            <w:del w:id="940" w:author="Author">
              <w:r w:rsidRPr="00D378C1" w:rsidDel="00D639C1">
                <w:rPr>
                  <w:color w:val="000000" w:themeColor="text1"/>
                  <w:sz w:val="22"/>
                  <w:szCs w:val="22"/>
                </w:rPr>
                <w:delText xml:space="preserve">Drought in </w:delText>
              </w:r>
              <w:r w:rsidDel="00D639C1">
                <w:rPr>
                  <w:color w:val="000000" w:themeColor="text1"/>
                  <w:sz w:val="22"/>
                  <w:szCs w:val="22"/>
                </w:rPr>
                <w:delText xml:space="preserve">the </w:delText>
              </w:r>
              <w:r w:rsidRPr="00D378C1" w:rsidDel="00D639C1">
                <w:rPr>
                  <w:color w:val="000000" w:themeColor="text1"/>
                  <w:sz w:val="22"/>
                  <w:szCs w:val="22"/>
                </w:rPr>
                <w:delText>Yangtze River</w:delText>
              </w:r>
            </w:del>
          </w:p>
        </w:tc>
        <w:tc>
          <w:tcPr>
            <w:tcW w:w="2070" w:type="dxa"/>
            <w:vAlign w:val="center"/>
          </w:tcPr>
          <w:p w14:paraId="65DD0344" w14:textId="30872751" w:rsidR="001428D5" w:rsidRPr="001D763C" w:rsidDel="00D639C1" w:rsidRDefault="001428D5" w:rsidP="00C3045A">
            <w:pPr>
              <w:snapToGrid w:val="0"/>
              <w:spacing w:line="360" w:lineRule="auto"/>
              <w:ind w:right="496"/>
              <w:jc w:val="right"/>
              <w:rPr>
                <w:del w:id="941" w:author="Author"/>
                <w:color w:val="000000"/>
                <w:sz w:val="22"/>
                <w:szCs w:val="22"/>
              </w:rPr>
            </w:pPr>
            <w:del w:id="942" w:author="Author">
              <w:r w:rsidRPr="00CA7407" w:rsidDel="00D639C1">
                <w:rPr>
                  <w:color w:val="000000" w:themeColor="text1"/>
                  <w:sz w:val="22"/>
                  <w:szCs w:val="22"/>
                </w:rPr>
                <w:delText>990</w:delText>
              </w:r>
            </w:del>
          </w:p>
        </w:tc>
        <w:tc>
          <w:tcPr>
            <w:tcW w:w="1722" w:type="dxa"/>
          </w:tcPr>
          <w:p w14:paraId="43C7A381" w14:textId="20B34C22" w:rsidR="001428D5" w:rsidRPr="00CA7407" w:rsidDel="00D639C1" w:rsidRDefault="001428D5" w:rsidP="00C3045A">
            <w:pPr>
              <w:snapToGrid w:val="0"/>
              <w:spacing w:line="360" w:lineRule="auto"/>
              <w:jc w:val="center"/>
              <w:rPr>
                <w:del w:id="943" w:author="Author"/>
                <w:color w:val="000000" w:themeColor="text1"/>
                <w:sz w:val="22"/>
                <w:szCs w:val="22"/>
              </w:rPr>
            </w:pPr>
            <w:del w:id="944" w:author="Author">
              <w:r w:rsidDel="00D639C1">
                <w:rPr>
                  <w:color w:val="000000" w:themeColor="text1"/>
                  <w:sz w:val="22"/>
                  <w:szCs w:val="22"/>
                </w:rPr>
                <w:delText>4</w:delText>
              </w:r>
            </w:del>
          </w:p>
        </w:tc>
      </w:tr>
      <w:tr w:rsidR="001428D5" w:rsidRPr="001D763C" w:rsidDel="00D639C1" w14:paraId="21DBD533" w14:textId="07C82A6B" w:rsidTr="00F144D9">
        <w:trPr>
          <w:trHeight w:val="290"/>
          <w:jc w:val="center"/>
          <w:del w:id="945" w:author="Author"/>
        </w:trPr>
        <w:tc>
          <w:tcPr>
            <w:tcW w:w="1560" w:type="dxa"/>
            <w:vAlign w:val="center"/>
          </w:tcPr>
          <w:p w14:paraId="465502A2" w14:textId="17564E93" w:rsidR="001428D5" w:rsidRPr="001D763C" w:rsidDel="00D639C1" w:rsidRDefault="001428D5" w:rsidP="00C3045A">
            <w:pPr>
              <w:snapToGrid w:val="0"/>
              <w:spacing w:line="360" w:lineRule="auto"/>
              <w:ind w:right="101"/>
              <w:jc w:val="right"/>
              <w:rPr>
                <w:del w:id="946" w:author="Author"/>
                <w:color w:val="000000"/>
                <w:sz w:val="22"/>
                <w:szCs w:val="22"/>
              </w:rPr>
            </w:pPr>
            <w:del w:id="947" w:author="Author">
              <w:r w:rsidDel="00D639C1">
                <w:rPr>
                  <w:color w:val="000000" w:themeColor="text1"/>
                  <w:sz w:val="22"/>
                  <w:szCs w:val="22"/>
                </w:rPr>
                <w:delText xml:space="preserve">Feb 14, </w:delText>
              </w:r>
              <w:r w:rsidRPr="001D763C" w:rsidDel="00D639C1">
                <w:rPr>
                  <w:color w:val="000000" w:themeColor="text1"/>
                  <w:sz w:val="22"/>
                  <w:szCs w:val="22"/>
                </w:rPr>
                <w:delText>20</w:delText>
              </w:r>
              <w:r w:rsidDel="00D639C1">
                <w:rPr>
                  <w:color w:val="000000" w:themeColor="text1"/>
                  <w:sz w:val="22"/>
                  <w:szCs w:val="22"/>
                </w:rPr>
                <w:delText>22</w:delText>
              </w:r>
            </w:del>
          </w:p>
        </w:tc>
        <w:tc>
          <w:tcPr>
            <w:tcW w:w="3930" w:type="dxa"/>
            <w:vAlign w:val="center"/>
          </w:tcPr>
          <w:p w14:paraId="4652E987" w14:textId="5E872DF5" w:rsidR="001428D5" w:rsidRPr="001D763C" w:rsidDel="00D639C1" w:rsidRDefault="001428D5" w:rsidP="00C3045A">
            <w:pPr>
              <w:snapToGrid w:val="0"/>
              <w:spacing w:line="360" w:lineRule="auto"/>
              <w:rPr>
                <w:del w:id="948" w:author="Author"/>
                <w:color w:val="000000"/>
                <w:sz w:val="22"/>
                <w:szCs w:val="22"/>
              </w:rPr>
            </w:pPr>
            <w:del w:id="949" w:author="Author">
              <w:r w:rsidDel="00D639C1">
                <w:rPr>
                  <w:color w:val="000000" w:themeColor="text1"/>
                  <w:sz w:val="22"/>
                  <w:szCs w:val="22"/>
                </w:rPr>
                <w:delText>The low temperature in South China</w:delText>
              </w:r>
            </w:del>
          </w:p>
        </w:tc>
        <w:tc>
          <w:tcPr>
            <w:tcW w:w="2070" w:type="dxa"/>
            <w:vAlign w:val="center"/>
          </w:tcPr>
          <w:p w14:paraId="75D5B05D" w14:textId="6E4E9C1F" w:rsidR="001428D5" w:rsidRPr="001D763C" w:rsidDel="00D639C1" w:rsidRDefault="001428D5" w:rsidP="00C3045A">
            <w:pPr>
              <w:snapToGrid w:val="0"/>
              <w:spacing w:line="360" w:lineRule="auto"/>
              <w:ind w:right="496"/>
              <w:jc w:val="right"/>
              <w:rPr>
                <w:del w:id="950" w:author="Author"/>
                <w:color w:val="000000"/>
                <w:sz w:val="22"/>
                <w:szCs w:val="22"/>
              </w:rPr>
            </w:pPr>
            <w:del w:id="951" w:author="Author">
              <w:r w:rsidRPr="00CA7407" w:rsidDel="00D639C1">
                <w:rPr>
                  <w:color w:val="000000" w:themeColor="text1"/>
                  <w:sz w:val="22"/>
                  <w:szCs w:val="22"/>
                </w:rPr>
                <w:delText>665</w:delText>
              </w:r>
            </w:del>
          </w:p>
        </w:tc>
        <w:tc>
          <w:tcPr>
            <w:tcW w:w="1722" w:type="dxa"/>
          </w:tcPr>
          <w:p w14:paraId="752A0E68" w14:textId="16B3B8E0" w:rsidR="001428D5" w:rsidRPr="00CA7407" w:rsidDel="00D639C1" w:rsidRDefault="001428D5" w:rsidP="00C3045A">
            <w:pPr>
              <w:snapToGrid w:val="0"/>
              <w:spacing w:line="360" w:lineRule="auto"/>
              <w:jc w:val="center"/>
              <w:rPr>
                <w:del w:id="952" w:author="Author"/>
                <w:color w:val="000000" w:themeColor="text1"/>
                <w:sz w:val="22"/>
                <w:szCs w:val="22"/>
              </w:rPr>
            </w:pPr>
            <w:del w:id="953" w:author="Author">
              <w:r w:rsidDel="00D639C1">
                <w:rPr>
                  <w:color w:val="000000" w:themeColor="text1"/>
                  <w:sz w:val="22"/>
                  <w:szCs w:val="22"/>
                </w:rPr>
                <w:delText>5</w:delText>
              </w:r>
            </w:del>
          </w:p>
        </w:tc>
      </w:tr>
      <w:tr w:rsidR="001428D5" w:rsidRPr="001D763C" w:rsidDel="00D639C1" w14:paraId="3AE82251" w14:textId="4FE104C0" w:rsidTr="00F144D9">
        <w:trPr>
          <w:trHeight w:val="290"/>
          <w:jc w:val="center"/>
          <w:del w:id="954" w:author="Author"/>
        </w:trPr>
        <w:tc>
          <w:tcPr>
            <w:tcW w:w="1560" w:type="dxa"/>
            <w:vAlign w:val="center"/>
          </w:tcPr>
          <w:p w14:paraId="098ED149" w14:textId="2D4AF0C3" w:rsidR="001428D5" w:rsidRPr="001D763C" w:rsidDel="00D639C1" w:rsidRDefault="001428D5" w:rsidP="00C3045A">
            <w:pPr>
              <w:snapToGrid w:val="0"/>
              <w:spacing w:line="360" w:lineRule="auto"/>
              <w:ind w:right="101"/>
              <w:jc w:val="right"/>
              <w:rPr>
                <w:del w:id="955" w:author="Author"/>
                <w:color w:val="000000"/>
                <w:sz w:val="22"/>
                <w:szCs w:val="22"/>
              </w:rPr>
            </w:pPr>
            <w:del w:id="956" w:author="Author">
              <w:r w:rsidDel="00D639C1">
                <w:rPr>
                  <w:color w:val="000000" w:themeColor="text1"/>
                  <w:sz w:val="22"/>
                  <w:szCs w:val="22"/>
                </w:rPr>
                <w:delText xml:space="preserve">Aug 1, </w:delText>
              </w:r>
              <w:r w:rsidRPr="001D763C" w:rsidDel="00D639C1">
                <w:rPr>
                  <w:color w:val="000000" w:themeColor="text1"/>
                  <w:sz w:val="22"/>
                  <w:szCs w:val="22"/>
                </w:rPr>
                <w:delText>20</w:delText>
              </w:r>
              <w:r w:rsidDel="00D639C1">
                <w:rPr>
                  <w:color w:val="000000" w:themeColor="text1"/>
                  <w:sz w:val="22"/>
                  <w:szCs w:val="22"/>
                </w:rPr>
                <w:delText>2</w:delText>
              </w:r>
              <w:r w:rsidRPr="001D763C" w:rsidDel="00D639C1">
                <w:rPr>
                  <w:color w:val="000000" w:themeColor="text1"/>
                  <w:sz w:val="22"/>
                  <w:szCs w:val="22"/>
                </w:rPr>
                <w:delText>2</w:delText>
              </w:r>
            </w:del>
          </w:p>
        </w:tc>
        <w:tc>
          <w:tcPr>
            <w:tcW w:w="3930" w:type="dxa"/>
            <w:vAlign w:val="center"/>
          </w:tcPr>
          <w:p w14:paraId="46FF8322" w14:textId="2AA36493" w:rsidR="001428D5" w:rsidRPr="001D763C" w:rsidDel="00D639C1" w:rsidRDefault="001428D5" w:rsidP="00C3045A">
            <w:pPr>
              <w:snapToGrid w:val="0"/>
              <w:spacing w:line="360" w:lineRule="auto"/>
              <w:rPr>
                <w:del w:id="957" w:author="Author"/>
                <w:color w:val="000000"/>
                <w:sz w:val="22"/>
                <w:szCs w:val="22"/>
              </w:rPr>
            </w:pPr>
            <w:del w:id="958" w:author="Author">
              <w:r w:rsidDel="00D639C1">
                <w:rPr>
                  <w:color w:val="000000" w:themeColor="text1"/>
                  <w:sz w:val="22"/>
                  <w:szCs w:val="22"/>
                </w:rPr>
                <w:delText>Rainstorm in Liaoning</w:delText>
              </w:r>
            </w:del>
          </w:p>
        </w:tc>
        <w:tc>
          <w:tcPr>
            <w:tcW w:w="2070" w:type="dxa"/>
            <w:vAlign w:val="center"/>
          </w:tcPr>
          <w:p w14:paraId="5356903C" w14:textId="5708F835" w:rsidR="001428D5" w:rsidRPr="001D763C" w:rsidDel="00D639C1" w:rsidRDefault="001428D5" w:rsidP="00C3045A">
            <w:pPr>
              <w:snapToGrid w:val="0"/>
              <w:spacing w:line="360" w:lineRule="auto"/>
              <w:ind w:right="496"/>
              <w:jc w:val="right"/>
              <w:rPr>
                <w:del w:id="959" w:author="Author"/>
                <w:color w:val="000000"/>
                <w:sz w:val="22"/>
                <w:szCs w:val="22"/>
              </w:rPr>
            </w:pPr>
            <w:del w:id="960" w:author="Author">
              <w:r w:rsidRPr="00CA7407" w:rsidDel="00D639C1">
                <w:rPr>
                  <w:color w:val="000000" w:themeColor="text1"/>
                  <w:sz w:val="22"/>
                  <w:szCs w:val="22"/>
                </w:rPr>
                <w:delText>1</w:delText>
              </w:r>
              <w:r w:rsidR="00F91498" w:rsidDel="00D639C1">
                <w:rPr>
                  <w:color w:val="000000" w:themeColor="text1"/>
                  <w:sz w:val="22"/>
                  <w:szCs w:val="22"/>
                </w:rPr>
                <w:delText>,</w:delText>
              </w:r>
              <w:r w:rsidRPr="00CA7407" w:rsidDel="00D639C1">
                <w:rPr>
                  <w:color w:val="000000" w:themeColor="text1"/>
                  <w:sz w:val="22"/>
                  <w:szCs w:val="22"/>
                </w:rPr>
                <w:delText>007</w:delText>
              </w:r>
            </w:del>
          </w:p>
        </w:tc>
        <w:tc>
          <w:tcPr>
            <w:tcW w:w="1722" w:type="dxa"/>
          </w:tcPr>
          <w:p w14:paraId="2E641BDA" w14:textId="05169F11" w:rsidR="001428D5" w:rsidRPr="00CA7407" w:rsidDel="00D639C1" w:rsidRDefault="001428D5" w:rsidP="00C3045A">
            <w:pPr>
              <w:snapToGrid w:val="0"/>
              <w:spacing w:line="360" w:lineRule="auto"/>
              <w:jc w:val="center"/>
              <w:rPr>
                <w:del w:id="961" w:author="Author"/>
                <w:color w:val="000000" w:themeColor="text1"/>
                <w:sz w:val="22"/>
                <w:szCs w:val="22"/>
              </w:rPr>
            </w:pPr>
            <w:del w:id="962" w:author="Author">
              <w:r w:rsidDel="00D639C1">
                <w:rPr>
                  <w:color w:val="000000" w:themeColor="text1"/>
                  <w:sz w:val="22"/>
                  <w:szCs w:val="22"/>
                </w:rPr>
                <w:delText>6</w:delText>
              </w:r>
            </w:del>
          </w:p>
        </w:tc>
      </w:tr>
      <w:tr w:rsidR="001428D5" w:rsidRPr="001D763C" w:rsidDel="00D639C1" w14:paraId="57194450" w14:textId="424A603C" w:rsidTr="00EC1B82">
        <w:trPr>
          <w:trHeight w:val="98"/>
          <w:jc w:val="center"/>
          <w:del w:id="963" w:author="Author"/>
        </w:trPr>
        <w:tc>
          <w:tcPr>
            <w:tcW w:w="1560" w:type="dxa"/>
            <w:vAlign w:val="center"/>
          </w:tcPr>
          <w:p w14:paraId="76795311" w14:textId="6910385E" w:rsidR="001428D5" w:rsidRPr="001D763C" w:rsidDel="00D639C1" w:rsidRDefault="001428D5" w:rsidP="00C3045A">
            <w:pPr>
              <w:snapToGrid w:val="0"/>
              <w:spacing w:line="360" w:lineRule="auto"/>
              <w:ind w:right="101"/>
              <w:jc w:val="right"/>
              <w:rPr>
                <w:del w:id="964" w:author="Author"/>
                <w:color w:val="000000"/>
                <w:sz w:val="22"/>
                <w:szCs w:val="22"/>
              </w:rPr>
            </w:pPr>
            <w:del w:id="965" w:author="Author">
              <w:r w:rsidDel="00D639C1">
                <w:rPr>
                  <w:color w:val="000000" w:themeColor="text1"/>
                  <w:sz w:val="22"/>
                  <w:szCs w:val="22"/>
                </w:rPr>
                <w:delText xml:space="preserve">Jul 2, </w:delText>
              </w:r>
              <w:r w:rsidRPr="001D763C" w:rsidDel="00D639C1">
                <w:rPr>
                  <w:color w:val="000000" w:themeColor="text1"/>
                  <w:sz w:val="22"/>
                  <w:szCs w:val="22"/>
                </w:rPr>
                <w:delText>20</w:delText>
              </w:r>
              <w:r w:rsidDel="00D639C1">
                <w:rPr>
                  <w:color w:val="000000" w:themeColor="text1"/>
                  <w:sz w:val="22"/>
                  <w:szCs w:val="22"/>
                </w:rPr>
                <w:delText>22</w:delText>
              </w:r>
            </w:del>
          </w:p>
        </w:tc>
        <w:tc>
          <w:tcPr>
            <w:tcW w:w="3930" w:type="dxa"/>
            <w:vAlign w:val="center"/>
          </w:tcPr>
          <w:p w14:paraId="2774A49E" w14:textId="35FBFEE1" w:rsidR="001428D5" w:rsidRPr="001D763C" w:rsidDel="00D639C1" w:rsidRDefault="001428D5" w:rsidP="00C3045A">
            <w:pPr>
              <w:snapToGrid w:val="0"/>
              <w:spacing w:line="360" w:lineRule="auto"/>
              <w:rPr>
                <w:del w:id="966" w:author="Author"/>
                <w:color w:val="000000"/>
                <w:sz w:val="22"/>
                <w:szCs w:val="22"/>
              </w:rPr>
            </w:pPr>
            <w:del w:id="967" w:author="Author">
              <w:r w:rsidDel="00D639C1">
                <w:rPr>
                  <w:color w:val="000000" w:themeColor="text1"/>
                  <w:sz w:val="22"/>
                  <w:szCs w:val="22"/>
                </w:rPr>
                <w:delText>Typhoon Chaba</w:delText>
              </w:r>
            </w:del>
          </w:p>
        </w:tc>
        <w:tc>
          <w:tcPr>
            <w:tcW w:w="2070" w:type="dxa"/>
            <w:vAlign w:val="center"/>
          </w:tcPr>
          <w:p w14:paraId="40DC1B8A" w14:textId="7337A280" w:rsidR="001428D5" w:rsidRPr="001D763C" w:rsidDel="00D639C1" w:rsidRDefault="001428D5" w:rsidP="00C3045A">
            <w:pPr>
              <w:snapToGrid w:val="0"/>
              <w:spacing w:line="360" w:lineRule="auto"/>
              <w:ind w:right="496"/>
              <w:jc w:val="right"/>
              <w:rPr>
                <w:del w:id="968" w:author="Author"/>
                <w:color w:val="000000"/>
                <w:sz w:val="22"/>
                <w:szCs w:val="22"/>
              </w:rPr>
            </w:pPr>
            <w:del w:id="969" w:author="Author">
              <w:r w:rsidRPr="00CA7407" w:rsidDel="00D639C1">
                <w:rPr>
                  <w:color w:val="000000" w:themeColor="text1"/>
                  <w:sz w:val="22"/>
                  <w:szCs w:val="22"/>
                </w:rPr>
                <w:delText>5</w:delText>
              </w:r>
              <w:r w:rsidR="00F91498" w:rsidDel="00D639C1">
                <w:rPr>
                  <w:color w:val="000000" w:themeColor="text1"/>
                  <w:sz w:val="22"/>
                  <w:szCs w:val="22"/>
                </w:rPr>
                <w:delText>,</w:delText>
              </w:r>
              <w:r w:rsidRPr="00CA7407" w:rsidDel="00D639C1">
                <w:rPr>
                  <w:color w:val="000000" w:themeColor="text1"/>
                  <w:sz w:val="22"/>
                  <w:szCs w:val="22"/>
                </w:rPr>
                <w:delText>041</w:delText>
              </w:r>
            </w:del>
          </w:p>
        </w:tc>
        <w:tc>
          <w:tcPr>
            <w:tcW w:w="1722" w:type="dxa"/>
          </w:tcPr>
          <w:p w14:paraId="31FDFB8F" w14:textId="24F76780" w:rsidR="001428D5" w:rsidRPr="00CA7407" w:rsidDel="00D639C1" w:rsidRDefault="001428D5" w:rsidP="00C3045A">
            <w:pPr>
              <w:snapToGrid w:val="0"/>
              <w:spacing w:line="360" w:lineRule="auto"/>
              <w:jc w:val="center"/>
              <w:rPr>
                <w:del w:id="970" w:author="Author"/>
                <w:color w:val="000000" w:themeColor="text1"/>
                <w:sz w:val="22"/>
                <w:szCs w:val="22"/>
              </w:rPr>
            </w:pPr>
            <w:del w:id="971" w:author="Author">
              <w:r w:rsidDel="00D639C1">
                <w:rPr>
                  <w:color w:val="000000" w:themeColor="text1"/>
                  <w:sz w:val="22"/>
                  <w:szCs w:val="22"/>
                </w:rPr>
                <w:delText>7</w:delText>
              </w:r>
            </w:del>
          </w:p>
        </w:tc>
      </w:tr>
      <w:tr w:rsidR="001428D5" w:rsidRPr="001D763C" w:rsidDel="00D639C1" w14:paraId="7B81AB99" w14:textId="341AB6FC" w:rsidTr="00F144D9">
        <w:trPr>
          <w:trHeight w:val="290"/>
          <w:jc w:val="center"/>
          <w:del w:id="972" w:author="Author"/>
        </w:trPr>
        <w:tc>
          <w:tcPr>
            <w:tcW w:w="1560" w:type="dxa"/>
            <w:vAlign w:val="center"/>
          </w:tcPr>
          <w:p w14:paraId="32C77F4E" w14:textId="57ADF2A1" w:rsidR="001428D5" w:rsidRPr="001D763C" w:rsidDel="00D639C1" w:rsidRDefault="001428D5" w:rsidP="00C3045A">
            <w:pPr>
              <w:snapToGrid w:val="0"/>
              <w:spacing w:line="360" w:lineRule="auto"/>
              <w:ind w:right="101"/>
              <w:jc w:val="right"/>
              <w:rPr>
                <w:del w:id="973" w:author="Author"/>
                <w:color w:val="000000" w:themeColor="text1"/>
                <w:sz w:val="22"/>
                <w:szCs w:val="22"/>
              </w:rPr>
            </w:pPr>
            <w:del w:id="974" w:author="Author">
              <w:r w:rsidDel="00D639C1">
                <w:rPr>
                  <w:color w:val="000000" w:themeColor="text1"/>
                  <w:sz w:val="22"/>
                  <w:szCs w:val="22"/>
                </w:rPr>
                <w:delText xml:space="preserve">Jul 11, </w:delText>
              </w:r>
              <w:r w:rsidRPr="001D763C" w:rsidDel="00D639C1">
                <w:rPr>
                  <w:color w:val="000000" w:themeColor="text1"/>
                  <w:sz w:val="22"/>
                  <w:szCs w:val="22"/>
                </w:rPr>
                <w:delText>20</w:delText>
              </w:r>
              <w:r w:rsidDel="00D639C1">
                <w:rPr>
                  <w:color w:val="000000" w:themeColor="text1"/>
                  <w:sz w:val="22"/>
                  <w:szCs w:val="22"/>
                </w:rPr>
                <w:delText>22</w:delText>
              </w:r>
            </w:del>
          </w:p>
        </w:tc>
        <w:tc>
          <w:tcPr>
            <w:tcW w:w="3930" w:type="dxa"/>
            <w:vAlign w:val="center"/>
          </w:tcPr>
          <w:p w14:paraId="7E6F7992" w14:textId="4956945B" w:rsidR="001428D5" w:rsidRPr="001D763C" w:rsidDel="00D639C1" w:rsidRDefault="001428D5" w:rsidP="00C3045A">
            <w:pPr>
              <w:snapToGrid w:val="0"/>
              <w:spacing w:line="360" w:lineRule="auto"/>
              <w:rPr>
                <w:del w:id="975" w:author="Author"/>
                <w:color w:val="000000" w:themeColor="text1"/>
                <w:sz w:val="22"/>
                <w:szCs w:val="22"/>
              </w:rPr>
            </w:pPr>
            <w:del w:id="976" w:author="Author">
              <w:r w:rsidDel="00D639C1">
                <w:rPr>
                  <w:color w:val="000000" w:themeColor="text1"/>
                  <w:sz w:val="22"/>
                  <w:szCs w:val="22"/>
                </w:rPr>
                <w:delText>Rainstorm in Sichuan</w:delText>
              </w:r>
            </w:del>
          </w:p>
        </w:tc>
        <w:tc>
          <w:tcPr>
            <w:tcW w:w="2070" w:type="dxa"/>
            <w:vAlign w:val="center"/>
          </w:tcPr>
          <w:p w14:paraId="1597CC34" w14:textId="592A85F4" w:rsidR="001428D5" w:rsidRPr="001D763C" w:rsidDel="00D639C1" w:rsidRDefault="001428D5" w:rsidP="00C3045A">
            <w:pPr>
              <w:snapToGrid w:val="0"/>
              <w:spacing w:line="360" w:lineRule="auto"/>
              <w:ind w:right="496"/>
              <w:jc w:val="right"/>
              <w:rPr>
                <w:del w:id="977" w:author="Author"/>
                <w:color w:val="000000" w:themeColor="text1"/>
                <w:sz w:val="22"/>
                <w:szCs w:val="22"/>
              </w:rPr>
            </w:pPr>
            <w:del w:id="978" w:author="Author">
              <w:r w:rsidRPr="00CA7407" w:rsidDel="00D639C1">
                <w:rPr>
                  <w:color w:val="000000" w:themeColor="text1"/>
                  <w:sz w:val="22"/>
                  <w:szCs w:val="22"/>
                </w:rPr>
                <w:delText>10</w:delText>
              </w:r>
              <w:r w:rsidR="00F91498" w:rsidDel="00D639C1">
                <w:rPr>
                  <w:color w:val="000000" w:themeColor="text1"/>
                  <w:sz w:val="22"/>
                  <w:szCs w:val="22"/>
                </w:rPr>
                <w:delText>,</w:delText>
              </w:r>
              <w:r w:rsidRPr="00CA7407" w:rsidDel="00D639C1">
                <w:rPr>
                  <w:color w:val="000000" w:themeColor="text1"/>
                  <w:sz w:val="22"/>
                  <w:szCs w:val="22"/>
                </w:rPr>
                <w:delText>885</w:delText>
              </w:r>
            </w:del>
          </w:p>
        </w:tc>
        <w:tc>
          <w:tcPr>
            <w:tcW w:w="1722" w:type="dxa"/>
          </w:tcPr>
          <w:p w14:paraId="1529D1D3" w14:textId="74A9E09C" w:rsidR="001428D5" w:rsidRPr="00CA7407" w:rsidDel="00D639C1" w:rsidRDefault="001428D5" w:rsidP="00C3045A">
            <w:pPr>
              <w:snapToGrid w:val="0"/>
              <w:spacing w:line="360" w:lineRule="auto"/>
              <w:jc w:val="center"/>
              <w:rPr>
                <w:del w:id="979" w:author="Author"/>
                <w:color w:val="000000" w:themeColor="text1"/>
                <w:sz w:val="22"/>
                <w:szCs w:val="22"/>
              </w:rPr>
            </w:pPr>
            <w:del w:id="980" w:author="Author">
              <w:r w:rsidDel="00D639C1">
                <w:rPr>
                  <w:color w:val="000000" w:themeColor="text1"/>
                  <w:sz w:val="22"/>
                  <w:szCs w:val="22"/>
                </w:rPr>
                <w:delText>8</w:delText>
              </w:r>
            </w:del>
          </w:p>
        </w:tc>
      </w:tr>
    </w:tbl>
    <w:p w14:paraId="7D520D26" w14:textId="1F330AE9" w:rsidR="00B84C82" w:rsidRPr="00B22A06" w:rsidDel="00D639C1" w:rsidRDefault="00DB6148" w:rsidP="00C3045A">
      <w:pPr>
        <w:pBdr>
          <w:top w:val="nil"/>
          <w:left w:val="nil"/>
          <w:bottom w:val="nil"/>
          <w:right w:val="nil"/>
          <w:between w:val="nil"/>
        </w:pBdr>
        <w:spacing w:line="480" w:lineRule="auto"/>
        <w:jc w:val="center"/>
        <w:rPr>
          <w:del w:id="981" w:author="Author"/>
          <w:rFonts w:eastAsia="Arial"/>
          <w:b/>
        </w:rPr>
      </w:pPr>
      <w:del w:id="982" w:author="Author">
        <w:r w:rsidRPr="00B22A06" w:rsidDel="00D639C1">
          <w:rPr>
            <w:rFonts w:eastAsia="Arial"/>
            <w:b/>
          </w:rPr>
          <w:delText xml:space="preserve">Table </w:delText>
        </w:r>
        <w:r w:rsidR="00F91498" w:rsidDel="00D639C1">
          <w:rPr>
            <w:rFonts w:eastAsia="Arial"/>
            <w:b/>
          </w:rPr>
          <w:delText>3</w:delText>
        </w:r>
        <w:r w:rsidRPr="00B22A06" w:rsidDel="00D639C1">
          <w:rPr>
            <w:rFonts w:eastAsia="Arial"/>
            <w:b/>
          </w:rPr>
          <w:delText xml:space="preserve">. </w:delText>
        </w:r>
        <w:r w:rsidR="00337E69" w:rsidDel="00D639C1">
          <w:rPr>
            <w:rFonts w:eastAsia="Arial"/>
            <w:b/>
          </w:rPr>
          <w:delText>Disaster</w:delText>
        </w:r>
        <w:r w:rsidRPr="00B22A06" w:rsidDel="00D639C1">
          <w:rPr>
            <w:rFonts w:eastAsia="Arial"/>
            <w:b/>
          </w:rPr>
          <w:delText xml:space="preserve"> </w:delText>
        </w:r>
        <w:r w:rsidR="00142602" w:rsidRPr="00B22A06" w:rsidDel="00D639C1">
          <w:rPr>
            <w:rFonts w:eastAsia="Arial"/>
            <w:b/>
          </w:rPr>
          <w:delText>e</w:delText>
        </w:r>
        <w:r w:rsidRPr="00B22A06" w:rsidDel="00D639C1">
          <w:rPr>
            <w:rFonts w:eastAsia="Arial"/>
            <w:b/>
          </w:rPr>
          <w:delText xml:space="preserve">vents </w:delText>
        </w:r>
        <w:r w:rsidR="00142602" w:rsidRPr="00B22A06" w:rsidDel="00D639C1">
          <w:rPr>
            <w:rFonts w:eastAsia="Arial"/>
            <w:b/>
          </w:rPr>
          <w:delText>d</w:delText>
        </w:r>
        <w:r w:rsidRPr="00B22A06" w:rsidDel="00D639C1">
          <w:rPr>
            <w:rFonts w:eastAsia="Arial"/>
            <w:b/>
          </w:rPr>
          <w:delText>ata</w:delText>
        </w:r>
        <w:r w:rsidR="00142602" w:rsidRPr="00B22A06" w:rsidDel="00D639C1">
          <w:rPr>
            <w:rFonts w:eastAsia="Arial"/>
            <w:b/>
          </w:rPr>
          <w:delText>.</w:delText>
        </w:r>
      </w:del>
    </w:p>
    <w:p w14:paraId="3B6932ED" w14:textId="043645BE" w:rsidR="001E36EB" w:rsidDel="00D639C1" w:rsidRDefault="001E36EB" w:rsidP="00C3045A">
      <w:pPr>
        <w:pBdr>
          <w:top w:val="nil"/>
          <w:left w:val="nil"/>
          <w:bottom w:val="nil"/>
          <w:right w:val="nil"/>
          <w:between w:val="nil"/>
        </w:pBdr>
        <w:spacing w:line="480" w:lineRule="auto"/>
        <w:rPr>
          <w:del w:id="983" w:author="Author"/>
          <w:color w:val="000000"/>
        </w:rPr>
      </w:pPr>
    </w:p>
    <w:p w14:paraId="32D2F225" w14:textId="5941C79B" w:rsidR="00FA63E2" w:rsidRPr="001E36EB" w:rsidDel="00D639C1" w:rsidRDefault="001E36EB" w:rsidP="00C3045A">
      <w:pPr>
        <w:pBdr>
          <w:top w:val="nil"/>
          <w:left w:val="nil"/>
          <w:bottom w:val="nil"/>
          <w:right w:val="nil"/>
          <w:between w:val="nil"/>
        </w:pBdr>
        <w:spacing w:line="480" w:lineRule="auto"/>
        <w:rPr>
          <w:del w:id="984" w:author="Author"/>
          <w:color w:val="000000"/>
        </w:rPr>
      </w:pPr>
      <w:del w:id="985" w:author="Author">
        <w:r w:rsidDel="00D639C1">
          <w:rPr>
            <w:color w:val="000000"/>
          </w:rPr>
          <w:delText xml:space="preserve">The </w:delText>
        </w:r>
        <w:r w:rsidR="006750FB" w:rsidDel="00D639C1">
          <w:rPr>
            <w:color w:val="000000"/>
          </w:rPr>
          <w:delText xml:space="preserve">data of the </w:delText>
        </w:r>
        <w:r w:rsidDel="00D639C1">
          <w:rPr>
            <w:color w:val="000000"/>
          </w:rPr>
          <w:delText xml:space="preserve">8 disaster </w:delText>
        </w:r>
        <w:r w:rsidR="00607523" w:rsidDel="00D639C1">
          <w:rPr>
            <w:color w:val="000000"/>
          </w:rPr>
          <w:delText>events</w:delText>
        </w:r>
        <w:r w:rsidDel="00D639C1">
          <w:rPr>
            <w:color w:val="000000"/>
          </w:rPr>
          <w:delText xml:space="preserve"> are processed </w:delText>
        </w:r>
        <w:r w:rsidRPr="00B22A06" w:rsidDel="00D639C1">
          <w:rPr>
            <w:color w:val="000000"/>
          </w:rPr>
          <w:delText xml:space="preserve">to test the effectiveness of the proposed model. </w:delText>
        </w:r>
        <w:r w:rsidR="00607523" w:rsidDel="00D639C1">
          <w:rPr>
            <w:color w:val="000000"/>
          </w:rPr>
          <w:delText>Following</w:delText>
        </w:r>
        <w:r w:rsidRPr="00D378C1" w:rsidDel="00D639C1">
          <w:rPr>
            <w:color w:val="000000"/>
          </w:rPr>
          <w:delText xml:space="preserve"> the feature calculation stated in </w:delText>
        </w:r>
        <w:r w:rsidR="006750FB" w:rsidDel="00D639C1">
          <w:rPr>
            <w:color w:val="000000"/>
          </w:rPr>
          <w:delText xml:space="preserve">Section </w:delText>
        </w:r>
        <w:r w:rsidRPr="00D378C1" w:rsidDel="00D639C1">
          <w:rPr>
            <w:color w:val="000000"/>
          </w:rPr>
          <w:delText>3.</w:delText>
        </w:r>
        <w:r w:rsidR="006750FB" w:rsidDel="00D639C1">
          <w:rPr>
            <w:color w:val="000000"/>
          </w:rPr>
          <w:delText>1</w:delText>
        </w:r>
        <w:r w:rsidRPr="00D378C1" w:rsidDel="00D639C1">
          <w:rPr>
            <w:color w:val="000000"/>
          </w:rPr>
          <w:delText>, the three features of the 8 disaster events are computed</w:delText>
        </w:r>
        <w:r w:rsidR="007B5F62" w:rsidDel="00D639C1">
          <w:rPr>
            <w:color w:val="000000"/>
          </w:rPr>
          <w:delText xml:space="preserve">. </w:delText>
        </w:r>
        <w:r w:rsidR="00433EFC" w:rsidDel="00D639C1">
          <w:rPr>
            <w:color w:val="000000"/>
          </w:rPr>
          <w:delText>I</w:delText>
        </w:r>
        <w:r w:rsidR="007B5F62" w:rsidDel="00D639C1">
          <w:rPr>
            <w:color w:val="000000"/>
          </w:rPr>
          <w:delText xml:space="preserve">n order to make sure the </w:delText>
        </w:r>
        <w:r w:rsidR="00433EFC" w:rsidDel="00D639C1">
          <w:rPr>
            <w:color w:val="000000"/>
          </w:rPr>
          <w:delText xml:space="preserve">sentiment analysis </w:delText>
        </w:r>
        <w:r w:rsidR="007B5F62" w:rsidDel="00D639C1">
          <w:rPr>
            <w:color w:val="000000"/>
          </w:rPr>
          <w:delText>model was trained with independent data, we use another dataset with the Weibo post contents of 3 disasters event to pre-train the</w:delText>
        </w:r>
        <w:r w:rsidR="006A1CC6" w:rsidDel="00D639C1">
          <w:rPr>
            <w:color w:val="000000"/>
          </w:rPr>
          <w:delText xml:space="preserve"> model</w:delText>
        </w:r>
        <w:r w:rsidR="007B5F62" w:rsidDel="00D639C1">
          <w:rPr>
            <w:color w:val="000000"/>
          </w:rPr>
          <w:delText xml:space="preserve">. The events are “typhoon in South China”, “heavy rain in Beijing”, and “car accident in Shanghai,” and the post counts are 386, 353 and 223, respectively. For simplicity, we call these three events A, B and C, respectively. </w:delText>
        </w:r>
        <w:r w:rsidR="007B5F62" w:rsidRPr="006B3FDD" w:rsidDel="00D639C1">
          <w:rPr>
            <w:color w:val="000000"/>
          </w:rPr>
          <w:delText xml:space="preserve">We hire </w:delText>
        </w:r>
        <w:r w:rsidR="007B5F62" w:rsidDel="00D639C1">
          <w:rPr>
            <w:color w:val="000000"/>
          </w:rPr>
          <w:delText xml:space="preserve">two </w:delText>
        </w:r>
        <w:r w:rsidR="007B5F62" w:rsidRPr="006B3FDD" w:rsidDel="00D639C1">
          <w:rPr>
            <w:color w:val="000000"/>
          </w:rPr>
          <w:delText xml:space="preserve">experts in the public safety risk management to label the contents for the </w:delText>
        </w:r>
        <w:r w:rsidR="007B5F62" w:rsidDel="00D639C1">
          <w:rPr>
            <w:color w:val="000000"/>
          </w:rPr>
          <w:delText>v</w:delText>
        </w:r>
        <w:r w:rsidR="007B5F62" w:rsidRPr="006B3FDD" w:rsidDel="00D639C1">
          <w:rPr>
            <w:color w:val="000000"/>
          </w:rPr>
          <w:delText xml:space="preserve">alence and </w:delText>
        </w:r>
        <w:r w:rsidR="007B5F62" w:rsidDel="00D639C1">
          <w:rPr>
            <w:color w:val="000000"/>
          </w:rPr>
          <w:delText>a</w:delText>
        </w:r>
        <w:r w:rsidR="007B5F62" w:rsidRPr="006B3FDD" w:rsidDel="00D639C1">
          <w:rPr>
            <w:color w:val="000000"/>
          </w:rPr>
          <w:delText>rousal.</w:delText>
        </w:r>
        <w:r w:rsidR="007B5F62" w:rsidRPr="00D378C1" w:rsidDel="00D639C1">
          <w:rPr>
            <w:color w:val="000000"/>
          </w:rPr>
          <w:delText xml:space="preserve"> The scale of labeling </w:delText>
        </w:r>
        <w:r w:rsidR="007B5F62" w:rsidRPr="006B3FDD" w:rsidDel="00D639C1">
          <w:rPr>
            <w:color w:val="000000"/>
          </w:rPr>
          <w:delText>ranges</w:delText>
        </w:r>
        <w:r w:rsidR="007B5F62" w:rsidRPr="00D378C1" w:rsidDel="00D639C1">
          <w:rPr>
            <w:color w:val="000000"/>
          </w:rPr>
          <w:delText xml:space="preserve"> from 1 to 9 for </w:delText>
        </w:r>
        <w:r w:rsidR="007B5F62" w:rsidRPr="006B3FDD" w:rsidDel="00D639C1">
          <w:rPr>
            <w:color w:val="000000"/>
          </w:rPr>
          <w:delText xml:space="preserve">two </w:delText>
        </w:r>
        <w:r w:rsidR="007B5F62" w:rsidRPr="00D378C1" w:rsidDel="00D639C1">
          <w:rPr>
            <w:color w:val="000000"/>
          </w:rPr>
          <w:delText>sentiment variables</w:delText>
        </w:r>
        <w:r w:rsidR="007B5F62" w:rsidDel="00D639C1">
          <w:rPr>
            <w:color w:val="000000"/>
          </w:rPr>
          <w:delText xml:space="preserve"> as discussed before</w:delText>
        </w:r>
        <w:r w:rsidR="007B5F62" w:rsidRPr="00D378C1" w:rsidDel="00D639C1">
          <w:rPr>
            <w:color w:val="000000"/>
          </w:rPr>
          <w:delText xml:space="preserve">. </w:delText>
        </w:r>
        <w:r w:rsidR="007B5F62" w:rsidRPr="006B3FDD" w:rsidDel="00D639C1">
          <w:rPr>
            <w:color w:val="000000"/>
          </w:rPr>
          <w:delText xml:space="preserve">To avoid personal bias, we adopt the average score of </w:delText>
        </w:r>
        <w:r w:rsidR="007B5F62" w:rsidDel="00D639C1">
          <w:rPr>
            <w:color w:val="000000"/>
          </w:rPr>
          <w:delText xml:space="preserve">the </w:delText>
        </w:r>
        <w:r w:rsidR="007B5F62" w:rsidRPr="006B3FDD" w:rsidDel="00D639C1">
          <w:rPr>
            <w:color w:val="000000"/>
          </w:rPr>
          <w:delText>two experts.</w:delText>
        </w:r>
        <w:r w:rsidR="00516EB1" w:rsidDel="00D639C1">
          <w:rPr>
            <w:color w:val="000000"/>
          </w:rPr>
          <w:delText xml:space="preserve"> </w:delText>
        </w:r>
        <w:r w:rsidR="007B5F62" w:rsidDel="00D639C1">
          <w:rPr>
            <w:color w:val="000000"/>
          </w:rPr>
          <w:delText xml:space="preserve">The </w:delText>
        </w:r>
        <w:r w:rsidR="00516EB1" w:rsidDel="00D639C1">
          <w:rPr>
            <w:color w:val="000000"/>
          </w:rPr>
          <w:delText xml:space="preserve">features for each event </w:delText>
        </w:r>
        <w:r w:rsidR="007B5F62" w:rsidDel="00D639C1">
          <w:rPr>
            <w:color w:val="000000"/>
          </w:rPr>
          <w:delText xml:space="preserve">are shown </w:delText>
        </w:r>
        <w:r w:rsidRPr="00D378C1" w:rsidDel="00D639C1">
          <w:rPr>
            <w:color w:val="000000"/>
          </w:rPr>
          <w:delText xml:space="preserve">in Table </w:delText>
        </w:r>
        <w:r w:rsidR="003D74AC" w:rsidDel="00D639C1">
          <w:rPr>
            <w:color w:val="000000"/>
          </w:rPr>
          <w:delText>4</w:delText>
        </w:r>
        <w:r w:rsidR="007B5F62" w:rsidDel="00D639C1">
          <w:rPr>
            <w:color w:val="000000"/>
          </w:rPr>
          <w:delText>.</w:delText>
        </w:r>
      </w:del>
    </w:p>
    <w:p w14:paraId="583B1847" w14:textId="4B936810" w:rsidR="00183EF0" w:rsidRPr="00B22A06" w:rsidDel="00D639C1" w:rsidRDefault="00183EF0" w:rsidP="00C3045A">
      <w:pPr>
        <w:pBdr>
          <w:top w:val="nil"/>
          <w:left w:val="nil"/>
          <w:bottom w:val="nil"/>
          <w:right w:val="nil"/>
          <w:between w:val="nil"/>
        </w:pBdr>
        <w:spacing w:line="480" w:lineRule="auto"/>
        <w:rPr>
          <w:del w:id="986" w:author="Author"/>
          <w:rFonts w:eastAsia="Arial"/>
          <w:b/>
        </w:rPr>
      </w:pPr>
    </w:p>
    <w:tbl>
      <w:tblPr>
        <w:tblStyle w:val="TableGrid"/>
        <w:tblW w:w="7513"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28"/>
        <w:gridCol w:w="1275"/>
        <w:gridCol w:w="1276"/>
        <w:gridCol w:w="1134"/>
      </w:tblGrid>
      <w:tr w:rsidR="00183EF0" w:rsidRPr="001D763C" w:rsidDel="00D639C1" w14:paraId="1D45C927" w14:textId="685F3F98" w:rsidTr="006B136D">
        <w:trPr>
          <w:trHeight w:val="133"/>
          <w:jc w:val="center"/>
          <w:del w:id="987" w:author="Author"/>
        </w:trPr>
        <w:tc>
          <w:tcPr>
            <w:tcW w:w="3828" w:type="dxa"/>
            <w:tcBorders>
              <w:top w:val="single" w:sz="4" w:space="0" w:color="auto"/>
              <w:bottom w:val="single" w:sz="4" w:space="0" w:color="auto"/>
            </w:tcBorders>
            <w:vAlign w:val="center"/>
          </w:tcPr>
          <w:p w14:paraId="6E1F4DAE" w14:textId="77DE88B2" w:rsidR="00183EF0" w:rsidRPr="001D763C" w:rsidDel="00D639C1" w:rsidRDefault="00183EF0" w:rsidP="00C3045A">
            <w:pPr>
              <w:rPr>
                <w:del w:id="988" w:author="Author"/>
                <w:rFonts w:eastAsia="Arial"/>
                <w:b/>
                <w:sz w:val="22"/>
                <w:szCs w:val="22"/>
              </w:rPr>
            </w:pPr>
            <w:del w:id="989" w:author="Author">
              <w:r w:rsidRPr="001D763C" w:rsidDel="00D639C1">
                <w:rPr>
                  <w:b/>
                  <w:bCs/>
                  <w:sz w:val="22"/>
                  <w:szCs w:val="22"/>
                </w:rPr>
                <w:delText>Event</w:delText>
              </w:r>
            </w:del>
          </w:p>
        </w:tc>
        <w:tc>
          <w:tcPr>
            <w:tcW w:w="1275" w:type="dxa"/>
            <w:tcBorders>
              <w:top w:val="single" w:sz="4" w:space="0" w:color="auto"/>
              <w:bottom w:val="single" w:sz="4" w:space="0" w:color="auto"/>
            </w:tcBorders>
            <w:vAlign w:val="center"/>
          </w:tcPr>
          <w:p w14:paraId="41F41003" w14:textId="3B7163B5" w:rsidR="00183EF0" w:rsidRPr="00D060CB" w:rsidDel="00D639C1" w:rsidRDefault="00183EF0" w:rsidP="00C3045A">
            <w:pPr>
              <w:jc w:val="center"/>
              <w:rPr>
                <w:del w:id="990" w:author="Author"/>
                <w:b/>
                <w:bCs/>
                <w:sz w:val="22"/>
                <w:szCs w:val="22"/>
              </w:rPr>
            </w:pPr>
            <w:del w:id="991" w:author="Author">
              <w:r w:rsidDel="00D639C1">
                <w:rPr>
                  <w:b/>
                  <w:bCs/>
                  <w:sz w:val="22"/>
                  <w:szCs w:val="22"/>
                </w:rPr>
                <w:delText>Sentiment</w:delText>
              </w:r>
            </w:del>
          </w:p>
        </w:tc>
        <w:tc>
          <w:tcPr>
            <w:tcW w:w="1276" w:type="dxa"/>
            <w:tcBorders>
              <w:top w:val="single" w:sz="4" w:space="0" w:color="auto"/>
              <w:bottom w:val="single" w:sz="4" w:space="0" w:color="auto"/>
            </w:tcBorders>
            <w:vAlign w:val="center"/>
          </w:tcPr>
          <w:p w14:paraId="4B170A0C" w14:textId="262FEF3B" w:rsidR="00183EF0" w:rsidRPr="001D763C" w:rsidDel="00D639C1" w:rsidRDefault="00183EF0" w:rsidP="00C3045A">
            <w:pPr>
              <w:jc w:val="center"/>
              <w:rPr>
                <w:del w:id="992" w:author="Author"/>
                <w:rFonts w:eastAsia="Arial"/>
                <w:b/>
                <w:sz w:val="22"/>
                <w:szCs w:val="22"/>
              </w:rPr>
            </w:pPr>
            <w:del w:id="993" w:author="Author">
              <w:r w:rsidDel="00D639C1">
                <w:rPr>
                  <w:b/>
                  <w:bCs/>
                  <w:sz w:val="22"/>
                  <w:szCs w:val="22"/>
                </w:rPr>
                <w:delText>% Risk Expression</w:delText>
              </w:r>
            </w:del>
          </w:p>
        </w:tc>
        <w:tc>
          <w:tcPr>
            <w:tcW w:w="1134" w:type="dxa"/>
            <w:tcBorders>
              <w:top w:val="single" w:sz="4" w:space="0" w:color="auto"/>
              <w:bottom w:val="single" w:sz="4" w:space="0" w:color="auto"/>
            </w:tcBorders>
            <w:vAlign w:val="center"/>
          </w:tcPr>
          <w:p w14:paraId="4DE948B9" w14:textId="560754A2" w:rsidR="00183EF0" w:rsidDel="00D639C1" w:rsidRDefault="00183EF0" w:rsidP="00C3045A">
            <w:pPr>
              <w:jc w:val="center"/>
              <w:rPr>
                <w:del w:id="994" w:author="Author"/>
                <w:b/>
                <w:bCs/>
                <w:sz w:val="22"/>
                <w:szCs w:val="22"/>
              </w:rPr>
            </w:pPr>
            <w:del w:id="995" w:author="Author">
              <w:r w:rsidRPr="001D763C" w:rsidDel="00D639C1">
                <w:rPr>
                  <w:b/>
                  <w:bCs/>
                  <w:sz w:val="22"/>
                  <w:szCs w:val="22"/>
                </w:rPr>
                <w:delText>Influence</w:delText>
              </w:r>
            </w:del>
          </w:p>
          <w:p w14:paraId="0997BD4C" w14:textId="1BE9834F" w:rsidR="00183EF0" w:rsidRPr="001D763C" w:rsidDel="00D639C1" w:rsidRDefault="00183EF0" w:rsidP="00C3045A">
            <w:pPr>
              <w:jc w:val="center"/>
              <w:rPr>
                <w:del w:id="996" w:author="Author"/>
                <w:rFonts w:eastAsia="Arial"/>
                <w:b/>
                <w:sz w:val="22"/>
                <w:szCs w:val="22"/>
              </w:rPr>
            </w:pPr>
            <w:del w:id="997" w:author="Author">
              <w:r w:rsidDel="00D639C1">
                <w:rPr>
                  <w:b/>
                  <w:bCs/>
                  <w:sz w:val="22"/>
                  <w:szCs w:val="22"/>
                </w:rPr>
                <w:delText>(million)</w:delText>
              </w:r>
            </w:del>
          </w:p>
        </w:tc>
      </w:tr>
      <w:tr w:rsidR="00183EF0" w:rsidRPr="001D763C" w:rsidDel="00D639C1" w14:paraId="0D48910E" w14:textId="528F4868" w:rsidTr="006B136D">
        <w:trPr>
          <w:trHeight w:val="267"/>
          <w:jc w:val="center"/>
          <w:del w:id="998" w:author="Author"/>
        </w:trPr>
        <w:tc>
          <w:tcPr>
            <w:tcW w:w="3828" w:type="dxa"/>
            <w:tcBorders>
              <w:top w:val="single" w:sz="4" w:space="0" w:color="auto"/>
            </w:tcBorders>
            <w:vAlign w:val="center"/>
          </w:tcPr>
          <w:p w14:paraId="1942AE05" w14:textId="0942C1D2" w:rsidR="00183EF0" w:rsidRPr="001D763C" w:rsidDel="00D639C1" w:rsidRDefault="00183EF0" w:rsidP="00C3045A">
            <w:pPr>
              <w:spacing w:line="360" w:lineRule="auto"/>
              <w:rPr>
                <w:del w:id="999" w:author="Author"/>
                <w:rFonts w:eastAsia="Arial"/>
                <w:b/>
                <w:sz w:val="22"/>
                <w:szCs w:val="22"/>
              </w:rPr>
            </w:pPr>
            <w:del w:id="1000" w:author="Author">
              <w:r w:rsidDel="00D639C1">
                <w:rPr>
                  <w:color w:val="000000" w:themeColor="text1"/>
                  <w:sz w:val="22"/>
                  <w:szCs w:val="22"/>
                </w:rPr>
                <w:delText>Earthquake in Luding</w:delText>
              </w:r>
            </w:del>
          </w:p>
        </w:tc>
        <w:tc>
          <w:tcPr>
            <w:tcW w:w="1275" w:type="dxa"/>
            <w:tcBorders>
              <w:top w:val="single" w:sz="4" w:space="0" w:color="auto"/>
            </w:tcBorders>
            <w:vAlign w:val="center"/>
          </w:tcPr>
          <w:p w14:paraId="2E1AA8EB" w14:textId="138D0F40" w:rsidR="00183EF0" w:rsidRPr="001D763C" w:rsidDel="00D639C1" w:rsidRDefault="00183EF0" w:rsidP="00C3045A">
            <w:pPr>
              <w:spacing w:line="360" w:lineRule="auto"/>
              <w:jc w:val="center"/>
              <w:rPr>
                <w:del w:id="1001" w:author="Author"/>
                <w:rFonts w:eastAsia="Arial"/>
                <w:b/>
                <w:sz w:val="22"/>
                <w:szCs w:val="22"/>
              </w:rPr>
            </w:pPr>
            <w:del w:id="1002" w:author="Author">
              <w:r w:rsidDel="00D639C1">
                <w:rPr>
                  <w:sz w:val="22"/>
                  <w:szCs w:val="22"/>
                </w:rPr>
                <w:delText>5.649</w:delText>
              </w:r>
            </w:del>
          </w:p>
        </w:tc>
        <w:tc>
          <w:tcPr>
            <w:tcW w:w="1276" w:type="dxa"/>
            <w:tcBorders>
              <w:top w:val="single" w:sz="4" w:space="0" w:color="auto"/>
            </w:tcBorders>
            <w:vAlign w:val="center"/>
          </w:tcPr>
          <w:p w14:paraId="4FCF1490" w14:textId="735B9459" w:rsidR="00183EF0" w:rsidRPr="001D763C" w:rsidDel="00D639C1" w:rsidRDefault="00183EF0" w:rsidP="00C3045A">
            <w:pPr>
              <w:spacing w:line="360" w:lineRule="auto"/>
              <w:jc w:val="center"/>
              <w:rPr>
                <w:del w:id="1003" w:author="Author"/>
                <w:rFonts w:eastAsia="Arial"/>
                <w:b/>
                <w:sz w:val="22"/>
                <w:szCs w:val="22"/>
              </w:rPr>
            </w:pPr>
            <w:del w:id="1004" w:author="Author">
              <w:r w:rsidDel="00D639C1">
                <w:rPr>
                  <w:sz w:val="22"/>
                  <w:szCs w:val="22"/>
                </w:rPr>
                <w:delText>1.269</w:delText>
              </w:r>
            </w:del>
          </w:p>
        </w:tc>
        <w:tc>
          <w:tcPr>
            <w:tcW w:w="1134" w:type="dxa"/>
            <w:tcBorders>
              <w:top w:val="single" w:sz="4" w:space="0" w:color="auto"/>
            </w:tcBorders>
            <w:vAlign w:val="center"/>
          </w:tcPr>
          <w:p w14:paraId="5654C64E" w14:textId="74D60BCA" w:rsidR="00183EF0" w:rsidRPr="001D763C" w:rsidDel="00D639C1" w:rsidRDefault="00183EF0" w:rsidP="00C3045A">
            <w:pPr>
              <w:spacing w:line="360" w:lineRule="auto"/>
              <w:jc w:val="center"/>
              <w:rPr>
                <w:del w:id="1005" w:author="Author"/>
                <w:rFonts w:eastAsia="Arial"/>
                <w:b/>
                <w:sz w:val="22"/>
                <w:szCs w:val="22"/>
              </w:rPr>
            </w:pPr>
            <w:del w:id="1006" w:author="Author">
              <w:r w:rsidDel="00D639C1">
                <w:rPr>
                  <w:sz w:val="22"/>
                  <w:szCs w:val="22"/>
                </w:rPr>
                <w:delText>2.080</w:delText>
              </w:r>
            </w:del>
          </w:p>
        </w:tc>
      </w:tr>
      <w:tr w:rsidR="00183EF0" w:rsidRPr="001D763C" w:rsidDel="00D639C1" w14:paraId="61E9079A" w14:textId="7F94D43D" w:rsidTr="006B136D">
        <w:trPr>
          <w:trHeight w:val="162"/>
          <w:jc w:val="center"/>
          <w:del w:id="1007" w:author="Author"/>
        </w:trPr>
        <w:tc>
          <w:tcPr>
            <w:tcW w:w="3828" w:type="dxa"/>
            <w:vAlign w:val="center"/>
          </w:tcPr>
          <w:p w14:paraId="33F17D16" w14:textId="7FEAFCCF" w:rsidR="00183EF0" w:rsidRPr="001D763C" w:rsidDel="00D639C1" w:rsidRDefault="00183EF0" w:rsidP="00C3045A">
            <w:pPr>
              <w:spacing w:line="360" w:lineRule="auto"/>
              <w:rPr>
                <w:del w:id="1008" w:author="Author"/>
                <w:rFonts w:eastAsia="Arial"/>
                <w:b/>
                <w:sz w:val="22"/>
                <w:szCs w:val="22"/>
              </w:rPr>
            </w:pPr>
            <w:del w:id="1009" w:author="Author">
              <w:r w:rsidDel="00D639C1">
                <w:rPr>
                  <w:color w:val="000000" w:themeColor="text1"/>
                  <w:sz w:val="22"/>
                  <w:szCs w:val="22"/>
                </w:rPr>
                <w:delText>Flush flood in Datong Mountain</w:delText>
              </w:r>
            </w:del>
          </w:p>
        </w:tc>
        <w:tc>
          <w:tcPr>
            <w:tcW w:w="1275" w:type="dxa"/>
            <w:vAlign w:val="center"/>
          </w:tcPr>
          <w:p w14:paraId="525874E8" w14:textId="72472F75" w:rsidR="00183EF0" w:rsidRPr="001D763C" w:rsidDel="00D639C1" w:rsidRDefault="00183EF0" w:rsidP="00C3045A">
            <w:pPr>
              <w:spacing w:line="360" w:lineRule="auto"/>
              <w:jc w:val="center"/>
              <w:rPr>
                <w:del w:id="1010" w:author="Author"/>
                <w:rFonts w:eastAsia="Arial"/>
                <w:b/>
                <w:sz w:val="22"/>
                <w:szCs w:val="22"/>
              </w:rPr>
            </w:pPr>
            <w:del w:id="1011" w:author="Author">
              <w:r w:rsidDel="00D639C1">
                <w:rPr>
                  <w:sz w:val="22"/>
                  <w:szCs w:val="22"/>
                </w:rPr>
                <w:delText>6.055</w:delText>
              </w:r>
            </w:del>
          </w:p>
        </w:tc>
        <w:tc>
          <w:tcPr>
            <w:tcW w:w="1276" w:type="dxa"/>
            <w:vAlign w:val="center"/>
          </w:tcPr>
          <w:p w14:paraId="2689BFCD" w14:textId="51B0B26B" w:rsidR="00183EF0" w:rsidRPr="001D763C" w:rsidDel="00D639C1" w:rsidRDefault="00183EF0" w:rsidP="00C3045A">
            <w:pPr>
              <w:spacing w:line="360" w:lineRule="auto"/>
              <w:jc w:val="center"/>
              <w:rPr>
                <w:del w:id="1012" w:author="Author"/>
                <w:rFonts w:eastAsia="Arial"/>
                <w:b/>
                <w:sz w:val="22"/>
                <w:szCs w:val="22"/>
              </w:rPr>
            </w:pPr>
            <w:del w:id="1013" w:author="Author">
              <w:r w:rsidDel="00D639C1">
                <w:rPr>
                  <w:sz w:val="22"/>
                  <w:szCs w:val="22"/>
                </w:rPr>
                <w:delText>3.147</w:delText>
              </w:r>
            </w:del>
          </w:p>
        </w:tc>
        <w:tc>
          <w:tcPr>
            <w:tcW w:w="1134" w:type="dxa"/>
            <w:vAlign w:val="center"/>
          </w:tcPr>
          <w:p w14:paraId="0D8FD4F2" w14:textId="26FE29C3" w:rsidR="00183EF0" w:rsidRPr="001D763C" w:rsidDel="00D639C1" w:rsidRDefault="00183EF0" w:rsidP="00C3045A">
            <w:pPr>
              <w:spacing w:line="360" w:lineRule="auto"/>
              <w:jc w:val="center"/>
              <w:rPr>
                <w:del w:id="1014" w:author="Author"/>
                <w:rFonts w:eastAsia="Arial"/>
                <w:b/>
                <w:sz w:val="22"/>
                <w:szCs w:val="22"/>
              </w:rPr>
            </w:pPr>
            <w:del w:id="1015" w:author="Author">
              <w:r w:rsidDel="00D639C1">
                <w:rPr>
                  <w:sz w:val="22"/>
                  <w:szCs w:val="22"/>
                </w:rPr>
                <w:delText>1.645</w:delText>
              </w:r>
            </w:del>
          </w:p>
        </w:tc>
      </w:tr>
      <w:tr w:rsidR="00183EF0" w:rsidRPr="001D763C" w:rsidDel="00D639C1" w14:paraId="75C19A33" w14:textId="18FBE197" w:rsidTr="006B136D">
        <w:trPr>
          <w:trHeight w:val="267"/>
          <w:jc w:val="center"/>
          <w:del w:id="1016" w:author="Author"/>
        </w:trPr>
        <w:tc>
          <w:tcPr>
            <w:tcW w:w="3828" w:type="dxa"/>
            <w:vAlign w:val="center"/>
          </w:tcPr>
          <w:p w14:paraId="43D587EC" w14:textId="70D14C80" w:rsidR="00183EF0" w:rsidRPr="001D763C" w:rsidDel="00D639C1" w:rsidRDefault="00183EF0" w:rsidP="00C3045A">
            <w:pPr>
              <w:spacing w:line="360" w:lineRule="auto"/>
              <w:rPr>
                <w:del w:id="1017" w:author="Author"/>
                <w:rFonts w:eastAsia="Arial"/>
                <w:b/>
                <w:sz w:val="22"/>
                <w:szCs w:val="22"/>
              </w:rPr>
            </w:pPr>
            <w:del w:id="1018" w:author="Author">
              <w:r w:rsidDel="00D639C1">
                <w:rPr>
                  <w:color w:val="000000" w:themeColor="text1"/>
                  <w:sz w:val="22"/>
                  <w:szCs w:val="22"/>
                </w:rPr>
                <w:delText>Rainstorm in Fujian, Jiangxi and Hunan</w:delText>
              </w:r>
            </w:del>
          </w:p>
        </w:tc>
        <w:tc>
          <w:tcPr>
            <w:tcW w:w="1275" w:type="dxa"/>
            <w:vAlign w:val="center"/>
          </w:tcPr>
          <w:p w14:paraId="71CC2E91" w14:textId="0AAFC69F" w:rsidR="00183EF0" w:rsidRPr="001D763C" w:rsidDel="00D639C1" w:rsidRDefault="00183EF0" w:rsidP="00C3045A">
            <w:pPr>
              <w:spacing w:line="360" w:lineRule="auto"/>
              <w:jc w:val="center"/>
              <w:rPr>
                <w:del w:id="1019" w:author="Author"/>
                <w:rFonts w:eastAsia="Arial"/>
                <w:b/>
                <w:sz w:val="22"/>
                <w:szCs w:val="22"/>
              </w:rPr>
            </w:pPr>
            <w:del w:id="1020" w:author="Author">
              <w:r w:rsidDel="00D639C1">
                <w:rPr>
                  <w:sz w:val="22"/>
                  <w:szCs w:val="22"/>
                </w:rPr>
                <w:delText>5.719</w:delText>
              </w:r>
            </w:del>
          </w:p>
        </w:tc>
        <w:tc>
          <w:tcPr>
            <w:tcW w:w="1276" w:type="dxa"/>
            <w:vAlign w:val="center"/>
          </w:tcPr>
          <w:p w14:paraId="4123559B" w14:textId="45DA9F3D" w:rsidR="00183EF0" w:rsidRPr="001D763C" w:rsidDel="00D639C1" w:rsidRDefault="00183EF0" w:rsidP="00C3045A">
            <w:pPr>
              <w:spacing w:line="360" w:lineRule="auto"/>
              <w:jc w:val="center"/>
              <w:rPr>
                <w:del w:id="1021" w:author="Author"/>
                <w:rFonts w:eastAsia="Arial"/>
                <w:b/>
                <w:sz w:val="22"/>
                <w:szCs w:val="22"/>
              </w:rPr>
            </w:pPr>
            <w:del w:id="1022" w:author="Author">
              <w:r w:rsidDel="00D639C1">
                <w:rPr>
                  <w:sz w:val="22"/>
                  <w:szCs w:val="22"/>
                </w:rPr>
                <w:delText>1.324</w:delText>
              </w:r>
            </w:del>
          </w:p>
        </w:tc>
        <w:tc>
          <w:tcPr>
            <w:tcW w:w="1134" w:type="dxa"/>
            <w:vAlign w:val="center"/>
          </w:tcPr>
          <w:p w14:paraId="0397E890" w14:textId="169CD09D" w:rsidR="00183EF0" w:rsidRPr="001D763C" w:rsidDel="00D639C1" w:rsidRDefault="00183EF0" w:rsidP="00C3045A">
            <w:pPr>
              <w:spacing w:line="360" w:lineRule="auto"/>
              <w:jc w:val="center"/>
              <w:rPr>
                <w:del w:id="1023" w:author="Author"/>
                <w:rFonts w:eastAsia="Arial"/>
                <w:b/>
                <w:sz w:val="22"/>
                <w:szCs w:val="22"/>
              </w:rPr>
            </w:pPr>
            <w:del w:id="1024" w:author="Author">
              <w:r w:rsidDel="00D639C1">
                <w:rPr>
                  <w:sz w:val="22"/>
                  <w:szCs w:val="22"/>
                </w:rPr>
                <w:delText>1.447</w:delText>
              </w:r>
            </w:del>
          </w:p>
        </w:tc>
      </w:tr>
      <w:tr w:rsidR="00183EF0" w:rsidRPr="001D763C" w:rsidDel="00D639C1" w14:paraId="5F450F35" w14:textId="4AE77701" w:rsidTr="006B136D">
        <w:trPr>
          <w:trHeight w:val="267"/>
          <w:jc w:val="center"/>
          <w:del w:id="1025" w:author="Author"/>
        </w:trPr>
        <w:tc>
          <w:tcPr>
            <w:tcW w:w="3828" w:type="dxa"/>
            <w:vAlign w:val="center"/>
          </w:tcPr>
          <w:p w14:paraId="1F459815" w14:textId="27C2764D" w:rsidR="00183EF0" w:rsidRPr="001D763C" w:rsidDel="00D639C1" w:rsidRDefault="00183EF0" w:rsidP="00C3045A">
            <w:pPr>
              <w:spacing w:line="360" w:lineRule="auto"/>
              <w:rPr>
                <w:del w:id="1026" w:author="Author"/>
                <w:rFonts w:eastAsia="Arial"/>
                <w:b/>
                <w:sz w:val="22"/>
                <w:szCs w:val="22"/>
              </w:rPr>
            </w:pPr>
            <w:del w:id="1027" w:author="Author">
              <w:r w:rsidRPr="00981131" w:rsidDel="00D639C1">
                <w:rPr>
                  <w:color w:val="000000" w:themeColor="text1"/>
                  <w:sz w:val="22"/>
                  <w:szCs w:val="22"/>
                </w:rPr>
                <w:delText xml:space="preserve">Drought in </w:delText>
              </w:r>
              <w:r w:rsidR="00607523" w:rsidDel="00D639C1">
                <w:rPr>
                  <w:color w:val="000000" w:themeColor="text1"/>
                  <w:sz w:val="22"/>
                  <w:szCs w:val="22"/>
                </w:rPr>
                <w:delText xml:space="preserve">the </w:delText>
              </w:r>
              <w:r w:rsidRPr="00981131" w:rsidDel="00D639C1">
                <w:rPr>
                  <w:color w:val="000000" w:themeColor="text1"/>
                  <w:sz w:val="22"/>
                  <w:szCs w:val="22"/>
                </w:rPr>
                <w:delText>Yangtze River</w:delText>
              </w:r>
            </w:del>
          </w:p>
        </w:tc>
        <w:tc>
          <w:tcPr>
            <w:tcW w:w="1275" w:type="dxa"/>
            <w:vAlign w:val="center"/>
          </w:tcPr>
          <w:p w14:paraId="4BE8135A" w14:textId="5FFA6E9C" w:rsidR="00183EF0" w:rsidRPr="001D763C" w:rsidDel="00D639C1" w:rsidRDefault="00183EF0" w:rsidP="00C3045A">
            <w:pPr>
              <w:spacing w:line="360" w:lineRule="auto"/>
              <w:jc w:val="center"/>
              <w:rPr>
                <w:del w:id="1028" w:author="Author"/>
                <w:rFonts w:eastAsia="Arial"/>
                <w:b/>
                <w:sz w:val="22"/>
                <w:szCs w:val="22"/>
              </w:rPr>
            </w:pPr>
            <w:del w:id="1029" w:author="Author">
              <w:r w:rsidDel="00D639C1">
                <w:rPr>
                  <w:sz w:val="22"/>
                  <w:szCs w:val="22"/>
                </w:rPr>
                <w:delText>5.582</w:delText>
              </w:r>
            </w:del>
          </w:p>
        </w:tc>
        <w:tc>
          <w:tcPr>
            <w:tcW w:w="1276" w:type="dxa"/>
            <w:vAlign w:val="center"/>
          </w:tcPr>
          <w:p w14:paraId="213B469A" w14:textId="2B93228B" w:rsidR="00183EF0" w:rsidRPr="001D763C" w:rsidDel="00D639C1" w:rsidRDefault="00183EF0" w:rsidP="00C3045A">
            <w:pPr>
              <w:spacing w:line="360" w:lineRule="auto"/>
              <w:jc w:val="center"/>
              <w:rPr>
                <w:del w:id="1030" w:author="Author"/>
                <w:rFonts w:eastAsia="Arial"/>
                <w:b/>
                <w:sz w:val="22"/>
                <w:szCs w:val="22"/>
              </w:rPr>
            </w:pPr>
            <w:del w:id="1031" w:author="Author">
              <w:r w:rsidDel="00D639C1">
                <w:rPr>
                  <w:sz w:val="22"/>
                  <w:szCs w:val="22"/>
                </w:rPr>
                <w:delText>1.739</w:delText>
              </w:r>
            </w:del>
          </w:p>
        </w:tc>
        <w:tc>
          <w:tcPr>
            <w:tcW w:w="1134" w:type="dxa"/>
            <w:vAlign w:val="center"/>
          </w:tcPr>
          <w:p w14:paraId="7A1052CA" w14:textId="29B2C976" w:rsidR="00183EF0" w:rsidRPr="001D763C" w:rsidDel="00D639C1" w:rsidRDefault="00183EF0" w:rsidP="00C3045A">
            <w:pPr>
              <w:spacing w:line="360" w:lineRule="auto"/>
              <w:jc w:val="center"/>
              <w:rPr>
                <w:del w:id="1032" w:author="Author"/>
                <w:rFonts w:eastAsia="Arial"/>
                <w:b/>
                <w:sz w:val="22"/>
                <w:szCs w:val="22"/>
              </w:rPr>
            </w:pPr>
            <w:del w:id="1033" w:author="Author">
              <w:r w:rsidDel="00D639C1">
                <w:rPr>
                  <w:sz w:val="22"/>
                  <w:szCs w:val="22"/>
                </w:rPr>
                <w:delText>2.003</w:delText>
              </w:r>
            </w:del>
          </w:p>
        </w:tc>
      </w:tr>
      <w:tr w:rsidR="00183EF0" w:rsidRPr="001D763C" w:rsidDel="00D639C1" w14:paraId="7580BEDB" w14:textId="01D0E038" w:rsidTr="006B136D">
        <w:trPr>
          <w:trHeight w:val="274"/>
          <w:jc w:val="center"/>
          <w:del w:id="1034" w:author="Author"/>
        </w:trPr>
        <w:tc>
          <w:tcPr>
            <w:tcW w:w="3828" w:type="dxa"/>
            <w:vAlign w:val="center"/>
          </w:tcPr>
          <w:p w14:paraId="77655FF5" w14:textId="14447AB3" w:rsidR="00183EF0" w:rsidRPr="001D763C" w:rsidDel="00D639C1" w:rsidRDefault="00607523" w:rsidP="00C3045A">
            <w:pPr>
              <w:spacing w:line="360" w:lineRule="auto"/>
              <w:rPr>
                <w:del w:id="1035" w:author="Author"/>
                <w:rFonts w:eastAsia="Arial"/>
                <w:b/>
                <w:sz w:val="22"/>
                <w:szCs w:val="22"/>
              </w:rPr>
            </w:pPr>
            <w:del w:id="1036" w:author="Author">
              <w:r w:rsidDel="00D639C1">
                <w:rPr>
                  <w:color w:val="000000" w:themeColor="text1"/>
                  <w:sz w:val="22"/>
                  <w:szCs w:val="22"/>
                </w:rPr>
                <w:delText>The low</w:delText>
              </w:r>
              <w:r w:rsidR="00183EF0" w:rsidDel="00D639C1">
                <w:rPr>
                  <w:color w:val="000000" w:themeColor="text1"/>
                  <w:sz w:val="22"/>
                  <w:szCs w:val="22"/>
                </w:rPr>
                <w:delText xml:space="preserve"> temperature in South China</w:delText>
              </w:r>
            </w:del>
          </w:p>
        </w:tc>
        <w:tc>
          <w:tcPr>
            <w:tcW w:w="1275" w:type="dxa"/>
            <w:vAlign w:val="center"/>
          </w:tcPr>
          <w:p w14:paraId="071F35F0" w14:textId="56C7E0EB" w:rsidR="00183EF0" w:rsidRPr="001D763C" w:rsidDel="00D639C1" w:rsidRDefault="00183EF0" w:rsidP="00C3045A">
            <w:pPr>
              <w:spacing w:line="360" w:lineRule="auto"/>
              <w:jc w:val="center"/>
              <w:rPr>
                <w:del w:id="1037" w:author="Author"/>
                <w:rFonts w:eastAsia="Arial"/>
                <w:b/>
                <w:sz w:val="22"/>
                <w:szCs w:val="22"/>
              </w:rPr>
            </w:pPr>
            <w:del w:id="1038" w:author="Author">
              <w:r w:rsidDel="00D639C1">
                <w:rPr>
                  <w:sz w:val="22"/>
                  <w:szCs w:val="22"/>
                </w:rPr>
                <w:delText>5.360</w:delText>
              </w:r>
            </w:del>
          </w:p>
        </w:tc>
        <w:tc>
          <w:tcPr>
            <w:tcW w:w="1276" w:type="dxa"/>
            <w:vAlign w:val="center"/>
          </w:tcPr>
          <w:p w14:paraId="5364FC72" w14:textId="739BFC8D" w:rsidR="00183EF0" w:rsidRPr="001D763C" w:rsidDel="00D639C1" w:rsidRDefault="00183EF0" w:rsidP="00C3045A">
            <w:pPr>
              <w:spacing w:line="360" w:lineRule="auto"/>
              <w:jc w:val="center"/>
              <w:rPr>
                <w:del w:id="1039" w:author="Author"/>
                <w:rFonts w:eastAsia="Arial"/>
                <w:b/>
                <w:sz w:val="22"/>
                <w:szCs w:val="22"/>
              </w:rPr>
            </w:pPr>
            <w:del w:id="1040" w:author="Author">
              <w:r w:rsidDel="00D639C1">
                <w:rPr>
                  <w:sz w:val="22"/>
                  <w:szCs w:val="22"/>
                </w:rPr>
                <w:delText>1.103</w:delText>
              </w:r>
            </w:del>
          </w:p>
        </w:tc>
        <w:tc>
          <w:tcPr>
            <w:tcW w:w="1134" w:type="dxa"/>
            <w:vAlign w:val="center"/>
          </w:tcPr>
          <w:p w14:paraId="64358D75" w14:textId="77B1FA01" w:rsidR="00183EF0" w:rsidRPr="001D763C" w:rsidDel="00D639C1" w:rsidRDefault="00183EF0" w:rsidP="00C3045A">
            <w:pPr>
              <w:spacing w:line="360" w:lineRule="auto"/>
              <w:jc w:val="center"/>
              <w:rPr>
                <w:del w:id="1041" w:author="Author"/>
                <w:rFonts w:eastAsia="Arial"/>
                <w:b/>
                <w:sz w:val="22"/>
                <w:szCs w:val="22"/>
              </w:rPr>
            </w:pPr>
            <w:del w:id="1042" w:author="Author">
              <w:r w:rsidDel="00D639C1">
                <w:rPr>
                  <w:sz w:val="22"/>
                  <w:szCs w:val="22"/>
                </w:rPr>
                <w:delText>0.899</w:delText>
              </w:r>
            </w:del>
          </w:p>
        </w:tc>
      </w:tr>
      <w:tr w:rsidR="00183EF0" w:rsidRPr="001D763C" w:rsidDel="00D639C1" w14:paraId="12A84721" w14:textId="53EB475A" w:rsidTr="006B136D">
        <w:trPr>
          <w:trHeight w:val="267"/>
          <w:jc w:val="center"/>
          <w:del w:id="1043" w:author="Author"/>
        </w:trPr>
        <w:tc>
          <w:tcPr>
            <w:tcW w:w="3828" w:type="dxa"/>
            <w:vAlign w:val="center"/>
          </w:tcPr>
          <w:p w14:paraId="6726D357" w14:textId="543B1500" w:rsidR="00183EF0" w:rsidRPr="001D763C" w:rsidDel="00D639C1" w:rsidRDefault="00183EF0" w:rsidP="00C3045A">
            <w:pPr>
              <w:spacing w:line="360" w:lineRule="auto"/>
              <w:rPr>
                <w:del w:id="1044" w:author="Author"/>
                <w:rFonts w:eastAsia="Arial"/>
                <w:b/>
                <w:sz w:val="22"/>
                <w:szCs w:val="22"/>
              </w:rPr>
            </w:pPr>
            <w:del w:id="1045" w:author="Author">
              <w:r w:rsidDel="00D639C1">
                <w:rPr>
                  <w:color w:val="000000" w:themeColor="text1"/>
                  <w:sz w:val="22"/>
                  <w:szCs w:val="22"/>
                </w:rPr>
                <w:delText>Rainstorm in Liaoning</w:delText>
              </w:r>
            </w:del>
          </w:p>
        </w:tc>
        <w:tc>
          <w:tcPr>
            <w:tcW w:w="1275" w:type="dxa"/>
            <w:vAlign w:val="center"/>
          </w:tcPr>
          <w:p w14:paraId="57868D24" w14:textId="426B41DB" w:rsidR="00183EF0" w:rsidRPr="001D763C" w:rsidDel="00D639C1" w:rsidRDefault="00183EF0" w:rsidP="00C3045A">
            <w:pPr>
              <w:spacing w:line="360" w:lineRule="auto"/>
              <w:jc w:val="center"/>
              <w:rPr>
                <w:del w:id="1046" w:author="Author"/>
                <w:rFonts w:eastAsia="Arial"/>
                <w:b/>
                <w:sz w:val="22"/>
                <w:szCs w:val="22"/>
              </w:rPr>
            </w:pPr>
            <w:del w:id="1047" w:author="Author">
              <w:r w:rsidDel="00D639C1">
                <w:rPr>
                  <w:sz w:val="22"/>
                  <w:szCs w:val="22"/>
                </w:rPr>
                <w:delText>5.327</w:delText>
              </w:r>
            </w:del>
          </w:p>
        </w:tc>
        <w:tc>
          <w:tcPr>
            <w:tcW w:w="1276" w:type="dxa"/>
            <w:vAlign w:val="center"/>
          </w:tcPr>
          <w:p w14:paraId="5FE1846E" w14:textId="1681C025" w:rsidR="00183EF0" w:rsidRPr="001D763C" w:rsidDel="00D639C1" w:rsidRDefault="00183EF0" w:rsidP="00C3045A">
            <w:pPr>
              <w:spacing w:line="360" w:lineRule="auto"/>
              <w:jc w:val="center"/>
              <w:rPr>
                <w:del w:id="1048" w:author="Author"/>
                <w:rFonts w:eastAsia="Arial"/>
                <w:b/>
                <w:sz w:val="22"/>
                <w:szCs w:val="22"/>
              </w:rPr>
            </w:pPr>
            <w:del w:id="1049" w:author="Author">
              <w:r w:rsidDel="00D639C1">
                <w:rPr>
                  <w:sz w:val="22"/>
                  <w:szCs w:val="22"/>
                </w:rPr>
                <w:delText>0.747</w:delText>
              </w:r>
            </w:del>
          </w:p>
        </w:tc>
        <w:tc>
          <w:tcPr>
            <w:tcW w:w="1134" w:type="dxa"/>
            <w:vAlign w:val="center"/>
          </w:tcPr>
          <w:p w14:paraId="69A24E71" w14:textId="5BB899A5" w:rsidR="00183EF0" w:rsidRPr="001D763C" w:rsidDel="00D639C1" w:rsidRDefault="00183EF0" w:rsidP="00C3045A">
            <w:pPr>
              <w:spacing w:line="360" w:lineRule="auto"/>
              <w:jc w:val="center"/>
              <w:rPr>
                <w:del w:id="1050" w:author="Author"/>
                <w:rFonts w:eastAsia="Arial"/>
                <w:b/>
                <w:sz w:val="22"/>
                <w:szCs w:val="22"/>
              </w:rPr>
            </w:pPr>
            <w:del w:id="1051" w:author="Author">
              <w:r w:rsidDel="00D639C1">
                <w:rPr>
                  <w:sz w:val="22"/>
                  <w:szCs w:val="22"/>
                </w:rPr>
                <w:delText>0.833</w:delText>
              </w:r>
            </w:del>
          </w:p>
        </w:tc>
      </w:tr>
      <w:tr w:rsidR="00183EF0" w:rsidRPr="001D763C" w:rsidDel="00D639C1" w14:paraId="5B2D36B6" w14:textId="53AEB7AB" w:rsidTr="006B136D">
        <w:trPr>
          <w:trHeight w:val="267"/>
          <w:jc w:val="center"/>
          <w:del w:id="1052" w:author="Author"/>
        </w:trPr>
        <w:tc>
          <w:tcPr>
            <w:tcW w:w="3828" w:type="dxa"/>
          </w:tcPr>
          <w:p w14:paraId="5CBD7D0D" w14:textId="6C03FD4B" w:rsidR="00183EF0" w:rsidRPr="001D763C" w:rsidDel="00D639C1" w:rsidRDefault="00183EF0" w:rsidP="00C3045A">
            <w:pPr>
              <w:spacing w:line="360" w:lineRule="auto"/>
              <w:rPr>
                <w:del w:id="1053" w:author="Author"/>
                <w:rFonts w:eastAsia="Arial"/>
                <w:b/>
                <w:sz w:val="22"/>
                <w:szCs w:val="22"/>
              </w:rPr>
            </w:pPr>
            <w:del w:id="1054" w:author="Author">
              <w:r w:rsidDel="00D639C1">
                <w:rPr>
                  <w:color w:val="000000" w:themeColor="text1"/>
                  <w:sz w:val="22"/>
                  <w:szCs w:val="22"/>
                </w:rPr>
                <w:delText>Typhoon Chaba</w:delText>
              </w:r>
            </w:del>
          </w:p>
        </w:tc>
        <w:tc>
          <w:tcPr>
            <w:tcW w:w="1275" w:type="dxa"/>
            <w:vAlign w:val="center"/>
          </w:tcPr>
          <w:p w14:paraId="6C73412C" w14:textId="0E105088" w:rsidR="00183EF0" w:rsidRPr="001D763C" w:rsidDel="00D639C1" w:rsidRDefault="00183EF0" w:rsidP="00C3045A">
            <w:pPr>
              <w:spacing w:line="360" w:lineRule="auto"/>
              <w:jc w:val="center"/>
              <w:rPr>
                <w:del w:id="1055" w:author="Author"/>
                <w:rFonts w:eastAsia="Arial"/>
                <w:b/>
                <w:sz w:val="22"/>
                <w:szCs w:val="22"/>
              </w:rPr>
            </w:pPr>
            <w:del w:id="1056" w:author="Author">
              <w:r w:rsidDel="00D639C1">
                <w:rPr>
                  <w:sz w:val="22"/>
                  <w:szCs w:val="22"/>
                </w:rPr>
                <w:delText>5.257</w:delText>
              </w:r>
            </w:del>
          </w:p>
        </w:tc>
        <w:tc>
          <w:tcPr>
            <w:tcW w:w="1276" w:type="dxa"/>
            <w:vAlign w:val="center"/>
          </w:tcPr>
          <w:p w14:paraId="1C9832F1" w14:textId="27E9A2AB" w:rsidR="00183EF0" w:rsidRPr="001D763C" w:rsidDel="00D639C1" w:rsidRDefault="00183EF0" w:rsidP="00C3045A">
            <w:pPr>
              <w:spacing w:line="360" w:lineRule="auto"/>
              <w:jc w:val="center"/>
              <w:rPr>
                <w:del w:id="1057" w:author="Author"/>
                <w:rFonts w:eastAsia="Arial"/>
                <w:b/>
                <w:sz w:val="22"/>
                <w:szCs w:val="22"/>
              </w:rPr>
            </w:pPr>
            <w:del w:id="1058" w:author="Author">
              <w:r w:rsidDel="00D639C1">
                <w:rPr>
                  <w:sz w:val="22"/>
                  <w:szCs w:val="22"/>
                </w:rPr>
                <w:delText>1.101</w:delText>
              </w:r>
            </w:del>
          </w:p>
        </w:tc>
        <w:tc>
          <w:tcPr>
            <w:tcW w:w="1134" w:type="dxa"/>
            <w:vAlign w:val="center"/>
          </w:tcPr>
          <w:p w14:paraId="15E70811" w14:textId="5C3AB7EC" w:rsidR="00183EF0" w:rsidRPr="001D763C" w:rsidDel="00D639C1" w:rsidRDefault="00183EF0" w:rsidP="00C3045A">
            <w:pPr>
              <w:spacing w:line="360" w:lineRule="auto"/>
              <w:jc w:val="center"/>
              <w:rPr>
                <w:del w:id="1059" w:author="Author"/>
                <w:rFonts w:eastAsia="Arial"/>
                <w:b/>
                <w:sz w:val="22"/>
                <w:szCs w:val="22"/>
              </w:rPr>
            </w:pPr>
            <w:del w:id="1060" w:author="Author">
              <w:r w:rsidDel="00D639C1">
                <w:rPr>
                  <w:sz w:val="22"/>
                  <w:szCs w:val="22"/>
                </w:rPr>
                <w:delText>1.104</w:delText>
              </w:r>
            </w:del>
          </w:p>
        </w:tc>
      </w:tr>
      <w:tr w:rsidR="00183EF0" w:rsidRPr="001D763C" w:rsidDel="00D639C1" w14:paraId="7EA1AABB" w14:textId="7807B2DD" w:rsidTr="006B136D">
        <w:trPr>
          <w:trHeight w:val="267"/>
          <w:jc w:val="center"/>
          <w:del w:id="1061" w:author="Author"/>
        </w:trPr>
        <w:tc>
          <w:tcPr>
            <w:tcW w:w="3828" w:type="dxa"/>
          </w:tcPr>
          <w:p w14:paraId="7098C958" w14:textId="693669DB" w:rsidR="00183EF0" w:rsidDel="00D639C1" w:rsidRDefault="00183EF0" w:rsidP="00C3045A">
            <w:pPr>
              <w:spacing w:line="360" w:lineRule="auto"/>
              <w:rPr>
                <w:del w:id="1062" w:author="Author"/>
                <w:color w:val="000000" w:themeColor="text1"/>
                <w:sz w:val="22"/>
                <w:szCs w:val="22"/>
              </w:rPr>
            </w:pPr>
            <w:del w:id="1063" w:author="Author">
              <w:r w:rsidDel="00D639C1">
                <w:rPr>
                  <w:color w:val="000000" w:themeColor="text1"/>
                  <w:sz w:val="22"/>
                  <w:szCs w:val="22"/>
                </w:rPr>
                <w:delText>Rainstorm in Sichuan</w:delText>
              </w:r>
            </w:del>
          </w:p>
        </w:tc>
        <w:tc>
          <w:tcPr>
            <w:tcW w:w="1275" w:type="dxa"/>
            <w:vAlign w:val="center"/>
          </w:tcPr>
          <w:p w14:paraId="30711E05" w14:textId="626952AC" w:rsidR="00183EF0" w:rsidRPr="001D763C" w:rsidDel="00D639C1" w:rsidRDefault="00183EF0" w:rsidP="00C3045A">
            <w:pPr>
              <w:spacing w:line="360" w:lineRule="auto"/>
              <w:jc w:val="center"/>
              <w:rPr>
                <w:del w:id="1064" w:author="Author"/>
                <w:sz w:val="22"/>
                <w:szCs w:val="22"/>
              </w:rPr>
            </w:pPr>
            <w:del w:id="1065" w:author="Author">
              <w:r w:rsidDel="00D639C1">
                <w:rPr>
                  <w:sz w:val="22"/>
                  <w:szCs w:val="22"/>
                </w:rPr>
                <w:delText>5.416</w:delText>
              </w:r>
            </w:del>
          </w:p>
        </w:tc>
        <w:tc>
          <w:tcPr>
            <w:tcW w:w="1276" w:type="dxa"/>
            <w:vAlign w:val="center"/>
          </w:tcPr>
          <w:p w14:paraId="7E9972C4" w14:textId="6828434E" w:rsidR="00183EF0" w:rsidRPr="001D763C" w:rsidDel="00D639C1" w:rsidRDefault="00183EF0" w:rsidP="00C3045A">
            <w:pPr>
              <w:spacing w:line="360" w:lineRule="auto"/>
              <w:jc w:val="center"/>
              <w:rPr>
                <w:del w:id="1066" w:author="Author"/>
                <w:sz w:val="22"/>
                <w:szCs w:val="22"/>
              </w:rPr>
            </w:pPr>
            <w:del w:id="1067" w:author="Author">
              <w:r w:rsidDel="00D639C1">
                <w:rPr>
                  <w:sz w:val="22"/>
                  <w:szCs w:val="22"/>
                </w:rPr>
                <w:delText>0.998</w:delText>
              </w:r>
            </w:del>
          </w:p>
        </w:tc>
        <w:tc>
          <w:tcPr>
            <w:tcW w:w="1134" w:type="dxa"/>
            <w:vAlign w:val="center"/>
          </w:tcPr>
          <w:p w14:paraId="5FD4B7F2" w14:textId="18C927C7" w:rsidR="00183EF0" w:rsidRPr="001D763C" w:rsidDel="00D639C1" w:rsidRDefault="00183EF0" w:rsidP="00C3045A">
            <w:pPr>
              <w:spacing w:line="360" w:lineRule="auto"/>
              <w:jc w:val="center"/>
              <w:rPr>
                <w:del w:id="1068" w:author="Author"/>
                <w:sz w:val="22"/>
                <w:szCs w:val="22"/>
              </w:rPr>
            </w:pPr>
            <w:del w:id="1069" w:author="Author">
              <w:r w:rsidDel="00D639C1">
                <w:rPr>
                  <w:sz w:val="22"/>
                  <w:szCs w:val="22"/>
                </w:rPr>
                <w:delText>0.120</w:delText>
              </w:r>
            </w:del>
          </w:p>
        </w:tc>
      </w:tr>
    </w:tbl>
    <w:p w14:paraId="1B1FD6C0" w14:textId="3668521E" w:rsidR="00183EF0" w:rsidDel="00D639C1" w:rsidRDefault="00183EF0" w:rsidP="00C3045A">
      <w:pPr>
        <w:pBdr>
          <w:top w:val="nil"/>
          <w:left w:val="nil"/>
          <w:bottom w:val="nil"/>
          <w:right w:val="nil"/>
          <w:between w:val="nil"/>
        </w:pBdr>
        <w:spacing w:line="480" w:lineRule="auto"/>
        <w:jc w:val="center"/>
        <w:rPr>
          <w:del w:id="1070" w:author="Author"/>
          <w:rFonts w:eastAsia="Arial"/>
          <w:b/>
        </w:rPr>
      </w:pPr>
      <w:del w:id="1071" w:author="Author">
        <w:r w:rsidRPr="00B22A06" w:rsidDel="00D639C1">
          <w:rPr>
            <w:rFonts w:eastAsia="Arial"/>
            <w:b/>
          </w:rPr>
          <w:delText xml:space="preserve">Table </w:delText>
        </w:r>
        <w:r w:rsidR="003D74AC" w:rsidDel="00D639C1">
          <w:rPr>
            <w:rFonts w:eastAsia="Arial"/>
            <w:b/>
          </w:rPr>
          <w:delText>4</w:delText>
        </w:r>
        <w:r w:rsidRPr="00B22A06" w:rsidDel="00D639C1">
          <w:rPr>
            <w:rFonts w:eastAsia="Arial"/>
            <w:b/>
          </w:rPr>
          <w:delText xml:space="preserve">. </w:delText>
        </w:r>
        <w:r w:rsidDel="00D639C1">
          <w:rPr>
            <w:rFonts w:eastAsia="Arial"/>
            <w:b/>
          </w:rPr>
          <w:delText>Feature computation</w:delText>
        </w:r>
        <w:r w:rsidRPr="00B22A06" w:rsidDel="00D639C1">
          <w:rPr>
            <w:rFonts w:eastAsia="Arial"/>
            <w:b/>
          </w:rPr>
          <w:delText xml:space="preserve"> results.</w:delText>
        </w:r>
      </w:del>
    </w:p>
    <w:p w14:paraId="43D60C16" w14:textId="5B231B3E" w:rsidR="00A53488" w:rsidDel="00D639C1" w:rsidRDefault="00A53488" w:rsidP="00C3045A">
      <w:pPr>
        <w:pBdr>
          <w:top w:val="nil"/>
          <w:left w:val="nil"/>
          <w:bottom w:val="nil"/>
          <w:right w:val="nil"/>
          <w:between w:val="nil"/>
        </w:pBdr>
        <w:spacing w:line="480" w:lineRule="auto"/>
        <w:jc w:val="center"/>
        <w:rPr>
          <w:del w:id="1072" w:author="Author"/>
          <w:rFonts w:eastAsia="Arial"/>
          <w:b/>
        </w:rPr>
      </w:pPr>
    </w:p>
    <w:p w14:paraId="50410DFF" w14:textId="58B0AA68" w:rsidR="00A53488" w:rsidDel="00D639C1" w:rsidRDefault="00A153A5" w:rsidP="00C3045A">
      <w:pPr>
        <w:pBdr>
          <w:top w:val="nil"/>
          <w:left w:val="nil"/>
          <w:bottom w:val="nil"/>
          <w:right w:val="nil"/>
          <w:between w:val="nil"/>
        </w:pBdr>
        <w:spacing w:line="480" w:lineRule="auto"/>
        <w:rPr>
          <w:del w:id="1073" w:author="Author"/>
          <w:color w:val="000000"/>
        </w:rPr>
      </w:pPr>
      <w:del w:id="1074" w:author="Author">
        <w:r w:rsidDel="00D639C1">
          <w:rPr>
            <w:color w:val="000000"/>
          </w:rPr>
          <w:delText>After getting the feature scores, t</w:delText>
        </w:r>
        <w:r w:rsidR="00A2550E" w:rsidRPr="00B22A06" w:rsidDel="00D639C1">
          <w:rPr>
            <w:color w:val="000000"/>
          </w:rPr>
          <w:delText xml:space="preserve">he risk level of each respective event is </w:delText>
        </w:r>
        <w:r w:rsidDel="00D639C1">
          <w:rPr>
            <w:color w:val="000000"/>
          </w:rPr>
          <w:delText>obtained</w:delText>
        </w:r>
        <w:r w:rsidRPr="00B22A06" w:rsidDel="00D639C1">
          <w:rPr>
            <w:color w:val="000000"/>
          </w:rPr>
          <w:delText xml:space="preserve"> </w:delText>
        </w:r>
        <w:r w:rsidR="001E36EB" w:rsidDel="00D639C1">
          <w:rPr>
            <w:color w:val="000000"/>
          </w:rPr>
          <w:delText xml:space="preserve">by </w:delText>
        </w:r>
        <w:r w:rsidR="00607523" w:rsidDel="00D639C1">
          <w:rPr>
            <w:color w:val="000000"/>
          </w:rPr>
          <w:delText>looking</w:delText>
        </w:r>
        <w:r w:rsidR="001E36EB" w:rsidDel="00D639C1">
          <w:rPr>
            <w:color w:val="000000"/>
          </w:rPr>
          <w:delText xml:space="preserve"> up the risk level </w:delText>
        </w:r>
        <w:r w:rsidR="00A2550E" w:rsidRPr="00B22A06" w:rsidDel="00D639C1">
          <w:rPr>
            <w:color w:val="000000"/>
          </w:rPr>
          <w:delText>according to the matrix</w:delText>
        </w:r>
        <w:r w:rsidR="00623904" w:rsidRPr="00B22A06" w:rsidDel="00D639C1">
          <w:rPr>
            <w:color w:val="000000"/>
          </w:rPr>
          <w:delText xml:space="preserve"> for matrix grading</w:delText>
        </w:r>
        <w:r w:rsidR="00A2550E" w:rsidRPr="00B22A06" w:rsidDel="00D639C1">
          <w:rPr>
            <w:color w:val="000000"/>
          </w:rPr>
          <w:delText xml:space="preserve">. </w:delText>
        </w:r>
        <w:r w:rsidR="00F6404C" w:rsidDel="00D639C1">
          <w:rPr>
            <w:color w:val="000000"/>
          </w:rPr>
          <w:delText>To evaluate the efficiency of our disaster risk assessment model based on social media information, t</w:delText>
        </w:r>
        <w:r w:rsidR="00A2550E" w:rsidRPr="00B22A06" w:rsidDel="00D639C1">
          <w:rPr>
            <w:color w:val="000000"/>
          </w:rPr>
          <w:delText>he actual ranking of these events</w:delText>
        </w:r>
        <w:r w:rsidR="00F6404C" w:rsidDel="00D639C1">
          <w:rPr>
            <w:color w:val="000000"/>
          </w:rPr>
          <w:delText xml:space="preserve"> with the </w:delText>
        </w:r>
        <w:r w:rsidR="0003400E" w:rsidDel="00D639C1">
          <w:rPr>
            <w:color w:val="000000"/>
          </w:rPr>
          <w:delText xml:space="preserve">corresponding </w:delText>
        </w:r>
        <w:r w:rsidR="00F6404C" w:rsidDel="00D639C1">
          <w:rPr>
            <w:color w:val="000000"/>
          </w:rPr>
          <w:delText>after-event investigation report</w:delText>
        </w:r>
        <w:r w:rsidR="00A2550E" w:rsidRPr="00B22A06" w:rsidDel="00D639C1">
          <w:rPr>
            <w:color w:val="000000"/>
          </w:rPr>
          <w:delText xml:space="preserve"> </w:delText>
        </w:r>
        <w:r w:rsidR="0003400E" w:rsidDel="00D639C1">
          <w:rPr>
            <w:color w:val="000000"/>
          </w:rPr>
          <w:delText xml:space="preserve">description </w:delText>
        </w:r>
        <w:r w:rsidR="00A2550E" w:rsidRPr="00B22A06" w:rsidDel="00D639C1">
          <w:rPr>
            <w:color w:val="000000"/>
          </w:rPr>
          <w:delText xml:space="preserve">is shown in Table </w:delText>
        </w:r>
        <w:r w:rsidR="003D74AC" w:rsidDel="00D639C1">
          <w:rPr>
            <w:color w:val="000000"/>
          </w:rPr>
          <w:delText>5</w:delText>
        </w:r>
        <w:r w:rsidR="00F6404C" w:rsidDel="00D639C1">
          <w:rPr>
            <w:color w:val="000000"/>
          </w:rPr>
          <w:delText>.</w:delText>
        </w:r>
        <w:r w:rsidR="00A2550E" w:rsidRPr="00B22A06" w:rsidDel="00D639C1">
          <w:rPr>
            <w:color w:val="000000"/>
          </w:rPr>
          <w:delText xml:space="preserve"> </w:delText>
        </w:r>
        <w:r w:rsidR="0003400E" w:rsidDel="00D639C1">
          <w:rPr>
            <w:color w:val="000000"/>
          </w:rPr>
          <w:delText xml:space="preserve">The actual ranking is </w:delText>
        </w:r>
        <w:r w:rsidDel="00D639C1">
          <w:rPr>
            <w:color w:val="000000"/>
          </w:rPr>
          <w:delText>based on</w:delText>
        </w:r>
        <w:r w:rsidR="0003400E" w:rsidDel="00D639C1">
          <w:rPr>
            <w:color w:val="000000"/>
          </w:rPr>
          <w:delText xml:space="preserve"> the </w:delText>
        </w:r>
        <w:r w:rsidR="005B5A66" w:rsidDel="00D639C1">
          <w:rPr>
            <w:color w:val="000000"/>
          </w:rPr>
          <w:delText xml:space="preserve">casualties and the total </w:delText>
        </w:r>
        <w:r w:rsidR="00607523" w:rsidDel="00D639C1">
          <w:rPr>
            <w:color w:val="000000"/>
          </w:rPr>
          <w:delText>economic</w:delText>
        </w:r>
        <w:r w:rsidR="005B5A66" w:rsidDel="00D639C1">
          <w:rPr>
            <w:color w:val="000000"/>
          </w:rPr>
          <w:delText xml:space="preserve"> loss. </w:delText>
        </w:r>
      </w:del>
    </w:p>
    <w:p w14:paraId="57E884F9" w14:textId="16AE29F5" w:rsidR="00A53488" w:rsidDel="00D639C1" w:rsidRDefault="00A53488" w:rsidP="00C3045A">
      <w:pPr>
        <w:rPr>
          <w:del w:id="1075" w:author="Author"/>
          <w:color w:val="000000"/>
        </w:rPr>
      </w:pPr>
      <w:del w:id="1076" w:author="Author">
        <w:r w:rsidDel="00D639C1">
          <w:rPr>
            <w:color w:val="000000"/>
          </w:rPr>
          <w:br w:type="page"/>
        </w:r>
      </w:del>
    </w:p>
    <w:tbl>
      <w:tblPr>
        <w:tblW w:w="9138" w:type="dxa"/>
        <w:jc w:val="center"/>
        <w:tblBorders>
          <w:top w:val="single" w:sz="4" w:space="0" w:color="auto"/>
          <w:bottom w:val="single" w:sz="4" w:space="0" w:color="auto"/>
        </w:tblBorders>
        <w:tblLayout w:type="fixed"/>
        <w:tblLook w:val="0000" w:firstRow="0" w:lastRow="0" w:firstColumn="0" w:lastColumn="0" w:noHBand="0" w:noVBand="0"/>
      </w:tblPr>
      <w:tblGrid>
        <w:gridCol w:w="1417"/>
        <w:gridCol w:w="2903"/>
        <w:gridCol w:w="4818"/>
      </w:tblGrid>
      <w:tr w:rsidR="00CF7506" w:rsidRPr="001D763C" w:rsidDel="00D639C1" w14:paraId="1AA7625D" w14:textId="6DF764F9" w:rsidTr="00EC1B82">
        <w:trPr>
          <w:trHeight w:val="200"/>
          <w:jc w:val="center"/>
          <w:del w:id="1077" w:author="Author"/>
        </w:trPr>
        <w:tc>
          <w:tcPr>
            <w:tcW w:w="1417" w:type="dxa"/>
            <w:tcBorders>
              <w:top w:val="single" w:sz="4" w:space="0" w:color="auto"/>
              <w:bottom w:val="single" w:sz="4" w:space="0" w:color="auto"/>
            </w:tcBorders>
            <w:vAlign w:val="center"/>
          </w:tcPr>
          <w:p w14:paraId="34DBDB42" w14:textId="202276EC" w:rsidR="00CF7506" w:rsidRPr="001D763C" w:rsidDel="00D639C1" w:rsidRDefault="00CF7506" w:rsidP="00C3045A">
            <w:pPr>
              <w:pStyle w:val="BodyTextIndent"/>
              <w:adjustRightInd w:val="0"/>
              <w:spacing w:after="0"/>
              <w:ind w:left="0"/>
              <w:rPr>
                <w:del w:id="1078" w:author="Author"/>
                <w:b/>
                <w:bCs/>
                <w:sz w:val="22"/>
                <w:szCs w:val="22"/>
              </w:rPr>
            </w:pPr>
            <w:del w:id="1079" w:author="Author">
              <w:r w:rsidRPr="001D763C" w:rsidDel="00D639C1">
                <w:rPr>
                  <w:b/>
                  <w:bCs/>
                  <w:sz w:val="22"/>
                  <w:szCs w:val="22"/>
                </w:rPr>
                <w:delText xml:space="preserve">Actual </w:delText>
              </w:r>
              <w:r w:rsidR="00886BD7" w:rsidDel="00D639C1">
                <w:rPr>
                  <w:b/>
                  <w:bCs/>
                  <w:sz w:val="22"/>
                  <w:szCs w:val="22"/>
                </w:rPr>
                <w:delText xml:space="preserve"> Risk </w:delText>
              </w:r>
              <w:r w:rsidRPr="001D763C" w:rsidDel="00D639C1">
                <w:rPr>
                  <w:b/>
                  <w:bCs/>
                  <w:sz w:val="22"/>
                  <w:szCs w:val="22"/>
                </w:rPr>
                <w:delText xml:space="preserve">Ranking </w:delText>
              </w:r>
            </w:del>
          </w:p>
        </w:tc>
        <w:tc>
          <w:tcPr>
            <w:tcW w:w="2903" w:type="dxa"/>
            <w:tcBorders>
              <w:top w:val="single" w:sz="4" w:space="0" w:color="auto"/>
              <w:bottom w:val="single" w:sz="4" w:space="0" w:color="auto"/>
            </w:tcBorders>
            <w:vAlign w:val="center"/>
          </w:tcPr>
          <w:p w14:paraId="227080A4" w14:textId="56ECBD61" w:rsidR="00CF7506" w:rsidRPr="001D763C" w:rsidDel="00D639C1" w:rsidRDefault="00CF7506" w:rsidP="00C3045A">
            <w:pPr>
              <w:pStyle w:val="BodyTextIndent"/>
              <w:adjustRightInd w:val="0"/>
              <w:spacing w:after="0" w:line="360" w:lineRule="auto"/>
              <w:ind w:left="0"/>
              <w:rPr>
                <w:del w:id="1080" w:author="Author"/>
                <w:sz w:val="22"/>
                <w:szCs w:val="22"/>
              </w:rPr>
            </w:pPr>
            <w:del w:id="1081" w:author="Author">
              <w:r w:rsidDel="00D639C1">
                <w:rPr>
                  <w:b/>
                  <w:bCs/>
                  <w:sz w:val="22"/>
                  <w:szCs w:val="22"/>
                </w:rPr>
                <w:delText>Event</w:delText>
              </w:r>
            </w:del>
          </w:p>
        </w:tc>
        <w:tc>
          <w:tcPr>
            <w:tcW w:w="4818" w:type="dxa"/>
            <w:tcBorders>
              <w:top w:val="single" w:sz="4" w:space="0" w:color="auto"/>
              <w:bottom w:val="single" w:sz="4" w:space="0" w:color="auto"/>
            </w:tcBorders>
            <w:vAlign w:val="center"/>
          </w:tcPr>
          <w:p w14:paraId="5103D24B" w14:textId="10ECF81F" w:rsidR="00CF7506" w:rsidRPr="001D763C" w:rsidDel="00D639C1" w:rsidRDefault="00CF7506" w:rsidP="00C3045A">
            <w:pPr>
              <w:pStyle w:val="BodyTextIndent"/>
              <w:adjustRightInd w:val="0"/>
              <w:spacing w:after="0" w:line="360" w:lineRule="auto"/>
              <w:ind w:left="0"/>
              <w:rPr>
                <w:del w:id="1082" w:author="Author"/>
                <w:sz w:val="22"/>
                <w:szCs w:val="22"/>
              </w:rPr>
            </w:pPr>
            <w:del w:id="1083" w:author="Author">
              <w:r w:rsidRPr="001D763C" w:rsidDel="00D639C1">
                <w:rPr>
                  <w:b/>
                  <w:bCs/>
                  <w:sz w:val="22"/>
                  <w:szCs w:val="22"/>
                </w:rPr>
                <w:delText xml:space="preserve">Description </w:delText>
              </w:r>
            </w:del>
          </w:p>
        </w:tc>
      </w:tr>
      <w:tr w:rsidR="00CF7506" w:rsidRPr="001D763C" w:rsidDel="00D639C1" w14:paraId="5291D6EF" w14:textId="42317983" w:rsidTr="00EC1B82">
        <w:trPr>
          <w:trHeight w:val="200"/>
          <w:jc w:val="center"/>
          <w:del w:id="1084" w:author="Author"/>
        </w:trPr>
        <w:tc>
          <w:tcPr>
            <w:tcW w:w="1417" w:type="dxa"/>
            <w:tcBorders>
              <w:top w:val="single" w:sz="4" w:space="0" w:color="auto"/>
              <w:bottom w:val="single" w:sz="4" w:space="0" w:color="auto"/>
            </w:tcBorders>
            <w:vAlign w:val="center"/>
          </w:tcPr>
          <w:p w14:paraId="09B674FF" w14:textId="082BA983" w:rsidR="00CF7506" w:rsidDel="00D639C1" w:rsidRDefault="00CF7506" w:rsidP="00C3045A">
            <w:pPr>
              <w:pStyle w:val="BodyTextIndent"/>
              <w:adjustRightInd w:val="0"/>
              <w:spacing w:after="0" w:line="324" w:lineRule="auto"/>
              <w:ind w:left="0"/>
              <w:rPr>
                <w:del w:id="1085" w:author="Author"/>
                <w:color w:val="000000" w:themeColor="text1"/>
                <w:sz w:val="22"/>
                <w:szCs w:val="22"/>
              </w:rPr>
            </w:pPr>
            <w:del w:id="1086" w:author="Author">
              <w:r w:rsidDel="00D639C1">
                <w:rPr>
                  <w:color w:val="000000" w:themeColor="text1"/>
                  <w:sz w:val="22"/>
                  <w:szCs w:val="22"/>
                </w:rPr>
                <w:delText>1</w:delText>
              </w:r>
            </w:del>
          </w:p>
        </w:tc>
        <w:tc>
          <w:tcPr>
            <w:tcW w:w="2903" w:type="dxa"/>
            <w:tcBorders>
              <w:top w:val="single" w:sz="4" w:space="0" w:color="auto"/>
              <w:bottom w:val="single" w:sz="4" w:space="0" w:color="auto"/>
            </w:tcBorders>
            <w:vAlign w:val="center"/>
          </w:tcPr>
          <w:p w14:paraId="12C389D1" w14:textId="0175B8F6" w:rsidR="00CF7506" w:rsidRPr="001D763C" w:rsidDel="00D639C1" w:rsidRDefault="00CF7506" w:rsidP="00C3045A">
            <w:pPr>
              <w:pStyle w:val="BodyTextIndent"/>
              <w:adjustRightInd w:val="0"/>
              <w:spacing w:after="0" w:line="324" w:lineRule="auto"/>
              <w:ind w:left="0"/>
              <w:rPr>
                <w:del w:id="1087" w:author="Author"/>
                <w:sz w:val="22"/>
                <w:szCs w:val="22"/>
              </w:rPr>
            </w:pPr>
            <w:del w:id="1088" w:author="Author">
              <w:r w:rsidDel="00D639C1">
                <w:rPr>
                  <w:color w:val="000000" w:themeColor="text1"/>
                  <w:sz w:val="22"/>
                  <w:szCs w:val="22"/>
                </w:rPr>
                <w:delText>Earthquake in Luding</w:delText>
              </w:r>
            </w:del>
          </w:p>
        </w:tc>
        <w:tc>
          <w:tcPr>
            <w:tcW w:w="4818" w:type="dxa"/>
            <w:tcBorders>
              <w:top w:val="single" w:sz="4" w:space="0" w:color="auto"/>
              <w:bottom w:val="single" w:sz="4" w:space="0" w:color="auto"/>
            </w:tcBorders>
            <w:vAlign w:val="center"/>
          </w:tcPr>
          <w:p w14:paraId="728AD171" w14:textId="6097FF7E" w:rsidR="00CF7506" w:rsidRPr="001D763C" w:rsidDel="00D639C1" w:rsidRDefault="00CF7506" w:rsidP="00C3045A">
            <w:pPr>
              <w:pStyle w:val="BodyTextIndent"/>
              <w:adjustRightInd w:val="0"/>
              <w:spacing w:after="0" w:line="324" w:lineRule="auto"/>
              <w:ind w:left="0"/>
              <w:rPr>
                <w:del w:id="1089" w:author="Author"/>
                <w:sz w:val="22"/>
                <w:szCs w:val="22"/>
              </w:rPr>
            </w:pPr>
            <w:del w:id="1090" w:author="Author">
              <w:r w:rsidDel="00D639C1">
                <w:rPr>
                  <w:sz w:val="22"/>
                  <w:szCs w:val="22"/>
                </w:rPr>
                <w:delText>“</w:delText>
              </w:r>
              <w:r w:rsidRPr="00D378C1" w:rsidDel="00D639C1">
                <w:rPr>
                  <w:sz w:val="22"/>
                  <w:szCs w:val="22"/>
                </w:rPr>
                <w:delText xml:space="preserve">The earthquake </w:delText>
              </w:r>
              <w:r w:rsidDel="00D639C1">
                <w:rPr>
                  <w:sz w:val="22"/>
                  <w:szCs w:val="22"/>
                </w:rPr>
                <w:delText>caused</w:delText>
              </w:r>
              <w:r w:rsidRPr="00D378C1" w:rsidDel="00D639C1">
                <w:rPr>
                  <w:sz w:val="22"/>
                  <w:szCs w:val="22"/>
                </w:rPr>
                <w:delText xml:space="preserve"> </w:delText>
              </w:r>
              <w:r w:rsidRPr="00D378C1" w:rsidDel="00D639C1">
                <w:rPr>
                  <w:b/>
                  <w:bCs/>
                  <w:sz w:val="22"/>
                  <w:szCs w:val="22"/>
                </w:rPr>
                <w:delText xml:space="preserve">117 </w:delText>
              </w:r>
              <w:r w:rsidRPr="00D378C1" w:rsidDel="00D639C1">
                <w:rPr>
                  <w:sz w:val="22"/>
                  <w:szCs w:val="22"/>
                </w:rPr>
                <w:delText xml:space="preserve">dead and missing. 12,000 houses collapsed and 265,000 were damaged to varying degrees. Direct economic losses amounted to </w:delText>
              </w:r>
              <w:r w:rsidRPr="00D378C1" w:rsidDel="00D639C1">
                <w:rPr>
                  <w:b/>
                  <w:bCs/>
                  <w:sz w:val="22"/>
                  <w:szCs w:val="22"/>
                </w:rPr>
                <w:delText>15.48 billion</w:delText>
              </w:r>
              <w:r w:rsidRPr="00D378C1" w:rsidDel="00D639C1">
                <w:rPr>
                  <w:sz w:val="22"/>
                  <w:szCs w:val="22"/>
                </w:rPr>
                <w:delText xml:space="preserve"> yuan.</w:delText>
              </w:r>
              <w:r w:rsidDel="00D639C1">
                <w:rPr>
                  <w:sz w:val="22"/>
                  <w:szCs w:val="22"/>
                </w:rPr>
                <w:delText>”</w:delText>
              </w:r>
            </w:del>
          </w:p>
        </w:tc>
      </w:tr>
      <w:tr w:rsidR="00CF7506" w:rsidRPr="001D763C" w:rsidDel="00D639C1" w14:paraId="1282127A" w14:textId="51C83A9D" w:rsidTr="00EC1B82">
        <w:trPr>
          <w:trHeight w:val="200"/>
          <w:jc w:val="center"/>
          <w:del w:id="1091" w:author="Author"/>
        </w:trPr>
        <w:tc>
          <w:tcPr>
            <w:tcW w:w="1417" w:type="dxa"/>
            <w:tcBorders>
              <w:top w:val="single" w:sz="4" w:space="0" w:color="auto"/>
              <w:bottom w:val="single" w:sz="4" w:space="0" w:color="auto"/>
            </w:tcBorders>
            <w:vAlign w:val="center"/>
          </w:tcPr>
          <w:p w14:paraId="6C39B44F" w14:textId="0E533DE5" w:rsidR="00CF7506" w:rsidDel="00D639C1" w:rsidRDefault="00CF7506" w:rsidP="00C3045A">
            <w:pPr>
              <w:pStyle w:val="BodyTextIndent"/>
              <w:adjustRightInd w:val="0"/>
              <w:spacing w:after="0" w:line="324" w:lineRule="auto"/>
              <w:ind w:left="0"/>
              <w:rPr>
                <w:del w:id="1092" w:author="Author"/>
                <w:color w:val="000000" w:themeColor="text1"/>
                <w:sz w:val="22"/>
                <w:szCs w:val="22"/>
              </w:rPr>
            </w:pPr>
            <w:del w:id="1093" w:author="Author">
              <w:r w:rsidDel="00D639C1">
                <w:rPr>
                  <w:color w:val="000000" w:themeColor="text1"/>
                  <w:sz w:val="22"/>
                  <w:szCs w:val="22"/>
                </w:rPr>
                <w:delText>2</w:delText>
              </w:r>
            </w:del>
          </w:p>
        </w:tc>
        <w:tc>
          <w:tcPr>
            <w:tcW w:w="2903" w:type="dxa"/>
            <w:tcBorders>
              <w:top w:val="single" w:sz="4" w:space="0" w:color="auto"/>
              <w:bottom w:val="single" w:sz="4" w:space="0" w:color="auto"/>
            </w:tcBorders>
            <w:vAlign w:val="center"/>
          </w:tcPr>
          <w:p w14:paraId="3FEF6478" w14:textId="2D61BD58" w:rsidR="00CF7506" w:rsidRPr="001D763C" w:rsidDel="00D639C1" w:rsidRDefault="00CF7506" w:rsidP="00C3045A">
            <w:pPr>
              <w:pStyle w:val="BodyTextIndent"/>
              <w:adjustRightInd w:val="0"/>
              <w:spacing w:after="0" w:line="324" w:lineRule="auto"/>
              <w:ind w:left="0"/>
              <w:rPr>
                <w:del w:id="1094" w:author="Author"/>
                <w:sz w:val="22"/>
                <w:szCs w:val="22"/>
              </w:rPr>
            </w:pPr>
            <w:del w:id="1095" w:author="Author">
              <w:r w:rsidDel="00D639C1">
                <w:rPr>
                  <w:color w:val="000000" w:themeColor="text1"/>
                  <w:sz w:val="22"/>
                  <w:szCs w:val="22"/>
                </w:rPr>
                <w:delText>Flush flood in Datong Mountain</w:delText>
              </w:r>
            </w:del>
          </w:p>
        </w:tc>
        <w:tc>
          <w:tcPr>
            <w:tcW w:w="4818" w:type="dxa"/>
            <w:tcBorders>
              <w:top w:val="single" w:sz="4" w:space="0" w:color="auto"/>
              <w:bottom w:val="single" w:sz="4" w:space="0" w:color="auto"/>
            </w:tcBorders>
            <w:vAlign w:val="center"/>
          </w:tcPr>
          <w:p w14:paraId="5DEE1AAC" w14:textId="369A1FF1" w:rsidR="00CF7506" w:rsidRPr="001D763C" w:rsidDel="00D639C1" w:rsidRDefault="00CF7506" w:rsidP="00C3045A">
            <w:pPr>
              <w:pStyle w:val="BodyTextIndent"/>
              <w:adjustRightInd w:val="0"/>
              <w:spacing w:after="0" w:line="324" w:lineRule="auto"/>
              <w:ind w:left="0"/>
              <w:rPr>
                <w:del w:id="1096" w:author="Author"/>
                <w:sz w:val="22"/>
                <w:szCs w:val="22"/>
              </w:rPr>
            </w:pPr>
            <w:del w:id="1097" w:author="Author">
              <w:r w:rsidDel="00D639C1">
                <w:rPr>
                  <w:b/>
                  <w:bCs/>
                  <w:sz w:val="22"/>
                  <w:szCs w:val="22"/>
                </w:rPr>
                <w:delText>“</w:delText>
              </w:r>
              <w:r w:rsidRPr="00D378C1" w:rsidDel="00D639C1">
                <w:rPr>
                  <w:b/>
                  <w:bCs/>
                  <w:sz w:val="22"/>
                  <w:szCs w:val="22"/>
                </w:rPr>
                <w:delText>31</w:delText>
              </w:r>
              <w:r w:rsidRPr="00D378C1" w:rsidDel="00D639C1">
                <w:rPr>
                  <w:sz w:val="22"/>
                  <w:szCs w:val="22"/>
                </w:rPr>
                <w:delText xml:space="preserve"> people were killed or missing. More than 100 houses collapsed and more than 9,000 were damaged. The area of crops affected was 5.3 thousand hectares. The direct economic loss was </w:delText>
              </w:r>
              <w:r w:rsidRPr="00D378C1" w:rsidDel="00D639C1">
                <w:rPr>
                  <w:b/>
                  <w:bCs/>
                  <w:sz w:val="22"/>
                  <w:szCs w:val="22"/>
                </w:rPr>
                <w:delText>690 million</w:delText>
              </w:r>
              <w:r w:rsidRPr="00D378C1" w:rsidDel="00D639C1">
                <w:rPr>
                  <w:sz w:val="22"/>
                  <w:szCs w:val="22"/>
                </w:rPr>
                <w:delText xml:space="preserve"> yuan.</w:delText>
              </w:r>
              <w:r w:rsidDel="00D639C1">
                <w:rPr>
                  <w:sz w:val="22"/>
                  <w:szCs w:val="22"/>
                </w:rPr>
                <w:delText>”</w:delText>
              </w:r>
            </w:del>
          </w:p>
        </w:tc>
      </w:tr>
      <w:tr w:rsidR="00CF7506" w:rsidRPr="001D763C" w:rsidDel="00D639C1" w14:paraId="560A0FA0" w14:textId="7C4E3530" w:rsidTr="00EC1B82">
        <w:trPr>
          <w:trHeight w:val="207"/>
          <w:jc w:val="center"/>
          <w:del w:id="1098" w:author="Author"/>
        </w:trPr>
        <w:tc>
          <w:tcPr>
            <w:tcW w:w="1417" w:type="dxa"/>
            <w:tcBorders>
              <w:top w:val="single" w:sz="4" w:space="0" w:color="auto"/>
              <w:bottom w:val="single" w:sz="4" w:space="0" w:color="auto"/>
            </w:tcBorders>
            <w:vAlign w:val="center"/>
          </w:tcPr>
          <w:p w14:paraId="7D06FCE5" w14:textId="2E957710" w:rsidR="00CF7506" w:rsidDel="00D639C1" w:rsidRDefault="00CF7506" w:rsidP="00C3045A">
            <w:pPr>
              <w:pStyle w:val="BodyTextIndent"/>
              <w:adjustRightInd w:val="0"/>
              <w:spacing w:after="0" w:line="324" w:lineRule="auto"/>
              <w:ind w:left="0"/>
              <w:rPr>
                <w:del w:id="1099" w:author="Author"/>
                <w:color w:val="000000" w:themeColor="text1"/>
                <w:sz w:val="22"/>
                <w:szCs w:val="22"/>
              </w:rPr>
            </w:pPr>
            <w:del w:id="1100" w:author="Author">
              <w:r w:rsidDel="00D639C1">
                <w:rPr>
                  <w:color w:val="000000" w:themeColor="text1"/>
                  <w:sz w:val="22"/>
                  <w:szCs w:val="22"/>
                </w:rPr>
                <w:delText>3</w:delText>
              </w:r>
            </w:del>
          </w:p>
        </w:tc>
        <w:tc>
          <w:tcPr>
            <w:tcW w:w="2903" w:type="dxa"/>
            <w:tcBorders>
              <w:top w:val="single" w:sz="4" w:space="0" w:color="auto"/>
              <w:bottom w:val="single" w:sz="4" w:space="0" w:color="auto"/>
            </w:tcBorders>
            <w:vAlign w:val="center"/>
          </w:tcPr>
          <w:p w14:paraId="230B8B91" w14:textId="66ACBC72" w:rsidR="00CF7506" w:rsidRPr="001D763C" w:rsidDel="00D639C1" w:rsidRDefault="00CF7506" w:rsidP="00C3045A">
            <w:pPr>
              <w:pStyle w:val="BodyTextIndent"/>
              <w:adjustRightInd w:val="0"/>
              <w:spacing w:after="0" w:line="324" w:lineRule="auto"/>
              <w:ind w:left="0"/>
              <w:rPr>
                <w:del w:id="1101" w:author="Author"/>
                <w:sz w:val="22"/>
                <w:szCs w:val="22"/>
              </w:rPr>
            </w:pPr>
            <w:del w:id="1102" w:author="Author">
              <w:r w:rsidDel="00D639C1">
                <w:rPr>
                  <w:color w:val="000000" w:themeColor="text1"/>
                  <w:sz w:val="22"/>
                  <w:szCs w:val="22"/>
                </w:rPr>
                <w:delText>Rainstorm in Fujian, Jiangxi and Hunan</w:delText>
              </w:r>
            </w:del>
          </w:p>
        </w:tc>
        <w:tc>
          <w:tcPr>
            <w:tcW w:w="4818" w:type="dxa"/>
            <w:tcBorders>
              <w:top w:val="single" w:sz="4" w:space="0" w:color="auto"/>
              <w:bottom w:val="single" w:sz="4" w:space="0" w:color="auto"/>
            </w:tcBorders>
            <w:vAlign w:val="center"/>
          </w:tcPr>
          <w:p w14:paraId="0CF60AD4" w14:textId="35403C18" w:rsidR="00CF7506" w:rsidRPr="001D763C" w:rsidDel="00D639C1" w:rsidRDefault="00CF7506" w:rsidP="00C3045A">
            <w:pPr>
              <w:pStyle w:val="BodyTextIndent"/>
              <w:adjustRightInd w:val="0"/>
              <w:spacing w:after="0" w:line="324" w:lineRule="auto"/>
              <w:ind w:left="0"/>
              <w:rPr>
                <w:del w:id="1103" w:author="Author"/>
                <w:sz w:val="22"/>
                <w:szCs w:val="22"/>
              </w:rPr>
            </w:pPr>
            <w:del w:id="1104" w:author="Author">
              <w:r w:rsidDel="00D639C1">
                <w:rPr>
                  <w:sz w:val="22"/>
                  <w:szCs w:val="22"/>
                </w:rPr>
                <w:delText>“</w:delText>
              </w:r>
              <w:r w:rsidRPr="00D378C1" w:rsidDel="00D639C1">
                <w:rPr>
                  <w:sz w:val="22"/>
                  <w:szCs w:val="22"/>
                </w:rPr>
                <w:delText xml:space="preserve">The disaster left </w:delText>
              </w:r>
              <w:r w:rsidRPr="00D378C1" w:rsidDel="00D639C1">
                <w:rPr>
                  <w:b/>
                  <w:bCs/>
                  <w:sz w:val="22"/>
                  <w:szCs w:val="22"/>
                </w:rPr>
                <w:delText xml:space="preserve">29 </w:delText>
              </w:r>
              <w:r w:rsidRPr="00D378C1" w:rsidDel="00D639C1">
                <w:rPr>
                  <w:sz w:val="22"/>
                  <w:szCs w:val="22"/>
                </w:rPr>
                <w:delText xml:space="preserve">people dead and missing. More than 9,100 houses collapsed and more than 50,000 were damaged. 582 thousand hectares of crops have been affected. The direct economic loss was </w:delText>
              </w:r>
              <w:r w:rsidRPr="00D378C1" w:rsidDel="00D639C1">
                <w:rPr>
                  <w:b/>
                  <w:bCs/>
                  <w:sz w:val="22"/>
                  <w:szCs w:val="22"/>
                </w:rPr>
                <w:delText>43.3 billion</w:delText>
              </w:r>
              <w:r w:rsidRPr="00D378C1" w:rsidDel="00D639C1">
                <w:rPr>
                  <w:sz w:val="22"/>
                  <w:szCs w:val="22"/>
                </w:rPr>
                <w:delText xml:space="preserve"> yuan.</w:delText>
              </w:r>
              <w:r w:rsidDel="00D639C1">
                <w:rPr>
                  <w:sz w:val="22"/>
                  <w:szCs w:val="22"/>
                </w:rPr>
                <w:delText>”</w:delText>
              </w:r>
            </w:del>
          </w:p>
        </w:tc>
      </w:tr>
      <w:tr w:rsidR="00CF7506" w:rsidRPr="001D763C" w:rsidDel="00D639C1" w14:paraId="48B2C2A9" w14:textId="2EC37A78" w:rsidTr="00EC1B82">
        <w:trPr>
          <w:trHeight w:val="200"/>
          <w:jc w:val="center"/>
          <w:del w:id="1105" w:author="Author"/>
        </w:trPr>
        <w:tc>
          <w:tcPr>
            <w:tcW w:w="1417" w:type="dxa"/>
            <w:tcBorders>
              <w:top w:val="single" w:sz="4" w:space="0" w:color="auto"/>
              <w:bottom w:val="single" w:sz="4" w:space="0" w:color="auto"/>
            </w:tcBorders>
            <w:vAlign w:val="center"/>
          </w:tcPr>
          <w:p w14:paraId="543CA715" w14:textId="52C289E4" w:rsidR="00CF7506" w:rsidRPr="00981131" w:rsidDel="00D639C1" w:rsidRDefault="00CF7506" w:rsidP="00C3045A">
            <w:pPr>
              <w:pStyle w:val="BodyTextIndent"/>
              <w:adjustRightInd w:val="0"/>
              <w:spacing w:after="0" w:line="324" w:lineRule="auto"/>
              <w:ind w:left="0"/>
              <w:rPr>
                <w:del w:id="1106" w:author="Author"/>
                <w:color w:val="000000" w:themeColor="text1"/>
                <w:sz w:val="22"/>
                <w:szCs w:val="22"/>
              </w:rPr>
            </w:pPr>
            <w:del w:id="1107" w:author="Author">
              <w:r w:rsidDel="00D639C1">
                <w:rPr>
                  <w:color w:val="000000" w:themeColor="text1"/>
                  <w:sz w:val="22"/>
                  <w:szCs w:val="22"/>
                </w:rPr>
                <w:delText>4</w:delText>
              </w:r>
            </w:del>
          </w:p>
        </w:tc>
        <w:tc>
          <w:tcPr>
            <w:tcW w:w="2903" w:type="dxa"/>
            <w:tcBorders>
              <w:top w:val="single" w:sz="4" w:space="0" w:color="auto"/>
              <w:bottom w:val="single" w:sz="4" w:space="0" w:color="auto"/>
            </w:tcBorders>
            <w:vAlign w:val="center"/>
          </w:tcPr>
          <w:p w14:paraId="5B065832" w14:textId="44155846" w:rsidR="00CF7506" w:rsidRPr="001D763C" w:rsidDel="00D639C1" w:rsidRDefault="00CF7506" w:rsidP="00C3045A">
            <w:pPr>
              <w:pStyle w:val="BodyTextIndent"/>
              <w:adjustRightInd w:val="0"/>
              <w:spacing w:after="0" w:line="324" w:lineRule="auto"/>
              <w:ind w:left="0"/>
              <w:rPr>
                <w:del w:id="1108" w:author="Author"/>
                <w:sz w:val="22"/>
                <w:szCs w:val="22"/>
              </w:rPr>
            </w:pPr>
            <w:del w:id="1109" w:author="Author">
              <w:r w:rsidRPr="00981131" w:rsidDel="00D639C1">
                <w:rPr>
                  <w:color w:val="000000" w:themeColor="text1"/>
                  <w:sz w:val="22"/>
                  <w:szCs w:val="22"/>
                </w:rPr>
                <w:delText xml:space="preserve">Drought in </w:delText>
              </w:r>
              <w:r w:rsidDel="00D639C1">
                <w:rPr>
                  <w:color w:val="000000" w:themeColor="text1"/>
                  <w:sz w:val="22"/>
                  <w:szCs w:val="22"/>
                </w:rPr>
                <w:delText xml:space="preserve">the </w:delText>
              </w:r>
              <w:r w:rsidRPr="00981131" w:rsidDel="00D639C1">
                <w:rPr>
                  <w:color w:val="000000" w:themeColor="text1"/>
                  <w:sz w:val="22"/>
                  <w:szCs w:val="22"/>
                </w:rPr>
                <w:delText>Yangtze River</w:delText>
              </w:r>
            </w:del>
          </w:p>
        </w:tc>
        <w:tc>
          <w:tcPr>
            <w:tcW w:w="4818" w:type="dxa"/>
            <w:tcBorders>
              <w:top w:val="single" w:sz="4" w:space="0" w:color="auto"/>
              <w:bottom w:val="single" w:sz="4" w:space="0" w:color="auto"/>
            </w:tcBorders>
            <w:vAlign w:val="center"/>
          </w:tcPr>
          <w:p w14:paraId="1D7265A9" w14:textId="23B340A3" w:rsidR="00CF7506" w:rsidRPr="001D763C" w:rsidDel="00D639C1" w:rsidRDefault="00CF7506" w:rsidP="00C3045A">
            <w:pPr>
              <w:pStyle w:val="BodyTextIndent"/>
              <w:adjustRightInd w:val="0"/>
              <w:spacing w:after="0" w:line="324" w:lineRule="auto"/>
              <w:ind w:left="0"/>
              <w:rPr>
                <w:del w:id="1110" w:author="Author"/>
                <w:sz w:val="22"/>
                <w:szCs w:val="22"/>
              </w:rPr>
            </w:pPr>
            <w:del w:id="1111" w:author="Author">
              <w:r w:rsidDel="00D639C1">
                <w:rPr>
                  <w:sz w:val="22"/>
                  <w:szCs w:val="22"/>
                </w:rPr>
                <w:delText>“</w:delText>
              </w:r>
              <w:r w:rsidRPr="00D378C1" w:rsidDel="00D639C1">
                <w:rPr>
                  <w:sz w:val="22"/>
                  <w:szCs w:val="22"/>
                </w:rPr>
                <w:delText>4,270 thousand hectares of crops were affected</w:delText>
              </w:r>
              <w:r w:rsidDel="00D639C1">
                <w:rPr>
                  <w:sz w:val="22"/>
                  <w:szCs w:val="22"/>
                </w:rPr>
                <w:delText xml:space="preserve">. </w:delText>
              </w:r>
              <w:r w:rsidRPr="00D378C1" w:rsidDel="00D639C1">
                <w:rPr>
                  <w:sz w:val="22"/>
                  <w:szCs w:val="22"/>
                </w:rPr>
                <w:delText xml:space="preserve">Direct economic losses reached </w:delText>
              </w:r>
              <w:r w:rsidRPr="00D378C1" w:rsidDel="00D639C1">
                <w:rPr>
                  <w:b/>
                  <w:bCs/>
                  <w:sz w:val="22"/>
                  <w:szCs w:val="22"/>
                </w:rPr>
                <w:delText>40.85 billion</w:delText>
              </w:r>
              <w:r w:rsidRPr="00D378C1" w:rsidDel="00D639C1">
                <w:rPr>
                  <w:sz w:val="22"/>
                  <w:szCs w:val="22"/>
                </w:rPr>
                <w:delText xml:space="preserve"> yuan.</w:delText>
              </w:r>
              <w:r w:rsidDel="00D639C1">
                <w:rPr>
                  <w:sz w:val="22"/>
                  <w:szCs w:val="22"/>
                </w:rPr>
                <w:delText>”</w:delText>
              </w:r>
            </w:del>
          </w:p>
        </w:tc>
      </w:tr>
      <w:tr w:rsidR="00CF7506" w:rsidRPr="001D763C" w:rsidDel="00D639C1" w14:paraId="3D0B2828" w14:textId="13AE3647" w:rsidTr="00EC1B82">
        <w:trPr>
          <w:trHeight w:val="200"/>
          <w:jc w:val="center"/>
          <w:del w:id="1112" w:author="Author"/>
        </w:trPr>
        <w:tc>
          <w:tcPr>
            <w:tcW w:w="1417" w:type="dxa"/>
            <w:tcBorders>
              <w:top w:val="single" w:sz="4" w:space="0" w:color="auto"/>
              <w:bottom w:val="single" w:sz="4" w:space="0" w:color="auto"/>
            </w:tcBorders>
            <w:vAlign w:val="center"/>
          </w:tcPr>
          <w:p w14:paraId="5250FF2C" w14:textId="134B6F3D" w:rsidR="00CF7506" w:rsidDel="00D639C1" w:rsidRDefault="00CF7506" w:rsidP="00C3045A">
            <w:pPr>
              <w:pStyle w:val="BodyTextIndent"/>
              <w:adjustRightInd w:val="0"/>
              <w:spacing w:after="0" w:line="324" w:lineRule="auto"/>
              <w:ind w:left="0"/>
              <w:rPr>
                <w:del w:id="1113" w:author="Author"/>
                <w:color w:val="000000" w:themeColor="text1"/>
                <w:sz w:val="22"/>
                <w:szCs w:val="22"/>
              </w:rPr>
            </w:pPr>
            <w:del w:id="1114" w:author="Author">
              <w:r w:rsidDel="00D639C1">
                <w:rPr>
                  <w:color w:val="000000" w:themeColor="text1"/>
                  <w:sz w:val="22"/>
                  <w:szCs w:val="22"/>
                </w:rPr>
                <w:delText>5</w:delText>
              </w:r>
            </w:del>
          </w:p>
        </w:tc>
        <w:tc>
          <w:tcPr>
            <w:tcW w:w="2903" w:type="dxa"/>
            <w:tcBorders>
              <w:top w:val="single" w:sz="4" w:space="0" w:color="auto"/>
              <w:bottom w:val="single" w:sz="4" w:space="0" w:color="auto"/>
            </w:tcBorders>
            <w:vAlign w:val="center"/>
          </w:tcPr>
          <w:p w14:paraId="0CE2A510" w14:textId="587EDD23" w:rsidR="00CF7506" w:rsidRPr="001D763C" w:rsidDel="00D639C1" w:rsidRDefault="00CF7506" w:rsidP="00C3045A">
            <w:pPr>
              <w:pStyle w:val="BodyTextIndent"/>
              <w:adjustRightInd w:val="0"/>
              <w:spacing w:after="0" w:line="324" w:lineRule="auto"/>
              <w:ind w:left="0"/>
              <w:rPr>
                <w:del w:id="1115" w:author="Author"/>
                <w:sz w:val="22"/>
                <w:szCs w:val="22"/>
              </w:rPr>
            </w:pPr>
            <w:del w:id="1116" w:author="Author">
              <w:r w:rsidDel="00D639C1">
                <w:rPr>
                  <w:color w:val="000000" w:themeColor="text1"/>
                  <w:sz w:val="22"/>
                  <w:szCs w:val="22"/>
                </w:rPr>
                <w:delText>The low temperature in South China</w:delText>
              </w:r>
            </w:del>
          </w:p>
        </w:tc>
        <w:tc>
          <w:tcPr>
            <w:tcW w:w="4818" w:type="dxa"/>
            <w:tcBorders>
              <w:top w:val="single" w:sz="4" w:space="0" w:color="auto"/>
              <w:bottom w:val="single" w:sz="4" w:space="0" w:color="auto"/>
            </w:tcBorders>
            <w:vAlign w:val="center"/>
          </w:tcPr>
          <w:p w14:paraId="6DE31E37" w14:textId="01D2EBD7" w:rsidR="00CF7506" w:rsidRPr="006D7CA0" w:rsidDel="00D639C1" w:rsidRDefault="00CF7506" w:rsidP="00C3045A">
            <w:pPr>
              <w:pStyle w:val="BodyTextIndent"/>
              <w:adjustRightInd w:val="0"/>
              <w:spacing w:after="0" w:line="324" w:lineRule="auto"/>
              <w:ind w:left="0"/>
              <w:rPr>
                <w:del w:id="1117" w:author="Author"/>
                <w:sz w:val="22"/>
                <w:szCs w:val="22"/>
              </w:rPr>
            </w:pPr>
            <w:del w:id="1118" w:author="Author">
              <w:r w:rsidDel="00D639C1">
                <w:rPr>
                  <w:sz w:val="22"/>
                  <w:szCs w:val="22"/>
                </w:rPr>
                <w:delText>“</w:delText>
              </w:r>
              <w:r w:rsidRPr="00D378C1" w:rsidDel="00D639C1">
                <w:rPr>
                  <w:sz w:val="22"/>
                  <w:szCs w:val="22"/>
                </w:rPr>
                <w:delText>422.3 thousand hectares of crops were affected</w:delText>
              </w:r>
              <w:r w:rsidDel="00D639C1">
                <w:rPr>
                  <w:sz w:val="22"/>
                  <w:szCs w:val="22"/>
                </w:rPr>
                <w:delText xml:space="preserve">. </w:delText>
              </w:r>
              <w:r w:rsidRPr="00D378C1" w:rsidDel="00D639C1">
                <w:rPr>
                  <w:sz w:val="22"/>
                  <w:szCs w:val="22"/>
                </w:rPr>
                <w:delText xml:space="preserve">More than 900 houses collapsed and nearly 6,500 were damaged to varying degrees. The direct economic loss was </w:delText>
              </w:r>
              <w:r w:rsidRPr="00D378C1" w:rsidDel="00D639C1">
                <w:rPr>
                  <w:b/>
                  <w:bCs/>
                  <w:sz w:val="22"/>
                  <w:szCs w:val="22"/>
                </w:rPr>
                <w:delText>7.89 billion</w:delText>
              </w:r>
              <w:r w:rsidRPr="00D378C1" w:rsidDel="00D639C1">
                <w:rPr>
                  <w:sz w:val="22"/>
                  <w:szCs w:val="22"/>
                </w:rPr>
                <w:delText xml:space="preserve"> yuan.</w:delText>
              </w:r>
              <w:r w:rsidDel="00D639C1">
                <w:rPr>
                  <w:sz w:val="22"/>
                  <w:szCs w:val="22"/>
                </w:rPr>
                <w:delText>”</w:delText>
              </w:r>
            </w:del>
          </w:p>
        </w:tc>
      </w:tr>
      <w:tr w:rsidR="00CF7506" w:rsidRPr="001D763C" w:rsidDel="00D639C1" w14:paraId="71334369" w14:textId="54CF923A" w:rsidTr="00EC1B82">
        <w:trPr>
          <w:trHeight w:val="200"/>
          <w:jc w:val="center"/>
          <w:del w:id="1119" w:author="Author"/>
        </w:trPr>
        <w:tc>
          <w:tcPr>
            <w:tcW w:w="1417" w:type="dxa"/>
            <w:tcBorders>
              <w:top w:val="single" w:sz="4" w:space="0" w:color="auto"/>
              <w:bottom w:val="single" w:sz="4" w:space="0" w:color="auto"/>
            </w:tcBorders>
            <w:vAlign w:val="center"/>
          </w:tcPr>
          <w:p w14:paraId="0405C702" w14:textId="485E1B7F" w:rsidR="00CF7506" w:rsidDel="00D639C1" w:rsidRDefault="00CF7506" w:rsidP="00C3045A">
            <w:pPr>
              <w:pStyle w:val="BodyTextIndent"/>
              <w:adjustRightInd w:val="0"/>
              <w:spacing w:after="0" w:line="324" w:lineRule="auto"/>
              <w:ind w:left="0"/>
              <w:rPr>
                <w:del w:id="1120" w:author="Author"/>
                <w:color w:val="000000" w:themeColor="text1"/>
                <w:sz w:val="22"/>
                <w:szCs w:val="22"/>
              </w:rPr>
            </w:pPr>
            <w:del w:id="1121" w:author="Author">
              <w:r w:rsidDel="00D639C1">
                <w:rPr>
                  <w:color w:val="000000" w:themeColor="text1"/>
                  <w:sz w:val="22"/>
                  <w:szCs w:val="22"/>
                </w:rPr>
                <w:delText>6</w:delText>
              </w:r>
            </w:del>
          </w:p>
        </w:tc>
        <w:tc>
          <w:tcPr>
            <w:tcW w:w="2903" w:type="dxa"/>
            <w:tcBorders>
              <w:top w:val="single" w:sz="4" w:space="0" w:color="auto"/>
              <w:bottom w:val="single" w:sz="4" w:space="0" w:color="auto"/>
            </w:tcBorders>
            <w:vAlign w:val="center"/>
          </w:tcPr>
          <w:p w14:paraId="701049E4" w14:textId="20EE24C8" w:rsidR="00CF7506" w:rsidRPr="001D763C" w:rsidDel="00D639C1" w:rsidRDefault="00CF7506" w:rsidP="00C3045A">
            <w:pPr>
              <w:pStyle w:val="BodyTextIndent"/>
              <w:adjustRightInd w:val="0"/>
              <w:spacing w:after="0" w:line="324" w:lineRule="auto"/>
              <w:ind w:left="0"/>
              <w:rPr>
                <w:del w:id="1122" w:author="Author"/>
                <w:sz w:val="22"/>
                <w:szCs w:val="22"/>
              </w:rPr>
            </w:pPr>
            <w:del w:id="1123" w:author="Author">
              <w:r w:rsidDel="00D639C1">
                <w:rPr>
                  <w:color w:val="000000" w:themeColor="text1"/>
                  <w:sz w:val="22"/>
                  <w:szCs w:val="22"/>
                </w:rPr>
                <w:delText>Rainstorm in Liaoning</w:delText>
              </w:r>
            </w:del>
          </w:p>
        </w:tc>
        <w:tc>
          <w:tcPr>
            <w:tcW w:w="4818" w:type="dxa"/>
            <w:tcBorders>
              <w:top w:val="single" w:sz="4" w:space="0" w:color="auto"/>
              <w:bottom w:val="single" w:sz="4" w:space="0" w:color="auto"/>
            </w:tcBorders>
          </w:tcPr>
          <w:p w14:paraId="3BEF94FB" w14:textId="66BBFC6B" w:rsidR="00CF7506" w:rsidRPr="001D763C" w:rsidDel="00D639C1" w:rsidRDefault="00CF7506" w:rsidP="00C3045A">
            <w:pPr>
              <w:pStyle w:val="BodyTextIndent"/>
              <w:adjustRightInd w:val="0"/>
              <w:spacing w:after="0" w:line="324" w:lineRule="auto"/>
              <w:ind w:left="0"/>
              <w:rPr>
                <w:del w:id="1124" w:author="Author"/>
                <w:sz w:val="22"/>
                <w:szCs w:val="22"/>
              </w:rPr>
            </w:pPr>
            <w:del w:id="1125" w:author="Author">
              <w:r w:rsidDel="00D639C1">
                <w:rPr>
                  <w:sz w:val="22"/>
                  <w:szCs w:val="22"/>
                </w:rPr>
                <w:delText>“</w:delText>
              </w:r>
              <w:r w:rsidRPr="00D378C1" w:rsidDel="00D639C1">
                <w:rPr>
                  <w:sz w:val="22"/>
                  <w:szCs w:val="22"/>
                </w:rPr>
                <w:delText xml:space="preserve">More than 100 houses collapsed and more than 8,500 houses were damaged to varying degrees. 166.4 thousand hectares of crops were affected; The direct economic loss was </w:delText>
              </w:r>
              <w:r w:rsidRPr="00D378C1" w:rsidDel="00D639C1">
                <w:rPr>
                  <w:b/>
                  <w:bCs/>
                  <w:sz w:val="22"/>
                  <w:szCs w:val="22"/>
                </w:rPr>
                <w:delText>7.6 billion</w:delText>
              </w:r>
              <w:r w:rsidRPr="00D378C1" w:rsidDel="00D639C1">
                <w:rPr>
                  <w:sz w:val="22"/>
                  <w:szCs w:val="22"/>
                </w:rPr>
                <w:delText xml:space="preserve"> yuan.</w:delText>
              </w:r>
              <w:r w:rsidDel="00D639C1">
                <w:rPr>
                  <w:sz w:val="22"/>
                  <w:szCs w:val="22"/>
                </w:rPr>
                <w:delText>”</w:delText>
              </w:r>
            </w:del>
          </w:p>
        </w:tc>
      </w:tr>
      <w:tr w:rsidR="00CF7506" w:rsidRPr="001D763C" w:rsidDel="00D639C1" w14:paraId="71A4E92A" w14:textId="1EF3D637" w:rsidTr="00EC1B82">
        <w:trPr>
          <w:trHeight w:val="200"/>
          <w:jc w:val="center"/>
          <w:del w:id="1126" w:author="Author"/>
        </w:trPr>
        <w:tc>
          <w:tcPr>
            <w:tcW w:w="1417" w:type="dxa"/>
            <w:tcBorders>
              <w:top w:val="single" w:sz="4" w:space="0" w:color="auto"/>
              <w:bottom w:val="single" w:sz="4" w:space="0" w:color="auto"/>
            </w:tcBorders>
            <w:vAlign w:val="center"/>
          </w:tcPr>
          <w:p w14:paraId="41D1C09B" w14:textId="6798E7F2" w:rsidR="00CF7506" w:rsidDel="00D639C1" w:rsidRDefault="00CF7506" w:rsidP="00C3045A">
            <w:pPr>
              <w:pStyle w:val="BodyTextIndent"/>
              <w:adjustRightInd w:val="0"/>
              <w:spacing w:after="0" w:line="324" w:lineRule="auto"/>
              <w:ind w:left="0"/>
              <w:rPr>
                <w:del w:id="1127" w:author="Author"/>
                <w:color w:val="000000" w:themeColor="text1"/>
                <w:sz w:val="22"/>
                <w:szCs w:val="22"/>
              </w:rPr>
            </w:pPr>
            <w:del w:id="1128" w:author="Author">
              <w:r w:rsidDel="00D639C1">
                <w:rPr>
                  <w:color w:val="000000" w:themeColor="text1"/>
                  <w:sz w:val="22"/>
                  <w:szCs w:val="22"/>
                </w:rPr>
                <w:delText>7</w:delText>
              </w:r>
            </w:del>
          </w:p>
        </w:tc>
        <w:tc>
          <w:tcPr>
            <w:tcW w:w="2903" w:type="dxa"/>
            <w:tcBorders>
              <w:top w:val="single" w:sz="4" w:space="0" w:color="auto"/>
              <w:bottom w:val="single" w:sz="4" w:space="0" w:color="auto"/>
            </w:tcBorders>
            <w:vAlign w:val="center"/>
          </w:tcPr>
          <w:p w14:paraId="56AE185E" w14:textId="5AC7B030" w:rsidR="00CF7506" w:rsidRPr="001D763C" w:rsidDel="00D639C1" w:rsidRDefault="00CF7506" w:rsidP="00C3045A">
            <w:pPr>
              <w:pStyle w:val="BodyTextIndent"/>
              <w:adjustRightInd w:val="0"/>
              <w:spacing w:after="0" w:line="324" w:lineRule="auto"/>
              <w:ind w:left="0"/>
              <w:rPr>
                <w:del w:id="1129" w:author="Author"/>
                <w:sz w:val="22"/>
                <w:szCs w:val="22"/>
              </w:rPr>
            </w:pPr>
            <w:del w:id="1130" w:author="Author">
              <w:r w:rsidDel="00D639C1">
                <w:rPr>
                  <w:color w:val="000000" w:themeColor="text1"/>
                  <w:sz w:val="22"/>
                  <w:szCs w:val="22"/>
                </w:rPr>
                <w:delText>Typhoon Chaba</w:delText>
              </w:r>
            </w:del>
          </w:p>
        </w:tc>
        <w:tc>
          <w:tcPr>
            <w:tcW w:w="4818" w:type="dxa"/>
            <w:tcBorders>
              <w:top w:val="single" w:sz="4" w:space="0" w:color="auto"/>
              <w:bottom w:val="single" w:sz="4" w:space="0" w:color="auto"/>
            </w:tcBorders>
            <w:vAlign w:val="center"/>
          </w:tcPr>
          <w:p w14:paraId="6FE9A67C" w14:textId="2D9DEF58" w:rsidR="00CF7506" w:rsidRPr="001D763C" w:rsidDel="00D639C1" w:rsidRDefault="00CF7506" w:rsidP="00C3045A">
            <w:pPr>
              <w:pStyle w:val="BodyTextIndent"/>
              <w:adjustRightInd w:val="0"/>
              <w:spacing w:after="0" w:line="324" w:lineRule="auto"/>
              <w:ind w:left="0"/>
              <w:rPr>
                <w:del w:id="1131" w:author="Author"/>
                <w:sz w:val="22"/>
                <w:szCs w:val="22"/>
              </w:rPr>
            </w:pPr>
            <w:del w:id="1132" w:author="Author">
              <w:r w:rsidDel="00D639C1">
                <w:rPr>
                  <w:sz w:val="22"/>
                  <w:szCs w:val="22"/>
                </w:rPr>
                <w:delText>“</w:delText>
              </w:r>
              <w:r w:rsidRPr="00D378C1" w:rsidDel="00D639C1">
                <w:rPr>
                  <w:sz w:val="22"/>
                  <w:szCs w:val="22"/>
                </w:rPr>
                <w:delText xml:space="preserve">More than 670 houses collapsed and nearly 1,400 were damaged to varying degrees. The affected area of crops was 109.01 thousand hectares; The direct economic loss was </w:delText>
              </w:r>
              <w:r w:rsidRPr="00D378C1" w:rsidDel="00D639C1">
                <w:rPr>
                  <w:b/>
                  <w:bCs/>
                  <w:sz w:val="22"/>
                  <w:szCs w:val="22"/>
                </w:rPr>
                <w:delText>3.12 billion</w:delText>
              </w:r>
              <w:r w:rsidRPr="00D378C1" w:rsidDel="00D639C1">
                <w:rPr>
                  <w:sz w:val="22"/>
                  <w:szCs w:val="22"/>
                </w:rPr>
                <w:delText xml:space="preserve"> yuan.</w:delText>
              </w:r>
              <w:r w:rsidDel="00D639C1">
                <w:rPr>
                  <w:sz w:val="22"/>
                  <w:szCs w:val="22"/>
                </w:rPr>
                <w:delText>”</w:delText>
              </w:r>
            </w:del>
          </w:p>
        </w:tc>
      </w:tr>
      <w:tr w:rsidR="00CF7506" w:rsidRPr="001D763C" w:rsidDel="00D639C1" w14:paraId="6E916EE9" w14:textId="377305F2" w:rsidTr="00EC1B82">
        <w:trPr>
          <w:trHeight w:val="200"/>
          <w:jc w:val="center"/>
          <w:del w:id="1133" w:author="Author"/>
        </w:trPr>
        <w:tc>
          <w:tcPr>
            <w:tcW w:w="1417" w:type="dxa"/>
            <w:tcBorders>
              <w:top w:val="single" w:sz="4" w:space="0" w:color="auto"/>
              <w:bottom w:val="single" w:sz="4" w:space="0" w:color="auto"/>
            </w:tcBorders>
          </w:tcPr>
          <w:p w14:paraId="1B9DFB95" w14:textId="0E8E5807" w:rsidR="00CF7506" w:rsidDel="00D639C1" w:rsidRDefault="00CF7506" w:rsidP="00C3045A">
            <w:pPr>
              <w:pStyle w:val="BodyTextIndent"/>
              <w:adjustRightInd w:val="0"/>
              <w:spacing w:after="0" w:line="324" w:lineRule="auto"/>
              <w:ind w:left="0"/>
              <w:rPr>
                <w:del w:id="1134" w:author="Author"/>
                <w:color w:val="000000" w:themeColor="text1"/>
                <w:sz w:val="22"/>
                <w:szCs w:val="22"/>
              </w:rPr>
            </w:pPr>
            <w:del w:id="1135" w:author="Author">
              <w:r w:rsidDel="00D639C1">
                <w:rPr>
                  <w:color w:val="000000" w:themeColor="text1"/>
                  <w:sz w:val="22"/>
                  <w:szCs w:val="22"/>
                </w:rPr>
                <w:delText>8</w:delText>
              </w:r>
            </w:del>
          </w:p>
        </w:tc>
        <w:tc>
          <w:tcPr>
            <w:tcW w:w="2903" w:type="dxa"/>
            <w:tcBorders>
              <w:top w:val="single" w:sz="4" w:space="0" w:color="auto"/>
              <w:bottom w:val="single" w:sz="4" w:space="0" w:color="auto"/>
            </w:tcBorders>
          </w:tcPr>
          <w:p w14:paraId="73737BC4" w14:textId="2558D439" w:rsidR="00CF7506" w:rsidRPr="001D763C" w:rsidDel="00D639C1" w:rsidRDefault="00CF7506" w:rsidP="00C3045A">
            <w:pPr>
              <w:pStyle w:val="BodyTextIndent"/>
              <w:adjustRightInd w:val="0"/>
              <w:spacing w:after="0" w:line="324" w:lineRule="auto"/>
              <w:ind w:left="0"/>
              <w:rPr>
                <w:del w:id="1136" w:author="Author"/>
                <w:sz w:val="22"/>
                <w:szCs w:val="22"/>
              </w:rPr>
            </w:pPr>
            <w:del w:id="1137" w:author="Author">
              <w:r w:rsidDel="00D639C1">
                <w:rPr>
                  <w:color w:val="000000" w:themeColor="text1"/>
                  <w:sz w:val="22"/>
                  <w:szCs w:val="22"/>
                </w:rPr>
                <w:delText>Rainstorm in Sichuan</w:delText>
              </w:r>
            </w:del>
          </w:p>
        </w:tc>
        <w:tc>
          <w:tcPr>
            <w:tcW w:w="4818" w:type="dxa"/>
            <w:tcBorders>
              <w:top w:val="single" w:sz="4" w:space="0" w:color="auto"/>
              <w:bottom w:val="single" w:sz="4" w:space="0" w:color="auto"/>
            </w:tcBorders>
            <w:vAlign w:val="center"/>
          </w:tcPr>
          <w:p w14:paraId="3060044B" w14:textId="6C19DE53" w:rsidR="00CF7506" w:rsidRPr="001D763C" w:rsidDel="00D639C1" w:rsidRDefault="00CF7506" w:rsidP="00C3045A">
            <w:pPr>
              <w:pStyle w:val="BodyTextIndent"/>
              <w:adjustRightInd w:val="0"/>
              <w:spacing w:after="0" w:line="324" w:lineRule="auto"/>
              <w:ind w:left="0"/>
              <w:rPr>
                <w:del w:id="1138" w:author="Author"/>
                <w:sz w:val="22"/>
                <w:szCs w:val="22"/>
              </w:rPr>
            </w:pPr>
            <w:del w:id="1139" w:author="Author">
              <w:r w:rsidDel="00D639C1">
                <w:rPr>
                  <w:sz w:val="22"/>
                  <w:szCs w:val="22"/>
                </w:rPr>
                <w:delText>“</w:delText>
              </w:r>
              <w:r w:rsidRPr="00D378C1" w:rsidDel="00D639C1">
                <w:rPr>
                  <w:sz w:val="22"/>
                  <w:szCs w:val="22"/>
                </w:rPr>
                <w:delText>Nearly 400 houses collapsed and nearly 2,200 were damaged to varying degrees</w:delText>
              </w:r>
              <w:r w:rsidDel="00D639C1">
                <w:rPr>
                  <w:sz w:val="22"/>
                  <w:szCs w:val="22"/>
                </w:rPr>
                <w:delText xml:space="preserve">. </w:delText>
              </w:r>
              <w:r w:rsidRPr="00D378C1" w:rsidDel="00D639C1">
                <w:rPr>
                  <w:sz w:val="22"/>
                  <w:szCs w:val="22"/>
                </w:rPr>
                <w:delText>3.9 thousand hectares of crops were affected</w:delText>
              </w:r>
              <w:r w:rsidDel="00D639C1">
                <w:rPr>
                  <w:sz w:val="22"/>
                  <w:szCs w:val="22"/>
                </w:rPr>
                <w:delText>.</w:delText>
              </w:r>
              <w:r w:rsidRPr="00D378C1" w:rsidDel="00D639C1">
                <w:rPr>
                  <w:sz w:val="22"/>
                  <w:szCs w:val="22"/>
                </w:rPr>
                <w:delText xml:space="preserve"> The direct economic loss was </w:delText>
              </w:r>
              <w:r w:rsidRPr="00D378C1" w:rsidDel="00D639C1">
                <w:rPr>
                  <w:b/>
                  <w:bCs/>
                  <w:sz w:val="22"/>
                  <w:szCs w:val="22"/>
                </w:rPr>
                <w:delText>2.48 billion</w:delText>
              </w:r>
              <w:r w:rsidRPr="00D378C1" w:rsidDel="00D639C1">
                <w:rPr>
                  <w:sz w:val="22"/>
                  <w:szCs w:val="22"/>
                </w:rPr>
                <w:delText xml:space="preserve"> yuan.</w:delText>
              </w:r>
              <w:r w:rsidDel="00D639C1">
                <w:rPr>
                  <w:sz w:val="22"/>
                  <w:szCs w:val="22"/>
                </w:rPr>
                <w:delText>”</w:delText>
              </w:r>
            </w:del>
          </w:p>
        </w:tc>
      </w:tr>
    </w:tbl>
    <w:p w14:paraId="4587F656" w14:textId="5D072F32" w:rsidR="0051768D" w:rsidRPr="00B22A06" w:rsidDel="00D639C1" w:rsidRDefault="004F5F2C" w:rsidP="00C3045A">
      <w:pPr>
        <w:pBdr>
          <w:top w:val="nil"/>
          <w:left w:val="nil"/>
          <w:bottom w:val="nil"/>
          <w:right w:val="nil"/>
          <w:between w:val="nil"/>
        </w:pBdr>
        <w:spacing w:line="480" w:lineRule="auto"/>
        <w:jc w:val="center"/>
        <w:rPr>
          <w:del w:id="1140" w:author="Author"/>
          <w:rFonts w:eastAsia="Arial"/>
          <w:b/>
        </w:rPr>
      </w:pPr>
      <w:del w:id="1141" w:author="Author">
        <w:r w:rsidRPr="00B22A06" w:rsidDel="00D639C1">
          <w:rPr>
            <w:rFonts w:eastAsia="Arial"/>
            <w:b/>
          </w:rPr>
          <w:delText xml:space="preserve">Table </w:delText>
        </w:r>
        <w:r w:rsidR="003D74AC" w:rsidDel="00D639C1">
          <w:rPr>
            <w:rFonts w:eastAsia="Arial"/>
            <w:b/>
          </w:rPr>
          <w:delText>5</w:delText>
        </w:r>
        <w:r w:rsidRPr="00B22A06" w:rsidDel="00D639C1">
          <w:rPr>
            <w:rFonts w:eastAsia="Arial"/>
            <w:b/>
          </w:rPr>
          <w:delText xml:space="preserve">. </w:delText>
        </w:r>
        <w:r w:rsidR="00D63407" w:rsidDel="00D639C1">
          <w:rPr>
            <w:rFonts w:eastAsia="Arial"/>
            <w:b/>
          </w:rPr>
          <w:delText>After-event i</w:delText>
        </w:r>
        <w:r w:rsidRPr="00B22A06" w:rsidDel="00D639C1">
          <w:rPr>
            <w:rFonts w:eastAsia="Arial"/>
            <w:b/>
          </w:rPr>
          <w:delText>nvestigation report descriptions.</w:delText>
        </w:r>
      </w:del>
    </w:p>
    <w:p w14:paraId="3F0A03BC" w14:textId="77AA79E9" w:rsidR="00EC1B82" w:rsidDel="00D639C1" w:rsidRDefault="00EC1B82" w:rsidP="00C3045A">
      <w:pPr>
        <w:pBdr>
          <w:top w:val="nil"/>
          <w:left w:val="nil"/>
          <w:bottom w:val="nil"/>
          <w:right w:val="nil"/>
          <w:between w:val="nil"/>
        </w:pBdr>
        <w:spacing w:line="480" w:lineRule="auto"/>
        <w:rPr>
          <w:del w:id="1142" w:author="Author"/>
          <w:color w:val="000000"/>
        </w:rPr>
      </w:pPr>
    </w:p>
    <w:p w14:paraId="7E3E29F2" w14:textId="78A40B60" w:rsidR="00EC1B82" w:rsidDel="00D639C1" w:rsidRDefault="00EC1B82" w:rsidP="00C3045A">
      <w:pPr>
        <w:pBdr>
          <w:top w:val="nil"/>
          <w:left w:val="nil"/>
          <w:bottom w:val="nil"/>
          <w:right w:val="nil"/>
          <w:between w:val="nil"/>
        </w:pBdr>
        <w:spacing w:line="480" w:lineRule="auto"/>
        <w:rPr>
          <w:del w:id="1143" w:author="Author"/>
          <w:color w:val="000000"/>
        </w:rPr>
      </w:pPr>
      <w:del w:id="1144" w:author="Author">
        <w:r w:rsidDel="00D639C1">
          <w:rPr>
            <w:color w:val="000000"/>
          </w:rPr>
          <w:delText>The result shows t</w:delText>
        </w:r>
        <w:r w:rsidRPr="00B22A06" w:rsidDel="00D639C1">
          <w:rPr>
            <w:color w:val="000000"/>
          </w:rPr>
          <w:delText>he rank</w:delText>
        </w:r>
        <w:r w:rsidDel="00D639C1">
          <w:rPr>
            <w:color w:val="000000"/>
          </w:rPr>
          <w:delText>ing</w:delText>
        </w:r>
        <w:r w:rsidRPr="00B22A06" w:rsidDel="00D639C1">
          <w:rPr>
            <w:color w:val="000000"/>
          </w:rPr>
          <w:delText xml:space="preserve"> of the risk level </w:delText>
        </w:r>
        <w:r w:rsidDel="00D639C1">
          <w:rPr>
            <w:color w:val="000000"/>
          </w:rPr>
          <w:delText xml:space="preserve">using the proposed model </w:delText>
        </w:r>
        <w:r w:rsidRPr="00B22A06" w:rsidDel="00D639C1">
          <w:rPr>
            <w:color w:val="000000"/>
          </w:rPr>
          <w:delText>is in accordance with the reported</w:delText>
        </w:r>
        <w:r w:rsidDel="00D639C1">
          <w:rPr>
            <w:color w:val="000000"/>
          </w:rPr>
          <w:delText xml:space="preserve"> deaths and</w:delText>
        </w:r>
        <w:r w:rsidRPr="00B22A06" w:rsidDel="00D639C1">
          <w:rPr>
            <w:color w:val="000000"/>
          </w:rPr>
          <w:delText xml:space="preserve"> losses </w:delText>
        </w:r>
        <w:r w:rsidDel="00D639C1">
          <w:rPr>
            <w:color w:val="000000"/>
          </w:rPr>
          <w:delText xml:space="preserve">ranking </w:delText>
        </w:r>
        <w:r w:rsidRPr="00B22A06" w:rsidDel="00D639C1">
          <w:rPr>
            <w:color w:val="000000"/>
          </w:rPr>
          <w:delText xml:space="preserve">in the </w:delText>
        </w:r>
        <w:r w:rsidDel="00D639C1">
          <w:rPr>
            <w:color w:val="000000"/>
          </w:rPr>
          <w:delText>official</w:delText>
        </w:r>
        <w:r w:rsidRPr="00B22A06" w:rsidDel="00D639C1">
          <w:rPr>
            <w:color w:val="000000"/>
          </w:rPr>
          <w:delText xml:space="preserve"> reports</w:delText>
        </w:r>
        <w:r w:rsidRPr="00B22A06" w:rsidDel="00D639C1">
          <w:rPr>
            <w:rStyle w:val="FootnoteReference"/>
            <w:color w:val="000000"/>
          </w:rPr>
          <w:footnoteReference w:id="4"/>
        </w:r>
        <w:r w:rsidRPr="00B22A06" w:rsidDel="00D639C1">
          <w:rPr>
            <w:color w:val="000000"/>
          </w:rPr>
          <w:delText xml:space="preserve"> </w:delText>
        </w:r>
        <w:r w:rsidDel="00D639C1">
          <w:rPr>
            <w:color w:val="000000"/>
          </w:rPr>
          <w:delText xml:space="preserve">from MEM of China. The result comparison is shown in Table 6. </w:delText>
        </w:r>
      </w:del>
    </w:p>
    <w:p w14:paraId="0C80A9BC" w14:textId="4855660C" w:rsidR="00EC1B82" w:rsidDel="00D639C1" w:rsidRDefault="00EC1B82" w:rsidP="00C3045A">
      <w:pPr>
        <w:pBdr>
          <w:top w:val="nil"/>
          <w:left w:val="nil"/>
          <w:bottom w:val="nil"/>
          <w:right w:val="nil"/>
          <w:between w:val="nil"/>
        </w:pBdr>
        <w:spacing w:line="480" w:lineRule="auto"/>
        <w:rPr>
          <w:del w:id="1147" w:author="Author"/>
          <w:rFonts w:eastAsia="Arial"/>
          <w:bCs/>
        </w:rPr>
      </w:pPr>
    </w:p>
    <w:p w14:paraId="08035D56" w14:textId="1E4A0C15" w:rsidR="00D01954" w:rsidDel="00D639C1" w:rsidRDefault="00CE31E7" w:rsidP="00C3045A">
      <w:pPr>
        <w:pBdr>
          <w:top w:val="nil"/>
          <w:left w:val="nil"/>
          <w:bottom w:val="nil"/>
          <w:right w:val="nil"/>
          <w:between w:val="nil"/>
        </w:pBdr>
        <w:spacing w:line="480" w:lineRule="auto"/>
        <w:rPr>
          <w:del w:id="1148" w:author="Author"/>
          <w:rFonts w:eastAsia="Arial"/>
          <w:b/>
        </w:rPr>
      </w:pPr>
      <w:del w:id="1149" w:author="Author">
        <w:r w:rsidDel="00D639C1">
          <w:rPr>
            <w:rFonts w:eastAsia="Arial"/>
            <w:bCs/>
          </w:rPr>
          <w:delText>We can tell</w:delText>
        </w:r>
        <w:r w:rsidR="0038146F" w:rsidDel="00D639C1">
          <w:rPr>
            <w:rFonts w:eastAsia="Arial"/>
            <w:bCs/>
          </w:rPr>
          <w:delText xml:space="preserve"> from </w:delText>
        </w:r>
        <w:r w:rsidR="00B11FA8" w:rsidDel="00D639C1">
          <w:rPr>
            <w:rFonts w:eastAsia="Arial"/>
            <w:bCs/>
          </w:rPr>
          <w:delText xml:space="preserve">Table </w:delText>
        </w:r>
        <w:r w:rsidDel="00D639C1">
          <w:rPr>
            <w:rFonts w:eastAsia="Arial"/>
            <w:bCs/>
          </w:rPr>
          <w:delText>6</w:delText>
        </w:r>
        <w:r w:rsidR="0038146F" w:rsidDel="00D639C1">
          <w:rPr>
            <w:rFonts w:eastAsia="Arial"/>
            <w:bCs/>
          </w:rPr>
          <w:delText xml:space="preserve"> that </w:delText>
        </w:r>
        <w:r w:rsidR="001548D7" w:rsidDel="00D639C1">
          <w:rPr>
            <w:rFonts w:eastAsia="Arial"/>
            <w:bCs/>
          </w:rPr>
          <w:delText xml:space="preserve">our design </w:delText>
        </w:r>
        <w:r w:rsidR="00A42224" w:rsidDel="00D639C1">
          <w:rPr>
            <w:rFonts w:eastAsia="Arial"/>
            <w:bCs/>
          </w:rPr>
          <w:delText>provides</w:delText>
        </w:r>
        <w:r w:rsidR="001548D7" w:rsidDel="00D639C1">
          <w:rPr>
            <w:rFonts w:eastAsia="Arial"/>
            <w:bCs/>
          </w:rPr>
          <w:delText xml:space="preserve"> a </w:delText>
        </w:r>
        <w:r w:rsidR="00A42224" w:rsidDel="00D639C1">
          <w:rPr>
            <w:rFonts w:eastAsia="Arial"/>
            <w:bCs/>
          </w:rPr>
          <w:delText>better risk assessment result</w:delText>
        </w:r>
        <w:r w:rsidR="0005582F" w:rsidDel="00D639C1">
          <w:rPr>
            <w:rFonts w:eastAsia="Arial"/>
            <w:bCs/>
          </w:rPr>
          <w:delText xml:space="preserve"> using social media content and user data by </w:delText>
        </w:r>
        <w:r w:rsidR="00A42224" w:rsidDel="00D639C1">
          <w:rPr>
            <w:rFonts w:eastAsia="Arial"/>
            <w:bCs/>
          </w:rPr>
          <w:delText>including</w:delText>
        </w:r>
        <w:r w:rsidR="0005582F" w:rsidDel="00D639C1">
          <w:rPr>
            <w:rFonts w:eastAsia="Arial"/>
            <w:bCs/>
          </w:rPr>
          <w:delText xml:space="preserve"> </w:delText>
        </w:r>
        <w:r w:rsidR="00A42224" w:rsidDel="00D639C1">
          <w:rPr>
            <w:rFonts w:eastAsia="Arial"/>
            <w:bCs/>
          </w:rPr>
          <w:delText xml:space="preserve">techniques of </w:delText>
        </w:r>
        <w:r w:rsidR="00182EA3" w:rsidDel="00D639C1">
          <w:rPr>
            <w:rFonts w:eastAsia="Arial"/>
            <w:bCs/>
          </w:rPr>
          <w:delText>large language model sentiment analysis, lexicon-based text analysis and rule-based expert evaluation</w:delText>
        </w:r>
        <w:r w:rsidR="00A42224" w:rsidDel="00D639C1">
          <w:rPr>
            <w:rFonts w:eastAsia="Arial"/>
            <w:bCs/>
          </w:rPr>
          <w:delText xml:space="preserve">. </w:delText>
        </w:r>
        <w:r w:rsidR="006B3A5F" w:rsidDel="00D639C1">
          <w:rPr>
            <w:rFonts w:eastAsia="Arial"/>
            <w:bCs/>
          </w:rPr>
          <w:delText>The ranking</w:delText>
        </w:r>
        <w:r w:rsidR="00B11FA8" w:rsidDel="00D639C1">
          <w:rPr>
            <w:rFonts w:eastAsia="Arial"/>
            <w:bCs/>
          </w:rPr>
          <w:delText>s</w:delText>
        </w:r>
        <w:r w:rsidR="006B3A5F" w:rsidDel="00D639C1">
          <w:rPr>
            <w:rFonts w:eastAsia="Arial"/>
            <w:bCs/>
          </w:rPr>
          <w:delText xml:space="preserve"> predicted by </w:delText>
        </w:r>
        <w:r w:rsidR="00B11FA8" w:rsidDel="00D639C1">
          <w:rPr>
            <w:rFonts w:eastAsia="Arial"/>
            <w:bCs/>
          </w:rPr>
          <w:delText xml:space="preserve">each </w:delText>
        </w:r>
        <w:r w:rsidR="006B3A5F" w:rsidDel="00D639C1">
          <w:rPr>
            <w:rFonts w:eastAsia="Arial"/>
            <w:bCs/>
          </w:rPr>
          <w:delText xml:space="preserve">single feature </w:delText>
        </w:r>
        <w:r w:rsidR="00B11FA8" w:rsidDel="00D639C1">
          <w:rPr>
            <w:rFonts w:eastAsia="Arial"/>
            <w:bCs/>
          </w:rPr>
          <w:delText xml:space="preserve">independently are </w:delText>
        </w:r>
        <w:r w:rsidR="006B3A5F" w:rsidDel="00D639C1">
          <w:rPr>
            <w:rFonts w:eastAsia="Arial"/>
            <w:bCs/>
          </w:rPr>
          <w:delText xml:space="preserve">also listed in Table </w:delText>
        </w:r>
        <w:r w:rsidDel="00D639C1">
          <w:rPr>
            <w:rFonts w:eastAsia="Arial"/>
            <w:bCs/>
          </w:rPr>
          <w:delText>6</w:delText>
        </w:r>
        <w:r w:rsidR="00B61B6B" w:rsidDel="00D639C1">
          <w:rPr>
            <w:rFonts w:eastAsia="Arial"/>
            <w:bCs/>
          </w:rPr>
          <w:delText>.</w:delText>
        </w:r>
        <w:r w:rsidR="00272E2C" w:rsidDel="00D639C1">
          <w:rPr>
            <w:rFonts w:eastAsia="Arial"/>
            <w:bCs/>
          </w:rPr>
          <w:delText xml:space="preserve"> The results indicate that the ranking using multiple features perform better (i.e., match better with the actual risk ranking) compared with using any single feature.</w:delText>
        </w:r>
      </w:del>
    </w:p>
    <w:tbl>
      <w:tblPr>
        <w:tblStyle w:val="TableGrid"/>
        <w:tblW w:w="9282"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60"/>
        <w:gridCol w:w="2097"/>
        <w:gridCol w:w="1197"/>
        <w:gridCol w:w="365"/>
        <w:gridCol w:w="832"/>
        <w:gridCol w:w="1066"/>
        <w:gridCol w:w="45"/>
        <w:gridCol w:w="1153"/>
        <w:gridCol w:w="466"/>
        <w:gridCol w:w="601"/>
      </w:tblGrid>
      <w:tr w:rsidR="006E567B" w:rsidRPr="00AD3731" w:rsidDel="00235D28" w14:paraId="4B5BE1D5" w14:textId="21DF9CBE" w:rsidTr="001939CA">
        <w:trPr>
          <w:trHeight w:val="953"/>
          <w:jc w:val="center"/>
          <w:del w:id="1150" w:author="Author"/>
        </w:trPr>
        <w:tc>
          <w:tcPr>
            <w:tcW w:w="3557" w:type="dxa"/>
            <w:gridSpan w:val="2"/>
            <w:tcBorders>
              <w:top w:val="single" w:sz="4" w:space="0" w:color="auto"/>
              <w:bottom w:val="single" w:sz="4" w:space="0" w:color="auto"/>
            </w:tcBorders>
            <w:vAlign w:val="center"/>
          </w:tcPr>
          <w:p w14:paraId="373594F1" w14:textId="3636F77D" w:rsidR="004923EB" w:rsidRPr="001D763C" w:rsidDel="00235D28" w:rsidRDefault="004923EB" w:rsidP="00C3045A">
            <w:pPr>
              <w:rPr>
                <w:del w:id="1151" w:author="Author"/>
                <w:rFonts w:eastAsia="Arial"/>
                <w:b/>
                <w:sz w:val="22"/>
                <w:szCs w:val="22"/>
              </w:rPr>
            </w:pPr>
            <w:del w:id="1152" w:author="Author">
              <w:r w:rsidRPr="001D763C" w:rsidDel="00235D28">
                <w:rPr>
                  <w:b/>
                  <w:bCs/>
                  <w:sz w:val="22"/>
                  <w:szCs w:val="22"/>
                </w:rPr>
                <w:delText>Event</w:delText>
              </w:r>
            </w:del>
          </w:p>
        </w:tc>
        <w:tc>
          <w:tcPr>
            <w:tcW w:w="1197" w:type="dxa"/>
            <w:tcBorders>
              <w:top w:val="single" w:sz="4" w:space="0" w:color="auto"/>
              <w:bottom w:val="single" w:sz="4" w:space="0" w:color="auto"/>
            </w:tcBorders>
            <w:vAlign w:val="center"/>
          </w:tcPr>
          <w:p w14:paraId="1D9FC19C" w14:textId="6B7466C4" w:rsidR="00C9461C" w:rsidRPr="00AD3731" w:rsidDel="00235D28" w:rsidRDefault="004923EB" w:rsidP="00C3045A">
            <w:pPr>
              <w:jc w:val="center"/>
              <w:rPr>
                <w:del w:id="1153" w:author="Author"/>
                <w:b/>
                <w:bCs/>
                <w:sz w:val="20"/>
                <w:szCs w:val="22"/>
              </w:rPr>
            </w:pPr>
            <w:del w:id="1154" w:author="Author">
              <w:r w:rsidRPr="00AD3731" w:rsidDel="00235D28">
                <w:rPr>
                  <w:b/>
                  <w:bCs/>
                  <w:sz w:val="20"/>
                  <w:szCs w:val="22"/>
                </w:rPr>
                <w:delText>Sentiment</w:delText>
              </w:r>
              <w:r w:rsidR="00780888" w:rsidRPr="00AD3731" w:rsidDel="00235D28">
                <w:rPr>
                  <w:b/>
                  <w:bCs/>
                  <w:sz w:val="20"/>
                  <w:szCs w:val="22"/>
                </w:rPr>
                <w:delText xml:space="preserve"> </w:delText>
              </w:r>
              <w:r w:rsidR="00C9461C" w:rsidRPr="00AD3731" w:rsidDel="00235D28">
                <w:rPr>
                  <w:b/>
                  <w:bCs/>
                  <w:sz w:val="20"/>
                  <w:szCs w:val="22"/>
                </w:rPr>
                <w:delText>Ranking</w:delText>
              </w:r>
            </w:del>
          </w:p>
        </w:tc>
        <w:tc>
          <w:tcPr>
            <w:tcW w:w="1197" w:type="dxa"/>
            <w:gridSpan w:val="2"/>
            <w:tcBorders>
              <w:top w:val="single" w:sz="4" w:space="0" w:color="auto"/>
              <w:bottom w:val="single" w:sz="4" w:space="0" w:color="auto"/>
            </w:tcBorders>
            <w:vAlign w:val="center"/>
          </w:tcPr>
          <w:p w14:paraId="14D35245" w14:textId="01BC39D0" w:rsidR="004923EB" w:rsidRPr="00AD3731" w:rsidDel="00235D28" w:rsidRDefault="004923EB" w:rsidP="00C3045A">
            <w:pPr>
              <w:jc w:val="center"/>
              <w:rPr>
                <w:del w:id="1155" w:author="Author"/>
                <w:rFonts w:eastAsia="Arial"/>
                <w:b/>
                <w:sz w:val="20"/>
                <w:szCs w:val="22"/>
              </w:rPr>
            </w:pPr>
            <w:del w:id="1156" w:author="Author">
              <w:r w:rsidRPr="00AD3731" w:rsidDel="00235D28">
                <w:rPr>
                  <w:b/>
                  <w:bCs/>
                  <w:sz w:val="20"/>
                  <w:szCs w:val="22"/>
                </w:rPr>
                <w:delText xml:space="preserve">Risk </w:delText>
              </w:r>
              <w:r w:rsidR="00E07327" w:rsidRPr="00AD3731" w:rsidDel="00235D28">
                <w:rPr>
                  <w:b/>
                  <w:bCs/>
                  <w:sz w:val="20"/>
                  <w:szCs w:val="22"/>
                </w:rPr>
                <w:delText>Expression Ranking</w:delText>
              </w:r>
            </w:del>
          </w:p>
        </w:tc>
        <w:tc>
          <w:tcPr>
            <w:tcW w:w="1066" w:type="dxa"/>
            <w:tcBorders>
              <w:top w:val="single" w:sz="4" w:space="0" w:color="auto"/>
              <w:bottom w:val="single" w:sz="4" w:space="0" w:color="auto"/>
            </w:tcBorders>
            <w:vAlign w:val="center"/>
          </w:tcPr>
          <w:p w14:paraId="0A07D751" w14:textId="554408D6" w:rsidR="004923EB" w:rsidRPr="00AD3731" w:rsidDel="00235D28" w:rsidRDefault="004923EB" w:rsidP="00C3045A">
            <w:pPr>
              <w:jc w:val="center"/>
              <w:rPr>
                <w:del w:id="1157" w:author="Author"/>
                <w:b/>
                <w:bCs/>
                <w:sz w:val="20"/>
                <w:szCs w:val="22"/>
              </w:rPr>
            </w:pPr>
            <w:del w:id="1158" w:author="Author">
              <w:r w:rsidRPr="00AD3731" w:rsidDel="00235D28">
                <w:rPr>
                  <w:b/>
                  <w:bCs/>
                  <w:sz w:val="20"/>
                  <w:szCs w:val="22"/>
                </w:rPr>
                <w:delText>Influence</w:delText>
              </w:r>
            </w:del>
          </w:p>
          <w:p w14:paraId="69DC0561" w14:textId="488F1979" w:rsidR="004923EB" w:rsidRPr="00AD3731" w:rsidDel="00235D28" w:rsidRDefault="00494D2C" w:rsidP="00C3045A">
            <w:pPr>
              <w:jc w:val="center"/>
              <w:rPr>
                <w:del w:id="1159" w:author="Author"/>
                <w:rFonts w:eastAsia="Arial"/>
                <w:b/>
                <w:sz w:val="20"/>
                <w:szCs w:val="22"/>
              </w:rPr>
            </w:pPr>
            <w:del w:id="1160" w:author="Author">
              <w:r w:rsidRPr="00AD3731" w:rsidDel="00235D28">
                <w:rPr>
                  <w:b/>
                  <w:bCs/>
                  <w:sz w:val="20"/>
                  <w:szCs w:val="22"/>
                </w:rPr>
                <w:delText>Ranking</w:delText>
              </w:r>
            </w:del>
          </w:p>
        </w:tc>
        <w:tc>
          <w:tcPr>
            <w:tcW w:w="1198" w:type="dxa"/>
            <w:gridSpan w:val="2"/>
            <w:tcBorders>
              <w:top w:val="single" w:sz="4" w:space="0" w:color="auto"/>
              <w:bottom w:val="single" w:sz="4" w:space="0" w:color="auto"/>
            </w:tcBorders>
            <w:shd w:val="clear" w:color="auto" w:fill="FFFFFF" w:themeFill="background1"/>
            <w:vAlign w:val="center"/>
          </w:tcPr>
          <w:p w14:paraId="03C8E45E" w14:textId="567511A3" w:rsidR="00D52282" w:rsidRPr="00AD3731" w:rsidDel="00235D28" w:rsidRDefault="004923EB" w:rsidP="00C3045A">
            <w:pPr>
              <w:jc w:val="center"/>
              <w:rPr>
                <w:del w:id="1161" w:author="Author"/>
                <w:b/>
                <w:bCs/>
                <w:sz w:val="20"/>
                <w:szCs w:val="22"/>
              </w:rPr>
            </w:pPr>
            <w:del w:id="1162" w:author="Author">
              <w:r w:rsidRPr="00AD3731" w:rsidDel="00235D28">
                <w:rPr>
                  <w:b/>
                  <w:bCs/>
                  <w:sz w:val="20"/>
                  <w:szCs w:val="22"/>
                </w:rPr>
                <w:delText>Predicted</w:delText>
              </w:r>
            </w:del>
          </w:p>
          <w:p w14:paraId="38C75AF7" w14:textId="522332A9" w:rsidR="004923EB" w:rsidRPr="00AD3731" w:rsidDel="00235D28" w:rsidRDefault="00D52282" w:rsidP="00C3045A">
            <w:pPr>
              <w:jc w:val="center"/>
              <w:rPr>
                <w:del w:id="1163" w:author="Author"/>
                <w:b/>
                <w:bCs/>
                <w:sz w:val="20"/>
                <w:szCs w:val="22"/>
              </w:rPr>
            </w:pPr>
            <w:del w:id="1164" w:author="Author">
              <w:r w:rsidRPr="00AD3731" w:rsidDel="00235D28">
                <w:rPr>
                  <w:b/>
                  <w:bCs/>
                  <w:sz w:val="20"/>
                  <w:szCs w:val="22"/>
                </w:rPr>
                <w:delText>Risk</w:delText>
              </w:r>
              <w:r w:rsidR="004923EB" w:rsidRPr="00AD3731" w:rsidDel="00235D28">
                <w:rPr>
                  <w:b/>
                  <w:bCs/>
                  <w:sz w:val="20"/>
                  <w:szCs w:val="22"/>
                </w:rPr>
                <w:delText xml:space="preserve"> Ranking</w:delText>
              </w:r>
            </w:del>
          </w:p>
        </w:tc>
        <w:tc>
          <w:tcPr>
            <w:tcW w:w="1067" w:type="dxa"/>
            <w:gridSpan w:val="2"/>
            <w:tcBorders>
              <w:top w:val="single" w:sz="4" w:space="0" w:color="auto"/>
              <w:bottom w:val="single" w:sz="4" w:space="0" w:color="auto"/>
            </w:tcBorders>
            <w:shd w:val="clear" w:color="auto" w:fill="auto"/>
            <w:vAlign w:val="center"/>
          </w:tcPr>
          <w:p w14:paraId="0CA249E4" w14:textId="6945ABF2" w:rsidR="00D52282" w:rsidRPr="00AD3731" w:rsidDel="00235D28" w:rsidRDefault="004923EB" w:rsidP="00C3045A">
            <w:pPr>
              <w:jc w:val="center"/>
              <w:rPr>
                <w:del w:id="1165" w:author="Author"/>
                <w:b/>
                <w:bCs/>
                <w:color w:val="000000"/>
                <w:sz w:val="20"/>
                <w:szCs w:val="22"/>
              </w:rPr>
            </w:pPr>
            <w:del w:id="1166" w:author="Author">
              <w:r w:rsidRPr="00AD3731" w:rsidDel="00235D28">
                <w:rPr>
                  <w:b/>
                  <w:bCs/>
                  <w:color w:val="000000"/>
                  <w:sz w:val="20"/>
                  <w:szCs w:val="22"/>
                </w:rPr>
                <w:delText>Actual</w:delText>
              </w:r>
            </w:del>
          </w:p>
          <w:p w14:paraId="1F2A5A0C" w14:textId="74DC6BC7" w:rsidR="00D52282" w:rsidRPr="00AD3731" w:rsidDel="00235D28" w:rsidRDefault="00D52282" w:rsidP="00C3045A">
            <w:pPr>
              <w:jc w:val="center"/>
              <w:rPr>
                <w:del w:id="1167" w:author="Author"/>
                <w:b/>
                <w:bCs/>
                <w:color w:val="000000"/>
                <w:sz w:val="20"/>
                <w:szCs w:val="22"/>
              </w:rPr>
            </w:pPr>
            <w:del w:id="1168" w:author="Author">
              <w:r w:rsidRPr="00AD3731" w:rsidDel="00235D28">
                <w:rPr>
                  <w:b/>
                  <w:bCs/>
                  <w:color w:val="000000"/>
                  <w:sz w:val="20"/>
                  <w:szCs w:val="22"/>
                </w:rPr>
                <w:delText>Risk</w:delText>
              </w:r>
            </w:del>
          </w:p>
          <w:p w14:paraId="52F991D1" w14:textId="264AE27D" w:rsidR="004923EB" w:rsidRPr="00AD3731" w:rsidDel="00235D28" w:rsidRDefault="004923EB" w:rsidP="00C3045A">
            <w:pPr>
              <w:jc w:val="center"/>
              <w:rPr>
                <w:del w:id="1169" w:author="Author"/>
                <w:b/>
                <w:bCs/>
                <w:sz w:val="20"/>
                <w:szCs w:val="22"/>
              </w:rPr>
            </w:pPr>
            <w:del w:id="1170" w:author="Author">
              <w:r w:rsidRPr="00AD3731" w:rsidDel="00235D28">
                <w:rPr>
                  <w:b/>
                  <w:bCs/>
                  <w:color w:val="000000"/>
                  <w:sz w:val="20"/>
                  <w:szCs w:val="22"/>
                </w:rPr>
                <w:delText>Ranking</w:delText>
              </w:r>
            </w:del>
          </w:p>
        </w:tc>
      </w:tr>
      <w:tr w:rsidR="00780888" w:rsidRPr="001D763C" w:rsidDel="00235D28" w14:paraId="415954F9" w14:textId="60FBFC43" w:rsidTr="001939CA">
        <w:trPr>
          <w:trHeight w:val="278"/>
          <w:jc w:val="center"/>
          <w:del w:id="1171" w:author="Author"/>
        </w:trPr>
        <w:tc>
          <w:tcPr>
            <w:tcW w:w="3557" w:type="dxa"/>
            <w:gridSpan w:val="2"/>
            <w:tcBorders>
              <w:top w:val="single" w:sz="4" w:space="0" w:color="auto"/>
            </w:tcBorders>
            <w:vAlign w:val="center"/>
          </w:tcPr>
          <w:p w14:paraId="1EF3793B" w14:textId="2DA73B22" w:rsidR="00780888" w:rsidRPr="00780888" w:rsidDel="00235D28" w:rsidRDefault="00780888" w:rsidP="00C3045A">
            <w:pPr>
              <w:spacing w:line="360" w:lineRule="auto"/>
              <w:rPr>
                <w:del w:id="1172" w:author="Author"/>
                <w:rFonts w:eastAsia="Arial"/>
                <w:b/>
                <w:sz w:val="22"/>
                <w:szCs w:val="22"/>
              </w:rPr>
            </w:pPr>
            <w:del w:id="1173" w:author="Author">
              <w:r w:rsidRPr="00780888" w:rsidDel="00235D28">
                <w:rPr>
                  <w:color w:val="000000" w:themeColor="text1"/>
                  <w:sz w:val="22"/>
                  <w:szCs w:val="22"/>
                </w:rPr>
                <w:delText>Earthquake in Luding</w:delText>
              </w:r>
            </w:del>
          </w:p>
        </w:tc>
        <w:tc>
          <w:tcPr>
            <w:tcW w:w="1197" w:type="dxa"/>
            <w:tcBorders>
              <w:top w:val="single" w:sz="4" w:space="0" w:color="auto"/>
            </w:tcBorders>
            <w:vAlign w:val="center"/>
          </w:tcPr>
          <w:p w14:paraId="7D7E7F88" w14:textId="6A4555CE" w:rsidR="00780888" w:rsidRPr="00780888" w:rsidDel="00235D28" w:rsidRDefault="00780888" w:rsidP="00C3045A">
            <w:pPr>
              <w:spacing w:line="360" w:lineRule="auto"/>
              <w:jc w:val="center"/>
              <w:rPr>
                <w:del w:id="1174" w:author="Author"/>
                <w:rFonts w:eastAsia="Arial"/>
                <w:b/>
                <w:sz w:val="22"/>
                <w:szCs w:val="22"/>
              </w:rPr>
            </w:pPr>
            <w:del w:id="1175" w:author="Author">
              <w:r w:rsidRPr="00780888" w:rsidDel="00235D28">
                <w:rPr>
                  <w:sz w:val="22"/>
                  <w:szCs w:val="22"/>
                </w:rPr>
                <w:delText>3</w:delText>
              </w:r>
            </w:del>
          </w:p>
        </w:tc>
        <w:tc>
          <w:tcPr>
            <w:tcW w:w="1197" w:type="dxa"/>
            <w:gridSpan w:val="2"/>
            <w:tcBorders>
              <w:top w:val="single" w:sz="4" w:space="0" w:color="auto"/>
            </w:tcBorders>
            <w:vAlign w:val="center"/>
          </w:tcPr>
          <w:p w14:paraId="78EF7FF6" w14:textId="0449BF59" w:rsidR="00780888" w:rsidRPr="00780888" w:rsidDel="00235D28" w:rsidRDefault="00780888" w:rsidP="00C3045A">
            <w:pPr>
              <w:spacing w:line="360" w:lineRule="auto"/>
              <w:jc w:val="center"/>
              <w:rPr>
                <w:del w:id="1176" w:author="Author"/>
                <w:rFonts w:eastAsia="Arial"/>
                <w:b/>
                <w:sz w:val="22"/>
                <w:szCs w:val="22"/>
              </w:rPr>
            </w:pPr>
            <w:del w:id="1177" w:author="Author">
              <w:r w:rsidRPr="00780888" w:rsidDel="00235D28">
                <w:rPr>
                  <w:sz w:val="22"/>
                  <w:szCs w:val="22"/>
                </w:rPr>
                <w:delText>4</w:delText>
              </w:r>
            </w:del>
          </w:p>
        </w:tc>
        <w:tc>
          <w:tcPr>
            <w:tcW w:w="1066" w:type="dxa"/>
            <w:tcBorders>
              <w:top w:val="single" w:sz="4" w:space="0" w:color="auto"/>
              <w:right w:val="nil"/>
            </w:tcBorders>
            <w:vAlign w:val="center"/>
          </w:tcPr>
          <w:p w14:paraId="170CEE71" w14:textId="23344F1C" w:rsidR="00780888" w:rsidRPr="00780888" w:rsidDel="00235D28" w:rsidRDefault="00780888" w:rsidP="00C3045A">
            <w:pPr>
              <w:spacing w:line="360" w:lineRule="auto"/>
              <w:jc w:val="center"/>
              <w:rPr>
                <w:del w:id="1178" w:author="Author"/>
                <w:rFonts w:eastAsia="Arial"/>
                <w:b/>
                <w:sz w:val="22"/>
                <w:szCs w:val="22"/>
              </w:rPr>
            </w:pPr>
            <w:del w:id="1179" w:author="Author">
              <w:r w:rsidRPr="00780888" w:rsidDel="00235D28">
                <w:rPr>
                  <w:sz w:val="22"/>
                  <w:szCs w:val="22"/>
                </w:rPr>
                <w:delText>1</w:delText>
              </w:r>
            </w:del>
          </w:p>
        </w:tc>
        <w:tc>
          <w:tcPr>
            <w:tcW w:w="1198" w:type="dxa"/>
            <w:gridSpan w:val="2"/>
            <w:tcBorders>
              <w:top w:val="single" w:sz="4" w:space="0" w:color="auto"/>
              <w:left w:val="nil"/>
              <w:bottom w:val="nil"/>
              <w:right w:val="nil"/>
            </w:tcBorders>
            <w:shd w:val="clear" w:color="auto" w:fill="E3A571"/>
            <w:vAlign w:val="center"/>
          </w:tcPr>
          <w:p w14:paraId="66241215" w14:textId="28849932" w:rsidR="00780888" w:rsidRPr="00780888" w:rsidDel="00235D28" w:rsidRDefault="00780888" w:rsidP="00C3045A">
            <w:pPr>
              <w:spacing w:line="360" w:lineRule="auto"/>
              <w:jc w:val="center"/>
              <w:rPr>
                <w:del w:id="1180" w:author="Author"/>
                <w:sz w:val="20"/>
                <w:szCs w:val="22"/>
              </w:rPr>
            </w:pPr>
            <w:del w:id="1181" w:author="Author">
              <w:r w:rsidRPr="00780888" w:rsidDel="00235D28">
                <w:rPr>
                  <w:sz w:val="20"/>
                  <w:szCs w:val="22"/>
                </w:rPr>
                <w:delText>Very high</w:delText>
              </w:r>
            </w:del>
          </w:p>
        </w:tc>
        <w:tc>
          <w:tcPr>
            <w:tcW w:w="1067" w:type="dxa"/>
            <w:gridSpan w:val="2"/>
            <w:tcBorders>
              <w:top w:val="single" w:sz="4" w:space="0" w:color="auto"/>
              <w:left w:val="nil"/>
            </w:tcBorders>
            <w:shd w:val="clear" w:color="auto" w:fill="auto"/>
            <w:vAlign w:val="center"/>
          </w:tcPr>
          <w:p w14:paraId="10D68FD7" w14:textId="4E4C523E" w:rsidR="00780888" w:rsidRPr="00780888" w:rsidDel="00235D28" w:rsidRDefault="00780888" w:rsidP="00C3045A">
            <w:pPr>
              <w:spacing w:line="360" w:lineRule="auto"/>
              <w:jc w:val="center"/>
              <w:rPr>
                <w:del w:id="1182" w:author="Author"/>
                <w:sz w:val="22"/>
                <w:szCs w:val="22"/>
              </w:rPr>
            </w:pPr>
            <w:del w:id="1183" w:author="Author">
              <w:r w:rsidRPr="00780888" w:rsidDel="00235D28">
                <w:rPr>
                  <w:sz w:val="22"/>
                  <w:szCs w:val="22"/>
                </w:rPr>
                <w:delText>1</w:delText>
              </w:r>
            </w:del>
          </w:p>
        </w:tc>
      </w:tr>
      <w:tr w:rsidR="00780888" w:rsidRPr="001D763C" w:rsidDel="00235D28" w14:paraId="79287D05" w14:textId="33B13646" w:rsidTr="001939CA">
        <w:trPr>
          <w:trHeight w:val="171"/>
          <w:jc w:val="center"/>
          <w:del w:id="1184" w:author="Author"/>
        </w:trPr>
        <w:tc>
          <w:tcPr>
            <w:tcW w:w="3557" w:type="dxa"/>
            <w:gridSpan w:val="2"/>
            <w:vAlign w:val="center"/>
          </w:tcPr>
          <w:p w14:paraId="77AD3CCC" w14:textId="0E771FFA" w:rsidR="00780888" w:rsidRPr="00780888" w:rsidDel="00235D28" w:rsidRDefault="00780888" w:rsidP="00C3045A">
            <w:pPr>
              <w:spacing w:line="360" w:lineRule="auto"/>
              <w:rPr>
                <w:del w:id="1185" w:author="Author"/>
                <w:rFonts w:eastAsia="Arial"/>
                <w:b/>
                <w:sz w:val="22"/>
                <w:szCs w:val="22"/>
              </w:rPr>
            </w:pPr>
            <w:del w:id="1186" w:author="Author">
              <w:r w:rsidRPr="00780888" w:rsidDel="00235D28">
                <w:rPr>
                  <w:color w:val="000000" w:themeColor="text1"/>
                  <w:sz w:val="22"/>
                  <w:szCs w:val="22"/>
                </w:rPr>
                <w:delText>Flush flood in Datong Mountain</w:delText>
              </w:r>
            </w:del>
          </w:p>
        </w:tc>
        <w:tc>
          <w:tcPr>
            <w:tcW w:w="1197" w:type="dxa"/>
            <w:vAlign w:val="center"/>
          </w:tcPr>
          <w:p w14:paraId="4C024C2E" w14:textId="5D7368B8" w:rsidR="00780888" w:rsidRPr="00780888" w:rsidDel="00235D28" w:rsidRDefault="00780888" w:rsidP="00C3045A">
            <w:pPr>
              <w:spacing w:line="360" w:lineRule="auto"/>
              <w:jc w:val="center"/>
              <w:rPr>
                <w:del w:id="1187" w:author="Author"/>
                <w:rFonts w:eastAsia="Arial"/>
                <w:b/>
                <w:sz w:val="22"/>
                <w:szCs w:val="22"/>
              </w:rPr>
            </w:pPr>
            <w:del w:id="1188" w:author="Author">
              <w:r w:rsidRPr="00780888" w:rsidDel="00235D28">
                <w:rPr>
                  <w:sz w:val="22"/>
                  <w:szCs w:val="22"/>
                </w:rPr>
                <w:delText>1</w:delText>
              </w:r>
            </w:del>
          </w:p>
        </w:tc>
        <w:tc>
          <w:tcPr>
            <w:tcW w:w="1197" w:type="dxa"/>
            <w:gridSpan w:val="2"/>
            <w:vAlign w:val="center"/>
          </w:tcPr>
          <w:p w14:paraId="0F31541C" w14:textId="266236CE" w:rsidR="00780888" w:rsidRPr="00780888" w:rsidDel="00235D28" w:rsidRDefault="00780888" w:rsidP="00C3045A">
            <w:pPr>
              <w:spacing w:line="360" w:lineRule="auto"/>
              <w:jc w:val="center"/>
              <w:rPr>
                <w:del w:id="1189" w:author="Author"/>
                <w:rFonts w:eastAsia="Arial"/>
                <w:b/>
                <w:sz w:val="22"/>
                <w:szCs w:val="22"/>
              </w:rPr>
            </w:pPr>
            <w:del w:id="1190" w:author="Author">
              <w:r w:rsidRPr="00780888" w:rsidDel="00235D28">
                <w:rPr>
                  <w:sz w:val="22"/>
                  <w:szCs w:val="22"/>
                </w:rPr>
                <w:delText>1</w:delText>
              </w:r>
            </w:del>
          </w:p>
        </w:tc>
        <w:tc>
          <w:tcPr>
            <w:tcW w:w="1066" w:type="dxa"/>
            <w:tcBorders>
              <w:right w:val="nil"/>
            </w:tcBorders>
            <w:vAlign w:val="center"/>
          </w:tcPr>
          <w:p w14:paraId="72747004" w14:textId="64843157" w:rsidR="00780888" w:rsidRPr="00780888" w:rsidDel="00235D28" w:rsidRDefault="00780888" w:rsidP="00C3045A">
            <w:pPr>
              <w:spacing w:line="360" w:lineRule="auto"/>
              <w:jc w:val="center"/>
              <w:rPr>
                <w:del w:id="1191" w:author="Author"/>
                <w:rFonts w:eastAsia="Arial"/>
                <w:b/>
                <w:sz w:val="22"/>
                <w:szCs w:val="22"/>
              </w:rPr>
            </w:pPr>
            <w:del w:id="1192" w:author="Author">
              <w:r w:rsidRPr="00780888" w:rsidDel="00235D28">
                <w:rPr>
                  <w:sz w:val="22"/>
                  <w:szCs w:val="22"/>
                </w:rPr>
                <w:delText>3</w:delText>
              </w:r>
            </w:del>
          </w:p>
        </w:tc>
        <w:tc>
          <w:tcPr>
            <w:tcW w:w="1198" w:type="dxa"/>
            <w:gridSpan w:val="2"/>
            <w:tcBorders>
              <w:top w:val="nil"/>
              <w:left w:val="nil"/>
              <w:bottom w:val="nil"/>
              <w:right w:val="nil"/>
            </w:tcBorders>
            <w:shd w:val="clear" w:color="auto" w:fill="FABF8F" w:themeFill="accent6" w:themeFillTint="99"/>
            <w:vAlign w:val="center"/>
          </w:tcPr>
          <w:p w14:paraId="77FA2BFB" w14:textId="5FCFA455" w:rsidR="00780888" w:rsidRPr="00780888" w:rsidDel="00235D28" w:rsidRDefault="00780888" w:rsidP="00C3045A">
            <w:pPr>
              <w:spacing w:line="360" w:lineRule="auto"/>
              <w:jc w:val="center"/>
              <w:rPr>
                <w:del w:id="1193" w:author="Author"/>
                <w:sz w:val="20"/>
                <w:szCs w:val="22"/>
              </w:rPr>
            </w:pPr>
            <w:del w:id="1194" w:author="Author">
              <w:r w:rsidRPr="00780888" w:rsidDel="00235D28">
                <w:rPr>
                  <w:sz w:val="20"/>
                  <w:szCs w:val="22"/>
                </w:rPr>
                <w:delText>Higher</w:delText>
              </w:r>
            </w:del>
          </w:p>
        </w:tc>
        <w:tc>
          <w:tcPr>
            <w:tcW w:w="1067" w:type="dxa"/>
            <w:gridSpan w:val="2"/>
            <w:tcBorders>
              <w:left w:val="nil"/>
            </w:tcBorders>
            <w:shd w:val="clear" w:color="auto" w:fill="auto"/>
            <w:vAlign w:val="center"/>
          </w:tcPr>
          <w:p w14:paraId="537636FD" w14:textId="24322B3B" w:rsidR="00780888" w:rsidRPr="00780888" w:rsidDel="00235D28" w:rsidRDefault="00780888" w:rsidP="00C3045A">
            <w:pPr>
              <w:spacing w:line="360" w:lineRule="auto"/>
              <w:jc w:val="center"/>
              <w:rPr>
                <w:del w:id="1195" w:author="Author"/>
                <w:sz w:val="22"/>
                <w:szCs w:val="22"/>
              </w:rPr>
            </w:pPr>
            <w:del w:id="1196" w:author="Author">
              <w:r w:rsidRPr="00780888" w:rsidDel="00235D28">
                <w:rPr>
                  <w:sz w:val="22"/>
                  <w:szCs w:val="22"/>
                </w:rPr>
                <w:delText>2</w:delText>
              </w:r>
            </w:del>
          </w:p>
        </w:tc>
      </w:tr>
      <w:tr w:rsidR="00780888" w:rsidRPr="001D763C" w:rsidDel="00235D28" w14:paraId="2EF35047" w14:textId="4C510658" w:rsidTr="001939CA">
        <w:trPr>
          <w:trHeight w:val="234"/>
          <w:jc w:val="center"/>
          <w:del w:id="1197" w:author="Author"/>
        </w:trPr>
        <w:tc>
          <w:tcPr>
            <w:tcW w:w="3557" w:type="dxa"/>
            <w:gridSpan w:val="2"/>
            <w:vAlign w:val="center"/>
          </w:tcPr>
          <w:p w14:paraId="21512559" w14:textId="1D18B9C7" w:rsidR="00780888" w:rsidRPr="00780888" w:rsidDel="00235D28" w:rsidRDefault="00780888" w:rsidP="00C3045A">
            <w:pPr>
              <w:spacing w:line="360" w:lineRule="auto"/>
              <w:rPr>
                <w:del w:id="1198" w:author="Author"/>
                <w:rFonts w:eastAsia="Arial"/>
                <w:b/>
                <w:sz w:val="22"/>
                <w:szCs w:val="22"/>
              </w:rPr>
            </w:pPr>
            <w:del w:id="1199" w:author="Author">
              <w:r w:rsidRPr="00780888" w:rsidDel="00235D28">
                <w:rPr>
                  <w:color w:val="000000" w:themeColor="text1"/>
                  <w:sz w:val="22"/>
                  <w:szCs w:val="22"/>
                </w:rPr>
                <w:delText>Rainstorm in Fujian, Jiangxi and Hunan</w:delText>
              </w:r>
            </w:del>
          </w:p>
        </w:tc>
        <w:tc>
          <w:tcPr>
            <w:tcW w:w="1197" w:type="dxa"/>
            <w:vAlign w:val="center"/>
          </w:tcPr>
          <w:p w14:paraId="41129CFA" w14:textId="6B1F14CD" w:rsidR="00780888" w:rsidRPr="00780888" w:rsidDel="00235D28" w:rsidRDefault="00780888" w:rsidP="00C3045A">
            <w:pPr>
              <w:spacing w:line="360" w:lineRule="auto"/>
              <w:jc w:val="center"/>
              <w:rPr>
                <w:del w:id="1200" w:author="Author"/>
                <w:rFonts w:eastAsia="Arial"/>
                <w:b/>
                <w:sz w:val="22"/>
                <w:szCs w:val="22"/>
              </w:rPr>
            </w:pPr>
            <w:del w:id="1201" w:author="Author">
              <w:r w:rsidRPr="00780888" w:rsidDel="00235D28">
                <w:rPr>
                  <w:sz w:val="22"/>
                  <w:szCs w:val="22"/>
                </w:rPr>
                <w:delText>2</w:delText>
              </w:r>
            </w:del>
          </w:p>
        </w:tc>
        <w:tc>
          <w:tcPr>
            <w:tcW w:w="1197" w:type="dxa"/>
            <w:gridSpan w:val="2"/>
            <w:vAlign w:val="center"/>
          </w:tcPr>
          <w:p w14:paraId="021CEDE7" w14:textId="709A498F" w:rsidR="00780888" w:rsidRPr="00780888" w:rsidDel="00235D28" w:rsidRDefault="00780888" w:rsidP="00C3045A">
            <w:pPr>
              <w:spacing w:line="360" w:lineRule="auto"/>
              <w:jc w:val="center"/>
              <w:rPr>
                <w:del w:id="1202" w:author="Author"/>
                <w:rFonts w:eastAsia="Arial"/>
                <w:b/>
                <w:sz w:val="22"/>
                <w:szCs w:val="22"/>
              </w:rPr>
            </w:pPr>
            <w:del w:id="1203" w:author="Author">
              <w:r w:rsidRPr="00780888" w:rsidDel="00235D28">
                <w:rPr>
                  <w:sz w:val="22"/>
                  <w:szCs w:val="22"/>
                </w:rPr>
                <w:delText>3</w:delText>
              </w:r>
            </w:del>
          </w:p>
        </w:tc>
        <w:tc>
          <w:tcPr>
            <w:tcW w:w="1066" w:type="dxa"/>
            <w:tcBorders>
              <w:right w:val="nil"/>
            </w:tcBorders>
            <w:vAlign w:val="center"/>
          </w:tcPr>
          <w:p w14:paraId="2ADF6A8C" w14:textId="56FA3EA4" w:rsidR="00780888" w:rsidRPr="00780888" w:rsidDel="00235D28" w:rsidRDefault="00780888" w:rsidP="00C3045A">
            <w:pPr>
              <w:spacing w:line="360" w:lineRule="auto"/>
              <w:jc w:val="center"/>
              <w:rPr>
                <w:del w:id="1204" w:author="Author"/>
                <w:rFonts w:eastAsia="Arial"/>
                <w:b/>
                <w:sz w:val="22"/>
                <w:szCs w:val="22"/>
              </w:rPr>
            </w:pPr>
            <w:del w:id="1205" w:author="Author">
              <w:r w:rsidRPr="00780888" w:rsidDel="00235D28">
                <w:rPr>
                  <w:sz w:val="22"/>
                  <w:szCs w:val="22"/>
                </w:rPr>
                <w:delText>4</w:delText>
              </w:r>
            </w:del>
          </w:p>
        </w:tc>
        <w:tc>
          <w:tcPr>
            <w:tcW w:w="1198" w:type="dxa"/>
            <w:gridSpan w:val="2"/>
            <w:tcBorders>
              <w:top w:val="nil"/>
              <w:left w:val="nil"/>
              <w:bottom w:val="nil"/>
              <w:right w:val="nil"/>
            </w:tcBorders>
            <w:shd w:val="clear" w:color="auto" w:fill="FABF8F" w:themeFill="accent6" w:themeFillTint="99"/>
            <w:vAlign w:val="center"/>
          </w:tcPr>
          <w:p w14:paraId="5807361B" w14:textId="53B3AF91" w:rsidR="00780888" w:rsidRPr="00780888" w:rsidDel="00235D28" w:rsidRDefault="00780888" w:rsidP="00C3045A">
            <w:pPr>
              <w:spacing w:line="360" w:lineRule="auto"/>
              <w:jc w:val="center"/>
              <w:rPr>
                <w:del w:id="1206" w:author="Author"/>
                <w:sz w:val="20"/>
                <w:szCs w:val="22"/>
              </w:rPr>
            </w:pPr>
            <w:del w:id="1207" w:author="Author">
              <w:r w:rsidRPr="00780888" w:rsidDel="00235D28">
                <w:rPr>
                  <w:sz w:val="20"/>
                  <w:szCs w:val="22"/>
                </w:rPr>
                <w:delText>Higher</w:delText>
              </w:r>
            </w:del>
          </w:p>
        </w:tc>
        <w:tc>
          <w:tcPr>
            <w:tcW w:w="1067" w:type="dxa"/>
            <w:gridSpan w:val="2"/>
            <w:tcBorders>
              <w:left w:val="nil"/>
            </w:tcBorders>
            <w:shd w:val="clear" w:color="auto" w:fill="auto"/>
            <w:vAlign w:val="center"/>
          </w:tcPr>
          <w:p w14:paraId="27B391F6" w14:textId="0A4320E1" w:rsidR="00780888" w:rsidRPr="00780888" w:rsidDel="00235D28" w:rsidRDefault="00780888" w:rsidP="00C3045A">
            <w:pPr>
              <w:spacing w:line="360" w:lineRule="auto"/>
              <w:jc w:val="center"/>
              <w:rPr>
                <w:del w:id="1208" w:author="Author"/>
                <w:sz w:val="22"/>
                <w:szCs w:val="22"/>
              </w:rPr>
            </w:pPr>
            <w:del w:id="1209" w:author="Author">
              <w:r w:rsidRPr="00780888" w:rsidDel="00235D28">
                <w:rPr>
                  <w:sz w:val="22"/>
                  <w:szCs w:val="22"/>
                </w:rPr>
                <w:delText>3</w:delText>
              </w:r>
            </w:del>
          </w:p>
        </w:tc>
      </w:tr>
      <w:tr w:rsidR="004923EB" w:rsidRPr="001D763C" w:rsidDel="00235D28" w14:paraId="690A1335" w14:textId="09B2CB07" w:rsidTr="001939CA">
        <w:trPr>
          <w:trHeight w:val="267"/>
          <w:jc w:val="center"/>
          <w:del w:id="1210" w:author="Author"/>
        </w:trPr>
        <w:tc>
          <w:tcPr>
            <w:tcW w:w="3557" w:type="dxa"/>
            <w:gridSpan w:val="2"/>
            <w:vAlign w:val="center"/>
          </w:tcPr>
          <w:p w14:paraId="475B7954" w14:textId="07E6132B" w:rsidR="004923EB" w:rsidRPr="00780888" w:rsidDel="00235D28" w:rsidRDefault="004923EB" w:rsidP="00C3045A">
            <w:pPr>
              <w:spacing w:line="360" w:lineRule="auto"/>
              <w:rPr>
                <w:del w:id="1211" w:author="Author"/>
                <w:rFonts w:eastAsia="Arial"/>
                <w:b/>
                <w:sz w:val="22"/>
                <w:szCs w:val="22"/>
              </w:rPr>
            </w:pPr>
            <w:del w:id="1212" w:author="Author">
              <w:r w:rsidRPr="00780888" w:rsidDel="00235D28">
                <w:rPr>
                  <w:color w:val="000000" w:themeColor="text1"/>
                  <w:sz w:val="22"/>
                  <w:szCs w:val="22"/>
                </w:rPr>
                <w:delText>Drought in Yangtze River</w:delText>
              </w:r>
            </w:del>
          </w:p>
        </w:tc>
        <w:tc>
          <w:tcPr>
            <w:tcW w:w="1197" w:type="dxa"/>
            <w:vAlign w:val="center"/>
          </w:tcPr>
          <w:p w14:paraId="1B4A5493" w14:textId="058AE89F" w:rsidR="004923EB" w:rsidRPr="00780888" w:rsidDel="00235D28" w:rsidRDefault="00D52282" w:rsidP="00C3045A">
            <w:pPr>
              <w:spacing w:line="360" w:lineRule="auto"/>
              <w:jc w:val="center"/>
              <w:rPr>
                <w:del w:id="1213" w:author="Author"/>
                <w:rFonts w:eastAsia="Arial"/>
                <w:b/>
                <w:sz w:val="22"/>
                <w:szCs w:val="22"/>
              </w:rPr>
            </w:pPr>
            <w:del w:id="1214" w:author="Author">
              <w:r w:rsidRPr="00780888" w:rsidDel="00235D28">
                <w:rPr>
                  <w:sz w:val="22"/>
                  <w:szCs w:val="22"/>
                </w:rPr>
                <w:delText>4</w:delText>
              </w:r>
            </w:del>
          </w:p>
        </w:tc>
        <w:tc>
          <w:tcPr>
            <w:tcW w:w="1197" w:type="dxa"/>
            <w:gridSpan w:val="2"/>
            <w:vAlign w:val="center"/>
          </w:tcPr>
          <w:p w14:paraId="0D9B42B4" w14:textId="60280693" w:rsidR="004923EB" w:rsidRPr="00780888" w:rsidDel="00235D28" w:rsidRDefault="00D52282" w:rsidP="00C3045A">
            <w:pPr>
              <w:spacing w:line="360" w:lineRule="auto"/>
              <w:jc w:val="center"/>
              <w:rPr>
                <w:del w:id="1215" w:author="Author"/>
                <w:rFonts w:eastAsia="Arial"/>
                <w:b/>
                <w:sz w:val="22"/>
                <w:szCs w:val="22"/>
              </w:rPr>
            </w:pPr>
            <w:del w:id="1216" w:author="Author">
              <w:r w:rsidRPr="00780888" w:rsidDel="00235D28">
                <w:rPr>
                  <w:sz w:val="22"/>
                  <w:szCs w:val="22"/>
                </w:rPr>
                <w:delText>2</w:delText>
              </w:r>
            </w:del>
          </w:p>
        </w:tc>
        <w:tc>
          <w:tcPr>
            <w:tcW w:w="1066" w:type="dxa"/>
            <w:vAlign w:val="center"/>
          </w:tcPr>
          <w:p w14:paraId="185AA8D1" w14:textId="2E01E128" w:rsidR="004923EB" w:rsidRPr="00780888" w:rsidDel="00235D28" w:rsidRDefault="009431D1" w:rsidP="00C3045A">
            <w:pPr>
              <w:spacing w:line="360" w:lineRule="auto"/>
              <w:jc w:val="center"/>
              <w:rPr>
                <w:del w:id="1217" w:author="Author"/>
                <w:rFonts w:eastAsia="Arial"/>
                <w:b/>
                <w:sz w:val="22"/>
                <w:szCs w:val="22"/>
              </w:rPr>
            </w:pPr>
            <w:del w:id="1218" w:author="Author">
              <w:r w:rsidRPr="00780888" w:rsidDel="00235D28">
                <w:rPr>
                  <w:sz w:val="22"/>
                  <w:szCs w:val="22"/>
                </w:rPr>
                <w:delText>2</w:delText>
              </w:r>
            </w:del>
          </w:p>
        </w:tc>
        <w:tc>
          <w:tcPr>
            <w:tcW w:w="1198" w:type="dxa"/>
            <w:gridSpan w:val="2"/>
            <w:tcBorders>
              <w:top w:val="nil"/>
              <w:bottom w:val="nil"/>
            </w:tcBorders>
            <w:shd w:val="clear" w:color="auto" w:fill="D9D9D9" w:themeFill="background1" w:themeFillShade="D9"/>
            <w:vAlign w:val="center"/>
          </w:tcPr>
          <w:p w14:paraId="690B20F5" w14:textId="1D2A3FBD" w:rsidR="004923EB" w:rsidRPr="00780888" w:rsidDel="00235D28" w:rsidRDefault="0002284D" w:rsidP="00C3045A">
            <w:pPr>
              <w:spacing w:line="360" w:lineRule="auto"/>
              <w:jc w:val="center"/>
              <w:rPr>
                <w:del w:id="1219" w:author="Author"/>
                <w:sz w:val="20"/>
                <w:szCs w:val="22"/>
              </w:rPr>
            </w:pPr>
            <w:del w:id="1220" w:author="Author">
              <w:r w:rsidRPr="00780888" w:rsidDel="00235D28">
                <w:rPr>
                  <w:sz w:val="20"/>
                  <w:szCs w:val="22"/>
                </w:rPr>
                <w:delText>Neutral</w:delText>
              </w:r>
            </w:del>
          </w:p>
        </w:tc>
        <w:tc>
          <w:tcPr>
            <w:tcW w:w="1067" w:type="dxa"/>
            <w:gridSpan w:val="2"/>
            <w:shd w:val="clear" w:color="auto" w:fill="auto"/>
            <w:vAlign w:val="center"/>
          </w:tcPr>
          <w:p w14:paraId="6AFC3855" w14:textId="2BCA4481" w:rsidR="004923EB" w:rsidRPr="00780888" w:rsidDel="00235D28" w:rsidRDefault="004923EB" w:rsidP="00C3045A">
            <w:pPr>
              <w:spacing w:line="360" w:lineRule="auto"/>
              <w:jc w:val="center"/>
              <w:rPr>
                <w:del w:id="1221" w:author="Author"/>
                <w:sz w:val="22"/>
                <w:szCs w:val="22"/>
              </w:rPr>
            </w:pPr>
            <w:del w:id="1222" w:author="Author">
              <w:r w:rsidRPr="00780888" w:rsidDel="00235D28">
                <w:rPr>
                  <w:sz w:val="22"/>
                  <w:szCs w:val="22"/>
                </w:rPr>
                <w:delText>4</w:delText>
              </w:r>
            </w:del>
          </w:p>
        </w:tc>
      </w:tr>
      <w:tr w:rsidR="00780888" w:rsidRPr="001D763C" w:rsidDel="00235D28" w14:paraId="1D69E03C" w14:textId="24AC3C08" w:rsidTr="001939CA">
        <w:trPr>
          <w:trHeight w:val="274"/>
          <w:jc w:val="center"/>
          <w:del w:id="1223" w:author="Author"/>
        </w:trPr>
        <w:tc>
          <w:tcPr>
            <w:tcW w:w="3557" w:type="dxa"/>
            <w:gridSpan w:val="2"/>
            <w:vAlign w:val="center"/>
          </w:tcPr>
          <w:p w14:paraId="428FBBAF" w14:textId="7FF1490A" w:rsidR="00780888" w:rsidRPr="00780888" w:rsidDel="00235D28" w:rsidRDefault="00780888" w:rsidP="00C3045A">
            <w:pPr>
              <w:spacing w:line="360" w:lineRule="auto"/>
              <w:rPr>
                <w:del w:id="1224" w:author="Author"/>
                <w:rFonts w:eastAsia="Arial"/>
                <w:b/>
                <w:sz w:val="22"/>
                <w:szCs w:val="22"/>
              </w:rPr>
            </w:pPr>
            <w:del w:id="1225" w:author="Author">
              <w:r w:rsidRPr="00780888" w:rsidDel="00235D28">
                <w:rPr>
                  <w:color w:val="000000" w:themeColor="text1"/>
                  <w:sz w:val="22"/>
                  <w:szCs w:val="22"/>
                </w:rPr>
                <w:delText>Low temperature in South China</w:delText>
              </w:r>
            </w:del>
          </w:p>
        </w:tc>
        <w:tc>
          <w:tcPr>
            <w:tcW w:w="1197" w:type="dxa"/>
            <w:vAlign w:val="center"/>
          </w:tcPr>
          <w:p w14:paraId="1F2003D7" w14:textId="22916F49" w:rsidR="00780888" w:rsidRPr="00780888" w:rsidDel="00235D28" w:rsidRDefault="00780888" w:rsidP="00C3045A">
            <w:pPr>
              <w:spacing w:line="360" w:lineRule="auto"/>
              <w:jc w:val="center"/>
              <w:rPr>
                <w:del w:id="1226" w:author="Author"/>
                <w:rFonts w:eastAsia="Arial"/>
                <w:b/>
                <w:sz w:val="22"/>
                <w:szCs w:val="22"/>
              </w:rPr>
            </w:pPr>
            <w:del w:id="1227" w:author="Author">
              <w:r w:rsidRPr="00780888" w:rsidDel="00235D28">
                <w:rPr>
                  <w:sz w:val="22"/>
                  <w:szCs w:val="22"/>
                </w:rPr>
                <w:delText>6</w:delText>
              </w:r>
            </w:del>
          </w:p>
        </w:tc>
        <w:tc>
          <w:tcPr>
            <w:tcW w:w="1197" w:type="dxa"/>
            <w:gridSpan w:val="2"/>
            <w:vAlign w:val="center"/>
          </w:tcPr>
          <w:p w14:paraId="2A400BB9" w14:textId="4E7F485C" w:rsidR="00780888" w:rsidRPr="00780888" w:rsidDel="00235D28" w:rsidRDefault="00780888" w:rsidP="00C3045A">
            <w:pPr>
              <w:spacing w:line="360" w:lineRule="auto"/>
              <w:jc w:val="center"/>
              <w:rPr>
                <w:del w:id="1228" w:author="Author"/>
                <w:rFonts w:eastAsia="Arial"/>
                <w:b/>
                <w:sz w:val="22"/>
                <w:szCs w:val="22"/>
              </w:rPr>
            </w:pPr>
            <w:del w:id="1229" w:author="Author">
              <w:r w:rsidRPr="00780888" w:rsidDel="00235D28">
                <w:rPr>
                  <w:sz w:val="22"/>
                  <w:szCs w:val="22"/>
                </w:rPr>
                <w:delText>5</w:delText>
              </w:r>
            </w:del>
          </w:p>
        </w:tc>
        <w:tc>
          <w:tcPr>
            <w:tcW w:w="1066" w:type="dxa"/>
            <w:tcBorders>
              <w:right w:val="nil"/>
            </w:tcBorders>
            <w:vAlign w:val="center"/>
          </w:tcPr>
          <w:p w14:paraId="760E9005" w14:textId="3D1E57B5" w:rsidR="00780888" w:rsidRPr="00780888" w:rsidDel="00235D28" w:rsidRDefault="00780888" w:rsidP="00C3045A">
            <w:pPr>
              <w:spacing w:line="360" w:lineRule="auto"/>
              <w:jc w:val="center"/>
              <w:rPr>
                <w:del w:id="1230" w:author="Author"/>
                <w:rFonts w:eastAsia="Arial"/>
                <w:b/>
                <w:sz w:val="22"/>
                <w:szCs w:val="22"/>
              </w:rPr>
            </w:pPr>
            <w:del w:id="1231" w:author="Author">
              <w:r w:rsidRPr="00780888" w:rsidDel="00235D28">
                <w:rPr>
                  <w:sz w:val="22"/>
                  <w:szCs w:val="22"/>
                </w:rPr>
                <w:delText>6</w:delText>
              </w:r>
            </w:del>
          </w:p>
        </w:tc>
        <w:tc>
          <w:tcPr>
            <w:tcW w:w="1198" w:type="dxa"/>
            <w:gridSpan w:val="2"/>
            <w:tcBorders>
              <w:top w:val="nil"/>
              <w:left w:val="nil"/>
              <w:bottom w:val="nil"/>
              <w:right w:val="nil"/>
            </w:tcBorders>
            <w:shd w:val="clear" w:color="auto" w:fill="D6E3BC" w:themeFill="accent3" w:themeFillTint="66"/>
            <w:vAlign w:val="center"/>
          </w:tcPr>
          <w:p w14:paraId="27B80B86" w14:textId="31BB1344" w:rsidR="00780888" w:rsidRPr="00780888" w:rsidDel="00235D28" w:rsidRDefault="00780888" w:rsidP="00C3045A">
            <w:pPr>
              <w:spacing w:line="360" w:lineRule="auto"/>
              <w:jc w:val="center"/>
              <w:rPr>
                <w:del w:id="1232" w:author="Author"/>
                <w:sz w:val="20"/>
                <w:szCs w:val="22"/>
              </w:rPr>
            </w:pPr>
            <w:del w:id="1233" w:author="Author">
              <w:r w:rsidRPr="00780888" w:rsidDel="00235D28">
                <w:rPr>
                  <w:sz w:val="20"/>
                  <w:szCs w:val="22"/>
                </w:rPr>
                <w:delText>Low</w:delText>
              </w:r>
            </w:del>
          </w:p>
        </w:tc>
        <w:tc>
          <w:tcPr>
            <w:tcW w:w="1067" w:type="dxa"/>
            <w:gridSpan w:val="2"/>
            <w:tcBorders>
              <w:left w:val="nil"/>
            </w:tcBorders>
            <w:shd w:val="clear" w:color="auto" w:fill="auto"/>
            <w:vAlign w:val="center"/>
          </w:tcPr>
          <w:p w14:paraId="5A9EE952" w14:textId="316FAF7E" w:rsidR="00780888" w:rsidRPr="00780888" w:rsidDel="00235D28" w:rsidRDefault="00780888" w:rsidP="00C3045A">
            <w:pPr>
              <w:spacing w:line="360" w:lineRule="auto"/>
              <w:jc w:val="center"/>
              <w:rPr>
                <w:del w:id="1234" w:author="Author"/>
                <w:sz w:val="22"/>
                <w:szCs w:val="22"/>
              </w:rPr>
            </w:pPr>
            <w:del w:id="1235" w:author="Author">
              <w:r w:rsidRPr="00780888" w:rsidDel="00235D28">
                <w:rPr>
                  <w:sz w:val="22"/>
                  <w:szCs w:val="22"/>
                </w:rPr>
                <w:delText>5</w:delText>
              </w:r>
            </w:del>
          </w:p>
        </w:tc>
      </w:tr>
      <w:tr w:rsidR="00780888" w:rsidRPr="001D763C" w:rsidDel="00235D28" w14:paraId="43095198" w14:textId="030FECA7" w:rsidTr="001939CA">
        <w:trPr>
          <w:trHeight w:val="267"/>
          <w:jc w:val="center"/>
          <w:del w:id="1236" w:author="Author"/>
        </w:trPr>
        <w:tc>
          <w:tcPr>
            <w:tcW w:w="3557" w:type="dxa"/>
            <w:gridSpan w:val="2"/>
            <w:vAlign w:val="center"/>
          </w:tcPr>
          <w:p w14:paraId="01CC116D" w14:textId="3B149A42" w:rsidR="00780888" w:rsidRPr="00780888" w:rsidDel="00235D28" w:rsidRDefault="00780888" w:rsidP="00C3045A">
            <w:pPr>
              <w:spacing w:line="360" w:lineRule="auto"/>
              <w:rPr>
                <w:del w:id="1237" w:author="Author"/>
                <w:rFonts w:eastAsia="Arial"/>
                <w:b/>
                <w:sz w:val="22"/>
                <w:szCs w:val="22"/>
              </w:rPr>
            </w:pPr>
            <w:del w:id="1238" w:author="Author">
              <w:r w:rsidRPr="00780888" w:rsidDel="00235D28">
                <w:rPr>
                  <w:color w:val="000000" w:themeColor="text1"/>
                  <w:sz w:val="22"/>
                  <w:szCs w:val="22"/>
                </w:rPr>
                <w:delText>Rainstorm in Liaoning</w:delText>
              </w:r>
            </w:del>
          </w:p>
        </w:tc>
        <w:tc>
          <w:tcPr>
            <w:tcW w:w="1197" w:type="dxa"/>
            <w:vAlign w:val="center"/>
          </w:tcPr>
          <w:p w14:paraId="0CC53BD9" w14:textId="52F3E43C" w:rsidR="00780888" w:rsidRPr="00780888" w:rsidDel="00235D28" w:rsidRDefault="00780888" w:rsidP="00C3045A">
            <w:pPr>
              <w:spacing w:line="360" w:lineRule="auto"/>
              <w:jc w:val="center"/>
              <w:rPr>
                <w:del w:id="1239" w:author="Author"/>
                <w:rFonts w:eastAsia="Arial"/>
                <w:b/>
                <w:sz w:val="22"/>
                <w:szCs w:val="22"/>
              </w:rPr>
            </w:pPr>
            <w:del w:id="1240" w:author="Author">
              <w:r w:rsidRPr="00780888" w:rsidDel="00235D28">
                <w:rPr>
                  <w:sz w:val="22"/>
                  <w:szCs w:val="22"/>
                </w:rPr>
                <w:delText>7</w:delText>
              </w:r>
            </w:del>
          </w:p>
        </w:tc>
        <w:tc>
          <w:tcPr>
            <w:tcW w:w="1197" w:type="dxa"/>
            <w:gridSpan w:val="2"/>
            <w:vAlign w:val="center"/>
          </w:tcPr>
          <w:p w14:paraId="05959E9F" w14:textId="7B496F79" w:rsidR="00780888" w:rsidRPr="00780888" w:rsidDel="00235D28" w:rsidRDefault="00780888" w:rsidP="00C3045A">
            <w:pPr>
              <w:spacing w:line="360" w:lineRule="auto"/>
              <w:jc w:val="center"/>
              <w:rPr>
                <w:del w:id="1241" w:author="Author"/>
                <w:rFonts w:eastAsia="Arial"/>
                <w:b/>
                <w:sz w:val="22"/>
                <w:szCs w:val="22"/>
              </w:rPr>
            </w:pPr>
            <w:del w:id="1242" w:author="Author">
              <w:r w:rsidRPr="00780888" w:rsidDel="00235D28">
                <w:rPr>
                  <w:sz w:val="22"/>
                  <w:szCs w:val="22"/>
                </w:rPr>
                <w:delText>8</w:delText>
              </w:r>
            </w:del>
          </w:p>
        </w:tc>
        <w:tc>
          <w:tcPr>
            <w:tcW w:w="1066" w:type="dxa"/>
            <w:tcBorders>
              <w:right w:val="nil"/>
            </w:tcBorders>
            <w:vAlign w:val="center"/>
          </w:tcPr>
          <w:p w14:paraId="57F2F95E" w14:textId="66BF1206" w:rsidR="00780888" w:rsidRPr="00780888" w:rsidDel="00235D28" w:rsidRDefault="00780888" w:rsidP="00C3045A">
            <w:pPr>
              <w:spacing w:line="360" w:lineRule="auto"/>
              <w:jc w:val="center"/>
              <w:rPr>
                <w:del w:id="1243" w:author="Author"/>
                <w:rFonts w:eastAsia="Arial"/>
                <w:b/>
                <w:sz w:val="22"/>
                <w:szCs w:val="22"/>
              </w:rPr>
            </w:pPr>
            <w:del w:id="1244" w:author="Author">
              <w:r w:rsidRPr="00780888" w:rsidDel="00235D28">
                <w:rPr>
                  <w:sz w:val="22"/>
                  <w:szCs w:val="22"/>
                </w:rPr>
                <w:delText>7</w:delText>
              </w:r>
            </w:del>
          </w:p>
        </w:tc>
        <w:tc>
          <w:tcPr>
            <w:tcW w:w="1198" w:type="dxa"/>
            <w:gridSpan w:val="2"/>
            <w:tcBorders>
              <w:top w:val="nil"/>
              <w:left w:val="nil"/>
              <w:bottom w:val="nil"/>
              <w:right w:val="nil"/>
            </w:tcBorders>
            <w:shd w:val="clear" w:color="auto" w:fill="C2D69B" w:themeFill="accent3" w:themeFillTint="99"/>
            <w:vAlign w:val="center"/>
          </w:tcPr>
          <w:p w14:paraId="1F555DE6" w14:textId="24570DEE" w:rsidR="00780888" w:rsidRPr="00780888" w:rsidDel="00235D28" w:rsidRDefault="00780888" w:rsidP="00C3045A">
            <w:pPr>
              <w:spacing w:line="360" w:lineRule="auto"/>
              <w:jc w:val="center"/>
              <w:rPr>
                <w:del w:id="1245" w:author="Author"/>
                <w:sz w:val="20"/>
                <w:szCs w:val="22"/>
              </w:rPr>
            </w:pPr>
            <w:del w:id="1246" w:author="Author">
              <w:r w:rsidRPr="00780888" w:rsidDel="00235D28">
                <w:rPr>
                  <w:sz w:val="20"/>
                  <w:szCs w:val="22"/>
                </w:rPr>
                <w:delText>Lower</w:delText>
              </w:r>
            </w:del>
          </w:p>
        </w:tc>
        <w:tc>
          <w:tcPr>
            <w:tcW w:w="1067" w:type="dxa"/>
            <w:gridSpan w:val="2"/>
            <w:tcBorders>
              <w:left w:val="nil"/>
            </w:tcBorders>
            <w:shd w:val="clear" w:color="auto" w:fill="auto"/>
            <w:vAlign w:val="center"/>
          </w:tcPr>
          <w:p w14:paraId="29000FD5" w14:textId="2BA20E6B" w:rsidR="00780888" w:rsidRPr="00780888" w:rsidDel="00235D28" w:rsidRDefault="00780888" w:rsidP="00C3045A">
            <w:pPr>
              <w:spacing w:line="360" w:lineRule="auto"/>
              <w:jc w:val="center"/>
              <w:rPr>
                <w:del w:id="1247" w:author="Author"/>
                <w:sz w:val="22"/>
                <w:szCs w:val="22"/>
              </w:rPr>
            </w:pPr>
            <w:del w:id="1248" w:author="Author">
              <w:r w:rsidRPr="00780888" w:rsidDel="00235D28">
                <w:rPr>
                  <w:sz w:val="22"/>
                  <w:szCs w:val="22"/>
                </w:rPr>
                <w:delText>6</w:delText>
              </w:r>
            </w:del>
          </w:p>
        </w:tc>
      </w:tr>
      <w:tr w:rsidR="00780888" w:rsidRPr="001D763C" w:rsidDel="00235D28" w14:paraId="778D2E42" w14:textId="37E06B11" w:rsidTr="001939CA">
        <w:trPr>
          <w:trHeight w:val="98"/>
          <w:jc w:val="center"/>
          <w:del w:id="1249" w:author="Author"/>
        </w:trPr>
        <w:tc>
          <w:tcPr>
            <w:tcW w:w="3557" w:type="dxa"/>
            <w:gridSpan w:val="2"/>
          </w:tcPr>
          <w:p w14:paraId="07F88498" w14:textId="4B7E9961" w:rsidR="00780888" w:rsidRPr="00780888" w:rsidDel="00235D28" w:rsidRDefault="00780888" w:rsidP="00C3045A">
            <w:pPr>
              <w:spacing w:line="360" w:lineRule="auto"/>
              <w:rPr>
                <w:del w:id="1250" w:author="Author"/>
                <w:rFonts w:eastAsia="Arial"/>
                <w:b/>
                <w:sz w:val="22"/>
                <w:szCs w:val="22"/>
              </w:rPr>
            </w:pPr>
            <w:del w:id="1251" w:author="Author">
              <w:r w:rsidRPr="00780888" w:rsidDel="00235D28">
                <w:rPr>
                  <w:color w:val="000000" w:themeColor="text1"/>
                  <w:sz w:val="22"/>
                  <w:szCs w:val="22"/>
                </w:rPr>
                <w:delText>Typhoon Chaba</w:delText>
              </w:r>
            </w:del>
          </w:p>
        </w:tc>
        <w:tc>
          <w:tcPr>
            <w:tcW w:w="1197" w:type="dxa"/>
            <w:vAlign w:val="center"/>
          </w:tcPr>
          <w:p w14:paraId="64037AFC" w14:textId="677A9B2C" w:rsidR="00780888" w:rsidRPr="00780888" w:rsidDel="00235D28" w:rsidRDefault="00780888" w:rsidP="00C3045A">
            <w:pPr>
              <w:spacing w:line="360" w:lineRule="auto"/>
              <w:jc w:val="center"/>
              <w:rPr>
                <w:del w:id="1252" w:author="Author"/>
                <w:rFonts w:eastAsia="Arial"/>
                <w:b/>
                <w:sz w:val="22"/>
                <w:szCs w:val="22"/>
              </w:rPr>
            </w:pPr>
            <w:del w:id="1253" w:author="Author">
              <w:r w:rsidRPr="00780888" w:rsidDel="00235D28">
                <w:rPr>
                  <w:sz w:val="22"/>
                  <w:szCs w:val="22"/>
                </w:rPr>
                <w:delText>8</w:delText>
              </w:r>
            </w:del>
          </w:p>
        </w:tc>
        <w:tc>
          <w:tcPr>
            <w:tcW w:w="1197" w:type="dxa"/>
            <w:gridSpan w:val="2"/>
            <w:vAlign w:val="center"/>
          </w:tcPr>
          <w:p w14:paraId="7491F61E" w14:textId="3D7B8767" w:rsidR="00780888" w:rsidRPr="00780888" w:rsidDel="00235D28" w:rsidRDefault="00780888" w:rsidP="00C3045A">
            <w:pPr>
              <w:spacing w:line="360" w:lineRule="auto"/>
              <w:jc w:val="center"/>
              <w:rPr>
                <w:del w:id="1254" w:author="Author"/>
                <w:rFonts w:eastAsia="Arial"/>
                <w:b/>
                <w:sz w:val="22"/>
                <w:szCs w:val="22"/>
              </w:rPr>
            </w:pPr>
            <w:del w:id="1255" w:author="Author">
              <w:r w:rsidRPr="00780888" w:rsidDel="00235D28">
                <w:rPr>
                  <w:sz w:val="22"/>
                  <w:szCs w:val="22"/>
                </w:rPr>
                <w:delText>6</w:delText>
              </w:r>
            </w:del>
          </w:p>
        </w:tc>
        <w:tc>
          <w:tcPr>
            <w:tcW w:w="1066" w:type="dxa"/>
            <w:tcBorders>
              <w:right w:val="nil"/>
            </w:tcBorders>
            <w:vAlign w:val="center"/>
          </w:tcPr>
          <w:p w14:paraId="1E9BD2FD" w14:textId="566B75B6" w:rsidR="00780888" w:rsidRPr="00780888" w:rsidDel="00235D28" w:rsidRDefault="00780888" w:rsidP="00C3045A">
            <w:pPr>
              <w:spacing w:line="360" w:lineRule="auto"/>
              <w:jc w:val="center"/>
              <w:rPr>
                <w:del w:id="1256" w:author="Author"/>
                <w:rFonts w:eastAsia="Arial"/>
                <w:b/>
                <w:sz w:val="22"/>
                <w:szCs w:val="22"/>
              </w:rPr>
            </w:pPr>
            <w:del w:id="1257" w:author="Author">
              <w:r w:rsidRPr="00780888" w:rsidDel="00235D28">
                <w:rPr>
                  <w:sz w:val="22"/>
                  <w:szCs w:val="22"/>
                </w:rPr>
                <w:delText>5</w:delText>
              </w:r>
            </w:del>
          </w:p>
        </w:tc>
        <w:tc>
          <w:tcPr>
            <w:tcW w:w="1198" w:type="dxa"/>
            <w:gridSpan w:val="2"/>
            <w:tcBorders>
              <w:top w:val="nil"/>
              <w:left w:val="nil"/>
              <w:bottom w:val="nil"/>
              <w:right w:val="nil"/>
            </w:tcBorders>
            <w:shd w:val="clear" w:color="auto" w:fill="C2D69B" w:themeFill="accent3" w:themeFillTint="99"/>
            <w:vAlign w:val="center"/>
          </w:tcPr>
          <w:p w14:paraId="5AF9F193" w14:textId="69D674E3" w:rsidR="00780888" w:rsidRPr="00780888" w:rsidDel="00235D28" w:rsidRDefault="00780888" w:rsidP="00C3045A">
            <w:pPr>
              <w:spacing w:line="360" w:lineRule="auto"/>
              <w:jc w:val="center"/>
              <w:rPr>
                <w:del w:id="1258" w:author="Author"/>
                <w:sz w:val="20"/>
                <w:szCs w:val="22"/>
              </w:rPr>
            </w:pPr>
            <w:del w:id="1259" w:author="Author">
              <w:r w:rsidRPr="00780888" w:rsidDel="00235D28">
                <w:rPr>
                  <w:sz w:val="20"/>
                  <w:szCs w:val="22"/>
                </w:rPr>
                <w:delText>Lower</w:delText>
              </w:r>
            </w:del>
          </w:p>
        </w:tc>
        <w:tc>
          <w:tcPr>
            <w:tcW w:w="1067" w:type="dxa"/>
            <w:gridSpan w:val="2"/>
            <w:tcBorders>
              <w:left w:val="nil"/>
            </w:tcBorders>
            <w:shd w:val="clear" w:color="auto" w:fill="auto"/>
            <w:vAlign w:val="center"/>
          </w:tcPr>
          <w:p w14:paraId="41B5810C" w14:textId="6C489747" w:rsidR="00780888" w:rsidRPr="00780888" w:rsidDel="00235D28" w:rsidRDefault="00780888" w:rsidP="00C3045A">
            <w:pPr>
              <w:spacing w:line="360" w:lineRule="auto"/>
              <w:jc w:val="center"/>
              <w:rPr>
                <w:del w:id="1260" w:author="Author"/>
                <w:sz w:val="22"/>
                <w:szCs w:val="22"/>
              </w:rPr>
            </w:pPr>
            <w:del w:id="1261" w:author="Author">
              <w:r w:rsidRPr="00780888" w:rsidDel="00235D28">
                <w:rPr>
                  <w:sz w:val="22"/>
                  <w:szCs w:val="22"/>
                </w:rPr>
                <w:delText>7</w:delText>
              </w:r>
            </w:del>
          </w:p>
        </w:tc>
      </w:tr>
      <w:tr w:rsidR="00780888" w:rsidRPr="001D763C" w:rsidDel="00235D28" w14:paraId="71FA63D2" w14:textId="7F68AB1A" w:rsidTr="001939CA">
        <w:trPr>
          <w:trHeight w:val="267"/>
          <w:jc w:val="center"/>
          <w:del w:id="1262" w:author="Author"/>
        </w:trPr>
        <w:tc>
          <w:tcPr>
            <w:tcW w:w="3557" w:type="dxa"/>
            <w:gridSpan w:val="2"/>
          </w:tcPr>
          <w:p w14:paraId="74F7B41B" w14:textId="18F45F0C" w:rsidR="00780888" w:rsidRPr="00780888" w:rsidDel="00235D28" w:rsidRDefault="00780888" w:rsidP="00C3045A">
            <w:pPr>
              <w:spacing w:line="360" w:lineRule="auto"/>
              <w:rPr>
                <w:del w:id="1263" w:author="Author"/>
                <w:color w:val="000000" w:themeColor="text1"/>
                <w:sz w:val="22"/>
                <w:szCs w:val="22"/>
              </w:rPr>
            </w:pPr>
            <w:del w:id="1264" w:author="Author">
              <w:r w:rsidRPr="00780888" w:rsidDel="00235D28">
                <w:rPr>
                  <w:color w:val="000000" w:themeColor="text1"/>
                  <w:sz w:val="22"/>
                  <w:szCs w:val="22"/>
                </w:rPr>
                <w:delText>Rainstorm in Sichuan</w:delText>
              </w:r>
            </w:del>
          </w:p>
        </w:tc>
        <w:tc>
          <w:tcPr>
            <w:tcW w:w="1197" w:type="dxa"/>
            <w:vAlign w:val="center"/>
          </w:tcPr>
          <w:p w14:paraId="5DC575B4" w14:textId="79411DEE" w:rsidR="00780888" w:rsidRPr="00780888" w:rsidDel="00235D28" w:rsidRDefault="00780888" w:rsidP="00C3045A">
            <w:pPr>
              <w:spacing w:line="360" w:lineRule="auto"/>
              <w:jc w:val="center"/>
              <w:rPr>
                <w:del w:id="1265" w:author="Author"/>
                <w:sz w:val="22"/>
                <w:szCs w:val="22"/>
              </w:rPr>
            </w:pPr>
            <w:del w:id="1266" w:author="Author">
              <w:r w:rsidRPr="00780888" w:rsidDel="00235D28">
                <w:rPr>
                  <w:sz w:val="22"/>
                  <w:szCs w:val="22"/>
                </w:rPr>
                <w:delText>5</w:delText>
              </w:r>
            </w:del>
          </w:p>
        </w:tc>
        <w:tc>
          <w:tcPr>
            <w:tcW w:w="1197" w:type="dxa"/>
            <w:gridSpan w:val="2"/>
            <w:vAlign w:val="center"/>
          </w:tcPr>
          <w:p w14:paraId="7B416B01" w14:textId="1B45F8CA" w:rsidR="00780888" w:rsidRPr="00780888" w:rsidDel="00235D28" w:rsidRDefault="00780888" w:rsidP="00C3045A">
            <w:pPr>
              <w:spacing w:line="360" w:lineRule="auto"/>
              <w:jc w:val="center"/>
              <w:rPr>
                <w:del w:id="1267" w:author="Author"/>
                <w:sz w:val="22"/>
                <w:szCs w:val="22"/>
              </w:rPr>
            </w:pPr>
            <w:del w:id="1268" w:author="Author">
              <w:r w:rsidRPr="00780888" w:rsidDel="00235D28">
                <w:rPr>
                  <w:sz w:val="22"/>
                  <w:szCs w:val="22"/>
                </w:rPr>
                <w:delText>7</w:delText>
              </w:r>
            </w:del>
          </w:p>
        </w:tc>
        <w:tc>
          <w:tcPr>
            <w:tcW w:w="1066" w:type="dxa"/>
            <w:tcBorders>
              <w:right w:val="nil"/>
            </w:tcBorders>
            <w:vAlign w:val="center"/>
          </w:tcPr>
          <w:p w14:paraId="17B305CB" w14:textId="7470BBCA" w:rsidR="00780888" w:rsidRPr="00780888" w:rsidDel="00235D28" w:rsidRDefault="00780888" w:rsidP="00C3045A">
            <w:pPr>
              <w:spacing w:line="360" w:lineRule="auto"/>
              <w:jc w:val="center"/>
              <w:rPr>
                <w:del w:id="1269" w:author="Author"/>
                <w:sz w:val="22"/>
                <w:szCs w:val="22"/>
              </w:rPr>
            </w:pPr>
            <w:del w:id="1270" w:author="Author">
              <w:r w:rsidRPr="00780888" w:rsidDel="00235D28">
                <w:rPr>
                  <w:sz w:val="22"/>
                  <w:szCs w:val="22"/>
                </w:rPr>
                <w:delText>8</w:delText>
              </w:r>
            </w:del>
          </w:p>
        </w:tc>
        <w:tc>
          <w:tcPr>
            <w:tcW w:w="1198" w:type="dxa"/>
            <w:gridSpan w:val="2"/>
            <w:tcBorders>
              <w:top w:val="nil"/>
              <w:left w:val="nil"/>
              <w:bottom w:val="single" w:sz="4" w:space="0" w:color="auto"/>
              <w:right w:val="nil"/>
            </w:tcBorders>
            <w:shd w:val="clear" w:color="auto" w:fill="A6BE73"/>
            <w:vAlign w:val="center"/>
          </w:tcPr>
          <w:p w14:paraId="49F1FD1C" w14:textId="109A1C74" w:rsidR="00780888" w:rsidRPr="00780888" w:rsidDel="00235D28" w:rsidRDefault="00780888" w:rsidP="00C3045A">
            <w:pPr>
              <w:spacing w:line="360" w:lineRule="auto"/>
              <w:jc w:val="center"/>
              <w:rPr>
                <w:del w:id="1271" w:author="Author"/>
                <w:sz w:val="20"/>
                <w:szCs w:val="22"/>
              </w:rPr>
            </w:pPr>
            <w:del w:id="1272" w:author="Author">
              <w:r w:rsidRPr="00780888" w:rsidDel="00235D28">
                <w:rPr>
                  <w:sz w:val="20"/>
                  <w:szCs w:val="22"/>
                </w:rPr>
                <w:delText>Very low</w:delText>
              </w:r>
            </w:del>
          </w:p>
        </w:tc>
        <w:tc>
          <w:tcPr>
            <w:tcW w:w="1067" w:type="dxa"/>
            <w:gridSpan w:val="2"/>
            <w:tcBorders>
              <w:left w:val="nil"/>
            </w:tcBorders>
            <w:shd w:val="clear" w:color="auto" w:fill="auto"/>
            <w:vAlign w:val="center"/>
          </w:tcPr>
          <w:p w14:paraId="6387F622" w14:textId="20F8AF45" w:rsidR="00780888" w:rsidRPr="00780888" w:rsidDel="00235D28" w:rsidRDefault="00780888" w:rsidP="00C3045A">
            <w:pPr>
              <w:spacing w:line="360" w:lineRule="auto"/>
              <w:jc w:val="center"/>
              <w:rPr>
                <w:del w:id="1273" w:author="Author"/>
                <w:sz w:val="22"/>
                <w:szCs w:val="22"/>
              </w:rPr>
            </w:pPr>
            <w:del w:id="1274" w:author="Author">
              <w:r w:rsidRPr="00780888" w:rsidDel="00235D28">
                <w:rPr>
                  <w:sz w:val="22"/>
                  <w:szCs w:val="22"/>
                </w:rPr>
                <w:delText>8</w:delText>
              </w:r>
            </w:del>
          </w:p>
        </w:tc>
      </w:tr>
      <w:tr w:rsidR="00B52A27" w:rsidRPr="001D763C" w:rsidDel="00235D28" w14:paraId="34DBA005" w14:textId="0BF25567" w:rsidTr="001939CA">
        <w:trPr>
          <w:gridAfter w:val="1"/>
          <w:wAfter w:w="601" w:type="dxa"/>
          <w:trHeight w:val="277"/>
          <w:jc w:val="center"/>
          <w:ins w:id="1275" w:author="Author"/>
          <w:del w:id="1276" w:author="Author"/>
        </w:trPr>
        <w:tc>
          <w:tcPr>
            <w:tcW w:w="1460" w:type="dxa"/>
            <w:tcBorders>
              <w:top w:val="single" w:sz="4" w:space="0" w:color="auto"/>
              <w:bottom w:val="single" w:sz="4" w:space="0" w:color="auto"/>
            </w:tcBorders>
            <w:vAlign w:val="center"/>
          </w:tcPr>
          <w:p w14:paraId="7D374790" w14:textId="7F495843" w:rsidR="00B52A27" w:rsidRPr="001D763C" w:rsidDel="00235D28" w:rsidRDefault="00B52A27" w:rsidP="00C3045A">
            <w:pPr>
              <w:spacing w:line="360" w:lineRule="auto"/>
              <w:rPr>
                <w:ins w:id="1277" w:author="Author"/>
                <w:del w:id="1278" w:author="Author"/>
                <w:color w:val="000000"/>
                <w:sz w:val="22"/>
                <w:szCs w:val="22"/>
              </w:rPr>
            </w:pPr>
            <w:ins w:id="1279" w:author="Author">
              <w:del w:id="1280" w:author="Author">
                <w:r w:rsidDel="00235D28">
                  <w:rPr>
                    <w:b/>
                    <w:bCs/>
                    <w:color w:val="000000" w:themeColor="text1"/>
                    <w:sz w:val="22"/>
                    <w:szCs w:val="22"/>
                  </w:rPr>
                  <w:delText xml:space="preserve">Start </w:delText>
                </w:r>
                <w:r w:rsidRPr="001D763C" w:rsidDel="00235D28">
                  <w:rPr>
                    <w:b/>
                    <w:bCs/>
                    <w:color w:val="000000" w:themeColor="text1"/>
                    <w:sz w:val="22"/>
                    <w:szCs w:val="22"/>
                  </w:rPr>
                  <w:delText>Date</w:delText>
                </w:r>
              </w:del>
            </w:ins>
          </w:p>
        </w:tc>
        <w:tc>
          <w:tcPr>
            <w:tcW w:w="3659" w:type="dxa"/>
            <w:gridSpan w:val="3"/>
            <w:tcBorders>
              <w:top w:val="single" w:sz="4" w:space="0" w:color="auto"/>
              <w:bottom w:val="single" w:sz="4" w:space="0" w:color="auto"/>
            </w:tcBorders>
            <w:vAlign w:val="center"/>
          </w:tcPr>
          <w:p w14:paraId="4CC1504E" w14:textId="1C70817C" w:rsidR="00B52A27" w:rsidRPr="001D763C" w:rsidDel="00235D28" w:rsidRDefault="00B52A27" w:rsidP="00C3045A">
            <w:pPr>
              <w:spacing w:line="360" w:lineRule="auto"/>
              <w:rPr>
                <w:ins w:id="1281" w:author="Author"/>
                <w:del w:id="1282" w:author="Author"/>
                <w:color w:val="000000"/>
                <w:sz w:val="22"/>
                <w:szCs w:val="22"/>
              </w:rPr>
            </w:pPr>
            <w:ins w:id="1283" w:author="Author">
              <w:del w:id="1284" w:author="Author">
                <w:r w:rsidRPr="001D763C" w:rsidDel="00235D28">
                  <w:rPr>
                    <w:b/>
                    <w:bCs/>
                    <w:color w:val="000000" w:themeColor="text1"/>
                    <w:sz w:val="22"/>
                    <w:szCs w:val="22"/>
                  </w:rPr>
                  <w:delText>Event</w:delText>
                </w:r>
              </w:del>
            </w:ins>
          </w:p>
        </w:tc>
        <w:tc>
          <w:tcPr>
            <w:tcW w:w="1943" w:type="dxa"/>
            <w:gridSpan w:val="3"/>
            <w:tcBorders>
              <w:top w:val="single" w:sz="4" w:space="0" w:color="auto"/>
              <w:bottom w:val="single" w:sz="4" w:space="0" w:color="auto"/>
            </w:tcBorders>
            <w:vAlign w:val="center"/>
          </w:tcPr>
          <w:p w14:paraId="2F3296E1" w14:textId="123BB845" w:rsidR="00B52A27" w:rsidRPr="001D763C" w:rsidDel="00235D28" w:rsidRDefault="00B52A27" w:rsidP="00C3045A">
            <w:pPr>
              <w:pStyle w:val="BodyTextIndent"/>
              <w:adjustRightInd w:val="0"/>
              <w:spacing w:after="0" w:line="360" w:lineRule="auto"/>
              <w:ind w:left="0"/>
              <w:rPr>
                <w:ins w:id="1285" w:author="Author"/>
                <w:del w:id="1286" w:author="Author"/>
                <w:b/>
                <w:bCs/>
                <w:color w:val="000000" w:themeColor="text1"/>
                <w:sz w:val="22"/>
                <w:szCs w:val="22"/>
              </w:rPr>
            </w:pPr>
            <w:ins w:id="1287" w:author="Author">
              <w:del w:id="1288" w:author="Author">
                <w:r w:rsidDel="00235D28">
                  <w:rPr>
                    <w:b/>
                    <w:bCs/>
                    <w:color w:val="000000" w:themeColor="text1"/>
                    <w:sz w:val="22"/>
                    <w:szCs w:val="22"/>
                  </w:rPr>
                  <w:delText>No.</w:delText>
                </w:r>
                <w:r w:rsidRPr="001D763C" w:rsidDel="00235D28">
                  <w:rPr>
                    <w:b/>
                    <w:bCs/>
                    <w:color w:val="000000" w:themeColor="text1"/>
                    <w:sz w:val="22"/>
                    <w:szCs w:val="22"/>
                  </w:rPr>
                  <w:delText xml:space="preserve"> of Weibo Post</w:delText>
                </w:r>
                <w:r w:rsidDel="00235D28">
                  <w:rPr>
                    <w:b/>
                    <w:bCs/>
                    <w:color w:val="000000" w:themeColor="text1"/>
                    <w:sz w:val="22"/>
                    <w:szCs w:val="22"/>
                  </w:rPr>
                  <w:delText>s</w:delText>
                </w:r>
              </w:del>
            </w:ins>
          </w:p>
        </w:tc>
        <w:tc>
          <w:tcPr>
            <w:tcW w:w="1619" w:type="dxa"/>
            <w:gridSpan w:val="2"/>
            <w:tcBorders>
              <w:top w:val="single" w:sz="4" w:space="0" w:color="auto"/>
              <w:bottom w:val="single" w:sz="4" w:space="0" w:color="auto"/>
            </w:tcBorders>
          </w:tcPr>
          <w:p w14:paraId="42D307B6" w14:textId="119493AF" w:rsidR="00B52A27" w:rsidRPr="00F144D9" w:rsidDel="00235D28" w:rsidRDefault="00B52A27" w:rsidP="00C3045A">
            <w:pPr>
              <w:pStyle w:val="BodyTextIndent"/>
              <w:adjustRightInd w:val="0"/>
              <w:spacing w:after="0" w:line="360" w:lineRule="auto"/>
              <w:ind w:left="221" w:hangingChars="100" w:hanging="221"/>
              <w:rPr>
                <w:ins w:id="1289" w:author="Author"/>
                <w:del w:id="1290" w:author="Author"/>
                <w:b/>
                <w:bCs/>
                <w:color w:val="000000" w:themeColor="text1"/>
                <w:sz w:val="22"/>
                <w:szCs w:val="22"/>
              </w:rPr>
            </w:pPr>
            <w:ins w:id="1291" w:author="Author">
              <w:del w:id="1292" w:author="Author">
                <w:r w:rsidRPr="00F144D9" w:rsidDel="00235D28">
                  <w:rPr>
                    <w:b/>
                    <w:color w:val="000000"/>
                    <w:sz w:val="22"/>
                    <w:szCs w:val="22"/>
                  </w:rPr>
                  <w:delText xml:space="preserve">Risk Ranking </w:delText>
                </w:r>
              </w:del>
            </w:ins>
          </w:p>
        </w:tc>
      </w:tr>
      <w:tr w:rsidR="00B52A27" w:rsidRPr="001D763C" w:rsidDel="00235D28" w14:paraId="3B7EBD4C" w14:textId="0CA7C467" w:rsidTr="001939CA">
        <w:trPr>
          <w:gridAfter w:val="1"/>
          <w:wAfter w:w="601" w:type="dxa"/>
          <w:trHeight w:val="145"/>
          <w:jc w:val="center"/>
          <w:ins w:id="1293" w:author="Author"/>
          <w:del w:id="1294" w:author="Author"/>
        </w:trPr>
        <w:tc>
          <w:tcPr>
            <w:tcW w:w="1460" w:type="dxa"/>
            <w:tcBorders>
              <w:top w:val="single" w:sz="4" w:space="0" w:color="auto"/>
            </w:tcBorders>
            <w:vAlign w:val="center"/>
          </w:tcPr>
          <w:p w14:paraId="68969D8E" w14:textId="186B4CF5" w:rsidR="00B52A27" w:rsidRPr="001D763C" w:rsidDel="00235D28" w:rsidRDefault="00B52A27" w:rsidP="00C3045A">
            <w:pPr>
              <w:snapToGrid w:val="0"/>
              <w:spacing w:line="360" w:lineRule="auto"/>
              <w:ind w:right="101"/>
              <w:jc w:val="right"/>
              <w:rPr>
                <w:ins w:id="1295" w:author="Author"/>
                <w:del w:id="1296" w:author="Author"/>
                <w:color w:val="000000"/>
                <w:sz w:val="22"/>
                <w:szCs w:val="22"/>
              </w:rPr>
            </w:pPr>
            <w:ins w:id="1297" w:author="Author">
              <w:del w:id="1298" w:author="Author">
                <w:r w:rsidDel="00235D28">
                  <w:rPr>
                    <w:color w:val="000000" w:themeColor="text1"/>
                    <w:sz w:val="22"/>
                    <w:szCs w:val="22"/>
                  </w:rPr>
                  <w:delText xml:space="preserve">Sep 5, </w:delText>
                </w:r>
                <w:r w:rsidRPr="001D763C" w:rsidDel="00235D28">
                  <w:rPr>
                    <w:color w:val="000000" w:themeColor="text1"/>
                    <w:sz w:val="22"/>
                    <w:szCs w:val="22"/>
                  </w:rPr>
                  <w:delText>20</w:delText>
                </w:r>
                <w:r w:rsidDel="00235D28">
                  <w:rPr>
                    <w:color w:val="000000" w:themeColor="text1"/>
                    <w:sz w:val="22"/>
                    <w:szCs w:val="22"/>
                  </w:rPr>
                  <w:delText>22</w:delText>
                </w:r>
              </w:del>
            </w:ins>
          </w:p>
        </w:tc>
        <w:tc>
          <w:tcPr>
            <w:tcW w:w="3659" w:type="dxa"/>
            <w:gridSpan w:val="3"/>
            <w:tcBorders>
              <w:top w:val="single" w:sz="4" w:space="0" w:color="auto"/>
            </w:tcBorders>
            <w:vAlign w:val="center"/>
          </w:tcPr>
          <w:p w14:paraId="75274433" w14:textId="68FE5BCB" w:rsidR="00B52A27" w:rsidRPr="001D763C" w:rsidDel="00235D28" w:rsidRDefault="00B52A27" w:rsidP="00C3045A">
            <w:pPr>
              <w:snapToGrid w:val="0"/>
              <w:spacing w:line="360" w:lineRule="auto"/>
              <w:rPr>
                <w:ins w:id="1299" w:author="Author"/>
                <w:del w:id="1300" w:author="Author"/>
                <w:color w:val="000000"/>
                <w:sz w:val="22"/>
                <w:szCs w:val="22"/>
              </w:rPr>
            </w:pPr>
            <w:ins w:id="1301" w:author="Author">
              <w:del w:id="1302" w:author="Author">
                <w:r w:rsidDel="00235D28">
                  <w:rPr>
                    <w:color w:val="000000" w:themeColor="text1"/>
                    <w:sz w:val="22"/>
                    <w:szCs w:val="22"/>
                  </w:rPr>
                  <w:delText>Earthquake in Luding</w:delText>
                </w:r>
              </w:del>
            </w:ins>
          </w:p>
        </w:tc>
        <w:tc>
          <w:tcPr>
            <w:tcW w:w="1943" w:type="dxa"/>
            <w:gridSpan w:val="3"/>
            <w:tcBorders>
              <w:top w:val="single" w:sz="4" w:space="0" w:color="auto"/>
            </w:tcBorders>
            <w:vAlign w:val="center"/>
          </w:tcPr>
          <w:p w14:paraId="7E703CC7" w14:textId="783BB405" w:rsidR="00B52A27" w:rsidRPr="001D763C" w:rsidDel="00235D28" w:rsidRDefault="00B52A27" w:rsidP="00C3045A">
            <w:pPr>
              <w:snapToGrid w:val="0"/>
              <w:spacing w:line="360" w:lineRule="auto"/>
              <w:ind w:right="496"/>
              <w:jc w:val="right"/>
              <w:rPr>
                <w:ins w:id="1303" w:author="Author"/>
                <w:del w:id="1304" w:author="Author"/>
                <w:color w:val="000000"/>
                <w:sz w:val="22"/>
                <w:szCs w:val="22"/>
              </w:rPr>
            </w:pPr>
            <w:ins w:id="1305" w:author="Author">
              <w:del w:id="1306" w:author="Author">
                <w:r w:rsidRPr="00D455EB" w:rsidDel="00235D28">
                  <w:rPr>
                    <w:color w:val="000000" w:themeColor="text1"/>
                    <w:sz w:val="22"/>
                    <w:szCs w:val="22"/>
                  </w:rPr>
                  <w:delText>13</w:delText>
                </w:r>
                <w:r w:rsidDel="00235D28">
                  <w:rPr>
                    <w:color w:val="000000" w:themeColor="text1"/>
                    <w:sz w:val="22"/>
                    <w:szCs w:val="22"/>
                  </w:rPr>
                  <w:delText>,</w:delText>
                </w:r>
                <w:r w:rsidRPr="00D455EB" w:rsidDel="00235D28">
                  <w:rPr>
                    <w:color w:val="000000" w:themeColor="text1"/>
                    <w:sz w:val="22"/>
                    <w:szCs w:val="22"/>
                  </w:rPr>
                  <w:delText>867</w:delText>
                </w:r>
              </w:del>
            </w:ins>
          </w:p>
        </w:tc>
        <w:tc>
          <w:tcPr>
            <w:tcW w:w="1619" w:type="dxa"/>
            <w:gridSpan w:val="2"/>
            <w:tcBorders>
              <w:top w:val="single" w:sz="4" w:space="0" w:color="auto"/>
            </w:tcBorders>
          </w:tcPr>
          <w:p w14:paraId="32D89FFF" w14:textId="3F67D01D" w:rsidR="00B52A27" w:rsidRPr="00D455EB" w:rsidDel="00235D28" w:rsidRDefault="00B52A27" w:rsidP="00C3045A">
            <w:pPr>
              <w:snapToGrid w:val="0"/>
              <w:spacing w:line="360" w:lineRule="auto"/>
              <w:jc w:val="center"/>
              <w:rPr>
                <w:ins w:id="1307" w:author="Author"/>
                <w:del w:id="1308" w:author="Author"/>
                <w:color w:val="000000" w:themeColor="text1"/>
                <w:sz w:val="22"/>
                <w:szCs w:val="22"/>
              </w:rPr>
            </w:pPr>
            <w:ins w:id="1309" w:author="Author">
              <w:del w:id="1310" w:author="Author">
                <w:r w:rsidDel="00235D28">
                  <w:rPr>
                    <w:color w:val="000000" w:themeColor="text1"/>
                    <w:sz w:val="22"/>
                    <w:szCs w:val="22"/>
                  </w:rPr>
                  <w:delText>1</w:delText>
                </w:r>
              </w:del>
            </w:ins>
          </w:p>
        </w:tc>
      </w:tr>
      <w:tr w:rsidR="00B52A27" w:rsidRPr="001D763C" w:rsidDel="00235D28" w14:paraId="15C1F8A5" w14:textId="6C993CD3" w:rsidTr="001939CA">
        <w:trPr>
          <w:gridAfter w:val="1"/>
          <w:wAfter w:w="601" w:type="dxa"/>
          <w:trHeight w:val="203"/>
          <w:jc w:val="center"/>
          <w:ins w:id="1311" w:author="Author"/>
          <w:del w:id="1312" w:author="Author"/>
        </w:trPr>
        <w:tc>
          <w:tcPr>
            <w:tcW w:w="1460" w:type="dxa"/>
            <w:vAlign w:val="center"/>
          </w:tcPr>
          <w:p w14:paraId="0830E747" w14:textId="2375560A" w:rsidR="00B52A27" w:rsidRPr="001D763C" w:rsidDel="00235D28" w:rsidRDefault="00B52A27" w:rsidP="00C3045A">
            <w:pPr>
              <w:snapToGrid w:val="0"/>
              <w:spacing w:line="360" w:lineRule="auto"/>
              <w:ind w:right="101"/>
              <w:jc w:val="right"/>
              <w:rPr>
                <w:ins w:id="1313" w:author="Author"/>
                <w:del w:id="1314" w:author="Author"/>
                <w:color w:val="000000"/>
                <w:sz w:val="22"/>
                <w:szCs w:val="22"/>
              </w:rPr>
            </w:pPr>
            <w:ins w:id="1315" w:author="Author">
              <w:del w:id="1316" w:author="Author">
                <w:r w:rsidDel="00235D28">
                  <w:rPr>
                    <w:color w:val="000000" w:themeColor="text1"/>
                    <w:sz w:val="22"/>
                    <w:szCs w:val="22"/>
                  </w:rPr>
                  <w:delText xml:space="preserve">Aug 17, </w:delText>
                </w:r>
                <w:r w:rsidRPr="001D763C" w:rsidDel="00235D28">
                  <w:rPr>
                    <w:color w:val="000000" w:themeColor="text1"/>
                    <w:sz w:val="22"/>
                    <w:szCs w:val="22"/>
                  </w:rPr>
                  <w:delText>20</w:delText>
                </w:r>
                <w:r w:rsidDel="00235D28">
                  <w:rPr>
                    <w:color w:val="000000" w:themeColor="text1"/>
                    <w:sz w:val="22"/>
                    <w:szCs w:val="22"/>
                  </w:rPr>
                  <w:delText>22</w:delText>
                </w:r>
              </w:del>
            </w:ins>
          </w:p>
        </w:tc>
        <w:tc>
          <w:tcPr>
            <w:tcW w:w="3659" w:type="dxa"/>
            <w:gridSpan w:val="3"/>
            <w:vAlign w:val="center"/>
          </w:tcPr>
          <w:p w14:paraId="57253A07" w14:textId="2D3347CB" w:rsidR="00B52A27" w:rsidRPr="001D763C" w:rsidDel="00235D28" w:rsidRDefault="00B52A27" w:rsidP="00C3045A">
            <w:pPr>
              <w:snapToGrid w:val="0"/>
              <w:spacing w:line="360" w:lineRule="auto"/>
              <w:rPr>
                <w:ins w:id="1317" w:author="Author"/>
                <w:del w:id="1318" w:author="Author"/>
                <w:color w:val="000000"/>
                <w:sz w:val="22"/>
                <w:szCs w:val="22"/>
              </w:rPr>
            </w:pPr>
            <w:ins w:id="1319" w:author="Author">
              <w:del w:id="1320" w:author="Author">
                <w:r w:rsidDel="00235D28">
                  <w:rPr>
                    <w:color w:val="000000" w:themeColor="text1"/>
                    <w:sz w:val="22"/>
                    <w:szCs w:val="22"/>
                  </w:rPr>
                  <w:delText>Flush flood in Datong Mountain</w:delText>
                </w:r>
              </w:del>
            </w:ins>
          </w:p>
        </w:tc>
        <w:tc>
          <w:tcPr>
            <w:tcW w:w="1943" w:type="dxa"/>
            <w:gridSpan w:val="3"/>
            <w:vAlign w:val="center"/>
          </w:tcPr>
          <w:p w14:paraId="4A2FF0F7" w14:textId="765D8760" w:rsidR="00B52A27" w:rsidRPr="001D763C" w:rsidDel="00235D28" w:rsidRDefault="00B52A27" w:rsidP="00C3045A">
            <w:pPr>
              <w:snapToGrid w:val="0"/>
              <w:spacing w:line="360" w:lineRule="auto"/>
              <w:ind w:right="496"/>
              <w:jc w:val="right"/>
              <w:rPr>
                <w:ins w:id="1321" w:author="Author"/>
                <w:del w:id="1322" w:author="Author"/>
                <w:color w:val="000000"/>
                <w:sz w:val="22"/>
                <w:szCs w:val="22"/>
              </w:rPr>
            </w:pPr>
            <w:ins w:id="1323" w:author="Author">
              <w:del w:id="1324" w:author="Author">
                <w:r w:rsidRPr="00D455EB" w:rsidDel="00235D28">
                  <w:rPr>
                    <w:color w:val="000000" w:themeColor="text1"/>
                    <w:sz w:val="22"/>
                    <w:szCs w:val="22"/>
                  </w:rPr>
                  <w:delText>2</w:delText>
                </w:r>
                <w:r w:rsidDel="00235D28">
                  <w:rPr>
                    <w:color w:val="000000" w:themeColor="text1"/>
                    <w:sz w:val="22"/>
                    <w:szCs w:val="22"/>
                  </w:rPr>
                  <w:delText>,</w:delText>
                </w:r>
                <w:r w:rsidRPr="00D455EB" w:rsidDel="00235D28">
                  <w:rPr>
                    <w:color w:val="000000" w:themeColor="text1"/>
                    <w:sz w:val="22"/>
                    <w:szCs w:val="22"/>
                  </w:rPr>
                  <w:delText>712</w:delText>
                </w:r>
              </w:del>
            </w:ins>
          </w:p>
        </w:tc>
        <w:tc>
          <w:tcPr>
            <w:tcW w:w="1619" w:type="dxa"/>
            <w:gridSpan w:val="2"/>
          </w:tcPr>
          <w:p w14:paraId="2C3C0614" w14:textId="37846165" w:rsidR="00B52A27" w:rsidRPr="00D455EB" w:rsidDel="00235D28" w:rsidRDefault="00B52A27" w:rsidP="00C3045A">
            <w:pPr>
              <w:snapToGrid w:val="0"/>
              <w:spacing w:line="360" w:lineRule="auto"/>
              <w:jc w:val="center"/>
              <w:rPr>
                <w:ins w:id="1325" w:author="Author"/>
                <w:del w:id="1326" w:author="Author"/>
                <w:color w:val="000000" w:themeColor="text1"/>
                <w:sz w:val="22"/>
                <w:szCs w:val="22"/>
              </w:rPr>
            </w:pPr>
            <w:ins w:id="1327" w:author="Author">
              <w:del w:id="1328" w:author="Author">
                <w:r w:rsidDel="00235D28">
                  <w:rPr>
                    <w:color w:val="000000" w:themeColor="text1"/>
                    <w:sz w:val="22"/>
                    <w:szCs w:val="22"/>
                  </w:rPr>
                  <w:delText>2</w:delText>
                </w:r>
              </w:del>
            </w:ins>
          </w:p>
        </w:tc>
      </w:tr>
      <w:tr w:rsidR="00B52A27" w:rsidRPr="001D763C" w:rsidDel="00235D28" w14:paraId="1975EC36" w14:textId="76F7FE0B" w:rsidTr="001939CA">
        <w:trPr>
          <w:gridAfter w:val="1"/>
          <w:wAfter w:w="601" w:type="dxa"/>
          <w:trHeight w:val="145"/>
          <w:jc w:val="center"/>
          <w:ins w:id="1329" w:author="Author"/>
          <w:del w:id="1330" w:author="Author"/>
        </w:trPr>
        <w:tc>
          <w:tcPr>
            <w:tcW w:w="1460" w:type="dxa"/>
            <w:vAlign w:val="center"/>
          </w:tcPr>
          <w:p w14:paraId="4D6CA171" w14:textId="24C3D6C0" w:rsidR="00B52A27" w:rsidRPr="001D763C" w:rsidDel="00235D28" w:rsidRDefault="00B52A27" w:rsidP="00C3045A">
            <w:pPr>
              <w:snapToGrid w:val="0"/>
              <w:spacing w:line="360" w:lineRule="auto"/>
              <w:ind w:right="101"/>
              <w:jc w:val="right"/>
              <w:rPr>
                <w:ins w:id="1331" w:author="Author"/>
                <w:del w:id="1332" w:author="Author"/>
                <w:color w:val="000000"/>
                <w:sz w:val="22"/>
                <w:szCs w:val="22"/>
              </w:rPr>
            </w:pPr>
            <w:ins w:id="1333" w:author="Author">
              <w:del w:id="1334" w:author="Author">
                <w:r w:rsidDel="00235D28">
                  <w:rPr>
                    <w:color w:val="000000" w:themeColor="text1"/>
                    <w:sz w:val="22"/>
                    <w:szCs w:val="22"/>
                  </w:rPr>
                  <w:delText xml:space="preserve">Jun 1, </w:delText>
                </w:r>
                <w:r w:rsidRPr="001D763C" w:rsidDel="00235D28">
                  <w:rPr>
                    <w:color w:val="000000" w:themeColor="text1"/>
                    <w:sz w:val="22"/>
                    <w:szCs w:val="22"/>
                  </w:rPr>
                  <w:delText>20</w:delText>
                </w:r>
                <w:r w:rsidDel="00235D28">
                  <w:rPr>
                    <w:color w:val="000000" w:themeColor="text1"/>
                    <w:sz w:val="22"/>
                    <w:szCs w:val="22"/>
                  </w:rPr>
                  <w:delText>22</w:delText>
                </w:r>
              </w:del>
            </w:ins>
          </w:p>
        </w:tc>
        <w:tc>
          <w:tcPr>
            <w:tcW w:w="3659" w:type="dxa"/>
            <w:gridSpan w:val="3"/>
          </w:tcPr>
          <w:p w14:paraId="5B7A3B2C" w14:textId="0EC11BFF" w:rsidR="00B52A27" w:rsidRPr="001D763C" w:rsidDel="00235D28" w:rsidRDefault="00B52A27" w:rsidP="00C3045A">
            <w:pPr>
              <w:snapToGrid w:val="0"/>
              <w:rPr>
                <w:ins w:id="1335" w:author="Author"/>
                <w:del w:id="1336" w:author="Author"/>
                <w:color w:val="000000"/>
                <w:sz w:val="22"/>
                <w:szCs w:val="22"/>
              </w:rPr>
            </w:pPr>
            <w:ins w:id="1337" w:author="Author">
              <w:del w:id="1338" w:author="Author">
                <w:r w:rsidRPr="00257D3F" w:rsidDel="00235D28">
                  <w:rPr>
                    <w:color w:val="000000" w:themeColor="text1"/>
                    <w:sz w:val="22"/>
                    <w:szCs w:val="22"/>
                  </w:rPr>
                  <w:delText xml:space="preserve">Rainstorms in Fujian, Jiangxi and Hunan </w:delText>
                </w:r>
              </w:del>
            </w:ins>
          </w:p>
        </w:tc>
        <w:tc>
          <w:tcPr>
            <w:tcW w:w="1943" w:type="dxa"/>
            <w:gridSpan w:val="3"/>
            <w:vAlign w:val="center"/>
          </w:tcPr>
          <w:p w14:paraId="7B3CFFFE" w14:textId="6BA94EEA" w:rsidR="00B52A27" w:rsidRPr="001D763C" w:rsidDel="00235D28" w:rsidRDefault="00B52A27" w:rsidP="00C3045A">
            <w:pPr>
              <w:snapToGrid w:val="0"/>
              <w:spacing w:line="360" w:lineRule="auto"/>
              <w:ind w:right="496"/>
              <w:jc w:val="right"/>
              <w:rPr>
                <w:ins w:id="1339" w:author="Author"/>
                <w:del w:id="1340" w:author="Author"/>
                <w:color w:val="000000"/>
                <w:sz w:val="22"/>
                <w:szCs w:val="22"/>
              </w:rPr>
            </w:pPr>
            <w:ins w:id="1341" w:author="Author">
              <w:del w:id="1342" w:author="Author">
                <w:r w:rsidRPr="00CA7407" w:rsidDel="00235D28">
                  <w:rPr>
                    <w:color w:val="000000" w:themeColor="text1"/>
                    <w:sz w:val="22"/>
                    <w:szCs w:val="22"/>
                  </w:rPr>
                  <w:delText>9</w:delText>
                </w:r>
                <w:r w:rsidDel="00235D28">
                  <w:rPr>
                    <w:color w:val="000000" w:themeColor="text1"/>
                    <w:sz w:val="22"/>
                    <w:szCs w:val="22"/>
                  </w:rPr>
                  <w:delText>,</w:delText>
                </w:r>
                <w:r w:rsidRPr="00CA7407" w:rsidDel="00235D28">
                  <w:rPr>
                    <w:color w:val="000000" w:themeColor="text1"/>
                    <w:sz w:val="22"/>
                    <w:szCs w:val="22"/>
                  </w:rPr>
                  <w:delText>953</w:delText>
                </w:r>
              </w:del>
            </w:ins>
          </w:p>
        </w:tc>
        <w:tc>
          <w:tcPr>
            <w:tcW w:w="1619" w:type="dxa"/>
            <w:gridSpan w:val="2"/>
          </w:tcPr>
          <w:p w14:paraId="6E359A86" w14:textId="55FA1B59" w:rsidR="00B52A27" w:rsidRPr="00CA7407" w:rsidDel="00235D28" w:rsidRDefault="00B52A27" w:rsidP="00C3045A">
            <w:pPr>
              <w:snapToGrid w:val="0"/>
              <w:spacing w:line="360" w:lineRule="auto"/>
              <w:jc w:val="center"/>
              <w:rPr>
                <w:ins w:id="1343" w:author="Author"/>
                <w:del w:id="1344" w:author="Author"/>
                <w:color w:val="000000" w:themeColor="text1"/>
                <w:sz w:val="22"/>
                <w:szCs w:val="22"/>
              </w:rPr>
            </w:pPr>
            <w:ins w:id="1345" w:author="Author">
              <w:del w:id="1346" w:author="Author">
                <w:r w:rsidDel="00235D28">
                  <w:rPr>
                    <w:color w:val="000000" w:themeColor="text1"/>
                    <w:sz w:val="22"/>
                    <w:szCs w:val="22"/>
                  </w:rPr>
                  <w:delText>3</w:delText>
                </w:r>
              </w:del>
            </w:ins>
          </w:p>
        </w:tc>
      </w:tr>
      <w:tr w:rsidR="00B52A27" w:rsidRPr="001D763C" w:rsidDel="00235D28" w14:paraId="04B618E9" w14:textId="337127ED" w:rsidTr="001939CA">
        <w:trPr>
          <w:gridAfter w:val="1"/>
          <w:wAfter w:w="601" w:type="dxa"/>
          <w:trHeight w:val="290"/>
          <w:jc w:val="center"/>
          <w:ins w:id="1347" w:author="Author"/>
          <w:del w:id="1348" w:author="Author"/>
        </w:trPr>
        <w:tc>
          <w:tcPr>
            <w:tcW w:w="1460" w:type="dxa"/>
            <w:vAlign w:val="center"/>
          </w:tcPr>
          <w:p w14:paraId="5BF38BE3" w14:textId="2ED020FA" w:rsidR="00B52A27" w:rsidRPr="001D763C" w:rsidDel="00235D28" w:rsidRDefault="00B52A27" w:rsidP="00C3045A">
            <w:pPr>
              <w:snapToGrid w:val="0"/>
              <w:spacing w:line="360" w:lineRule="auto"/>
              <w:ind w:right="101"/>
              <w:jc w:val="right"/>
              <w:rPr>
                <w:ins w:id="1349" w:author="Author"/>
                <w:del w:id="1350" w:author="Author"/>
                <w:color w:val="000000"/>
                <w:sz w:val="22"/>
                <w:szCs w:val="22"/>
              </w:rPr>
            </w:pPr>
            <w:ins w:id="1351" w:author="Author">
              <w:del w:id="1352" w:author="Author">
                <w:r w:rsidDel="00235D28">
                  <w:rPr>
                    <w:color w:val="000000" w:themeColor="text1"/>
                    <w:sz w:val="22"/>
                    <w:szCs w:val="22"/>
                  </w:rPr>
                  <w:delText xml:space="preserve">Aug 16, </w:delText>
                </w:r>
                <w:r w:rsidRPr="001D763C" w:rsidDel="00235D28">
                  <w:rPr>
                    <w:color w:val="000000" w:themeColor="text1"/>
                    <w:sz w:val="22"/>
                    <w:szCs w:val="22"/>
                  </w:rPr>
                  <w:delText>20</w:delText>
                </w:r>
                <w:r w:rsidDel="00235D28">
                  <w:rPr>
                    <w:color w:val="000000" w:themeColor="text1"/>
                    <w:sz w:val="22"/>
                    <w:szCs w:val="22"/>
                  </w:rPr>
                  <w:delText>22</w:delText>
                </w:r>
              </w:del>
            </w:ins>
          </w:p>
        </w:tc>
        <w:tc>
          <w:tcPr>
            <w:tcW w:w="3659" w:type="dxa"/>
            <w:gridSpan w:val="3"/>
            <w:vAlign w:val="center"/>
          </w:tcPr>
          <w:p w14:paraId="294A6D1E" w14:textId="173EB3C0" w:rsidR="00B52A27" w:rsidRPr="001D763C" w:rsidDel="00235D28" w:rsidRDefault="00B52A27" w:rsidP="00C3045A">
            <w:pPr>
              <w:snapToGrid w:val="0"/>
              <w:spacing w:line="360" w:lineRule="auto"/>
              <w:rPr>
                <w:ins w:id="1353" w:author="Author"/>
                <w:del w:id="1354" w:author="Author"/>
                <w:color w:val="000000"/>
                <w:sz w:val="22"/>
                <w:szCs w:val="22"/>
              </w:rPr>
            </w:pPr>
            <w:ins w:id="1355" w:author="Author">
              <w:del w:id="1356" w:author="Author">
                <w:r w:rsidRPr="00D378C1" w:rsidDel="00235D28">
                  <w:rPr>
                    <w:color w:val="000000" w:themeColor="text1"/>
                    <w:sz w:val="22"/>
                    <w:szCs w:val="22"/>
                  </w:rPr>
                  <w:delText xml:space="preserve">Drought in </w:delText>
                </w:r>
                <w:r w:rsidDel="00235D28">
                  <w:rPr>
                    <w:color w:val="000000" w:themeColor="text1"/>
                    <w:sz w:val="22"/>
                    <w:szCs w:val="22"/>
                  </w:rPr>
                  <w:delText xml:space="preserve">the </w:delText>
                </w:r>
                <w:r w:rsidRPr="00D378C1" w:rsidDel="00235D28">
                  <w:rPr>
                    <w:color w:val="000000" w:themeColor="text1"/>
                    <w:sz w:val="22"/>
                    <w:szCs w:val="22"/>
                  </w:rPr>
                  <w:delText>Yangtze River</w:delText>
                </w:r>
              </w:del>
            </w:ins>
          </w:p>
        </w:tc>
        <w:tc>
          <w:tcPr>
            <w:tcW w:w="1943" w:type="dxa"/>
            <w:gridSpan w:val="3"/>
            <w:vAlign w:val="center"/>
          </w:tcPr>
          <w:p w14:paraId="2748CFB9" w14:textId="3A21AFDC" w:rsidR="00B52A27" w:rsidRPr="001D763C" w:rsidDel="00235D28" w:rsidRDefault="00B52A27" w:rsidP="00C3045A">
            <w:pPr>
              <w:snapToGrid w:val="0"/>
              <w:spacing w:line="360" w:lineRule="auto"/>
              <w:ind w:right="496"/>
              <w:jc w:val="right"/>
              <w:rPr>
                <w:ins w:id="1357" w:author="Author"/>
                <w:del w:id="1358" w:author="Author"/>
                <w:color w:val="000000"/>
                <w:sz w:val="22"/>
                <w:szCs w:val="22"/>
              </w:rPr>
            </w:pPr>
            <w:ins w:id="1359" w:author="Author">
              <w:del w:id="1360" w:author="Author">
                <w:r w:rsidRPr="00CA7407" w:rsidDel="00235D28">
                  <w:rPr>
                    <w:color w:val="000000" w:themeColor="text1"/>
                    <w:sz w:val="22"/>
                    <w:szCs w:val="22"/>
                  </w:rPr>
                  <w:delText>990</w:delText>
                </w:r>
              </w:del>
            </w:ins>
          </w:p>
        </w:tc>
        <w:tc>
          <w:tcPr>
            <w:tcW w:w="1619" w:type="dxa"/>
            <w:gridSpan w:val="2"/>
          </w:tcPr>
          <w:p w14:paraId="2F55AC0C" w14:textId="5D3ACA56" w:rsidR="00B52A27" w:rsidRPr="00CA7407" w:rsidDel="00235D28" w:rsidRDefault="00B52A27" w:rsidP="00C3045A">
            <w:pPr>
              <w:snapToGrid w:val="0"/>
              <w:spacing w:line="360" w:lineRule="auto"/>
              <w:jc w:val="center"/>
              <w:rPr>
                <w:ins w:id="1361" w:author="Author"/>
                <w:del w:id="1362" w:author="Author"/>
                <w:color w:val="000000" w:themeColor="text1"/>
                <w:sz w:val="22"/>
                <w:szCs w:val="22"/>
              </w:rPr>
            </w:pPr>
            <w:ins w:id="1363" w:author="Author">
              <w:del w:id="1364" w:author="Author">
                <w:r w:rsidDel="00235D28">
                  <w:rPr>
                    <w:color w:val="000000" w:themeColor="text1"/>
                    <w:sz w:val="22"/>
                    <w:szCs w:val="22"/>
                  </w:rPr>
                  <w:delText>4</w:delText>
                </w:r>
              </w:del>
            </w:ins>
          </w:p>
        </w:tc>
      </w:tr>
      <w:tr w:rsidR="00B52A27" w:rsidRPr="001D763C" w:rsidDel="00235D28" w14:paraId="1B38A9D3" w14:textId="7932F5B6" w:rsidTr="001939CA">
        <w:trPr>
          <w:gridAfter w:val="1"/>
          <w:wAfter w:w="601" w:type="dxa"/>
          <w:trHeight w:val="290"/>
          <w:jc w:val="center"/>
          <w:ins w:id="1365" w:author="Author"/>
          <w:del w:id="1366" w:author="Author"/>
        </w:trPr>
        <w:tc>
          <w:tcPr>
            <w:tcW w:w="1460" w:type="dxa"/>
            <w:vAlign w:val="center"/>
          </w:tcPr>
          <w:p w14:paraId="58E6603C" w14:textId="16736763" w:rsidR="00B52A27" w:rsidRPr="001D763C" w:rsidDel="00235D28" w:rsidRDefault="00B52A27" w:rsidP="00C3045A">
            <w:pPr>
              <w:snapToGrid w:val="0"/>
              <w:spacing w:line="360" w:lineRule="auto"/>
              <w:ind w:right="101"/>
              <w:jc w:val="right"/>
              <w:rPr>
                <w:ins w:id="1367" w:author="Author"/>
                <w:del w:id="1368" w:author="Author"/>
                <w:color w:val="000000"/>
                <w:sz w:val="22"/>
                <w:szCs w:val="22"/>
              </w:rPr>
            </w:pPr>
            <w:ins w:id="1369" w:author="Author">
              <w:del w:id="1370" w:author="Author">
                <w:r w:rsidDel="00235D28">
                  <w:rPr>
                    <w:color w:val="000000" w:themeColor="text1"/>
                    <w:sz w:val="22"/>
                    <w:szCs w:val="22"/>
                  </w:rPr>
                  <w:delText xml:space="preserve">Feb 14, </w:delText>
                </w:r>
                <w:r w:rsidRPr="001D763C" w:rsidDel="00235D28">
                  <w:rPr>
                    <w:color w:val="000000" w:themeColor="text1"/>
                    <w:sz w:val="22"/>
                    <w:szCs w:val="22"/>
                  </w:rPr>
                  <w:delText>20</w:delText>
                </w:r>
                <w:r w:rsidDel="00235D28">
                  <w:rPr>
                    <w:color w:val="000000" w:themeColor="text1"/>
                    <w:sz w:val="22"/>
                    <w:szCs w:val="22"/>
                  </w:rPr>
                  <w:delText>22</w:delText>
                </w:r>
              </w:del>
            </w:ins>
          </w:p>
        </w:tc>
        <w:tc>
          <w:tcPr>
            <w:tcW w:w="3659" w:type="dxa"/>
            <w:gridSpan w:val="3"/>
            <w:vAlign w:val="center"/>
          </w:tcPr>
          <w:p w14:paraId="1906C37A" w14:textId="3899B386" w:rsidR="00B52A27" w:rsidRPr="001D763C" w:rsidDel="00235D28" w:rsidRDefault="00B52A27" w:rsidP="00C3045A">
            <w:pPr>
              <w:snapToGrid w:val="0"/>
              <w:spacing w:line="360" w:lineRule="auto"/>
              <w:rPr>
                <w:ins w:id="1371" w:author="Author"/>
                <w:del w:id="1372" w:author="Author"/>
                <w:color w:val="000000"/>
                <w:sz w:val="22"/>
                <w:szCs w:val="22"/>
              </w:rPr>
            </w:pPr>
            <w:ins w:id="1373" w:author="Author">
              <w:del w:id="1374" w:author="Author">
                <w:r w:rsidDel="00235D28">
                  <w:rPr>
                    <w:color w:val="000000" w:themeColor="text1"/>
                    <w:sz w:val="22"/>
                    <w:szCs w:val="22"/>
                  </w:rPr>
                  <w:delText>The low temperature in South China</w:delText>
                </w:r>
              </w:del>
            </w:ins>
          </w:p>
        </w:tc>
        <w:tc>
          <w:tcPr>
            <w:tcW w:w="1943" w:type="dxa"/>
            <w:gridSpan w:val="3"/>
            <w:vAlign w:val="center"/>
          </w:tcPr>
          <w:p w14:paraId="3385E574" w14:textId="4E87F4C6" w:rsidR="00B52A27" w:rsidRPr="001D763C" w:rsidDel="00235D28" w:rsidRDefault="00B52A27" w:rsidP="00C3045A">
            <w:pPr>
              <w:snapToGrid w:val="0"/>
              <w:spacing w:line="360" w:lineRule="auto"/>
              <w:ind w:right="496"/>
              <w:jc w:val="right"/>
              <w:rPr>
                <w:ins w:id="1375" w:author="Author"/>
                <w:del w:id="1376" w:author="Author"/>
                <w:color w:val="000000"/>
                <w:sz w:val="22"/>
                <w:szCs w:val="22"/>
              </w:rPr>
            </w:pPr>
            <w:ins w:id="1377" w:author="Author">
              <w:del w:id="1378" w:author="Author">
                <w:r w:rsidRPr="00CA7407" w:rsidDel="00235D28">
                  <w:rPr>
                    <w:color w:val="000000" w:themeColor="text1"/>
                    <w:sz w:val="22"/>
                    <w:szCs w:val="22"/>
                  </w:rPr>
                  <w:delText>665</w:delText>
                </w:r>
              </w:del>
            </w:ins>
          </w:p>
        </w:tc>
        <w:tc>
          <w:tcPr>
            <w:tcW w:w="1619" w:type="dxa"/>
            <w:gridSpan w:val="2"/>
          </w:tcPr>
          <w:p w14:paraId="32C06D95" w14:textId="5FAFE00B" w:rsidR="00B52A27" w:rsidRPr="00CA7407" w:rsidDel="00235D28" w:rsidRDefault="00B52A27" w:rsidP="00C3045A">
            <w:pPr>
              <w:snapToGrid w:val="0"/>
              <w:spacing w:line="360" w:lineRule="auto"/>
              <w:jc w:val="center"/>
              <w:rPr>
                <w:ins w:id="1379" w:author="Author"/>
                <w:del w:id="1380" w:author="Author"/>
                <w:color w:val="000000" w:themeColor="text1"/>
                <w:sz w:val="22"/>
                <w:szCs w:val="22"/>
              </w:rPr>
            </w:pPr>
            <w:ins w:id="1381" w:author="Author">
              <w:del w:id="1382" w:author="Author">
                <w:r w:rsidDel="00235D28">
                  <w:rPr>
                    <w:color w:val="000000" w:themeColor="text1"/>
                    <w:sz w:val="22"/>
                    <w:szCs w:val="22"/>
                  </w:rPr>
                  <w:delText>5</w:delText>
                </w:r>
              </w:del>
            </w:ins>
          </w:p>
        </w:tc>
      </w:tr>
      <w:tr w:rsidR="00B52A27" w:rsidRPr="001D763C" w:rsidDel="00235D28" w14:paraId="74369DFD" w14:textId="09D15641" w:rsidTr="001939CA">
        <w:trPr>
          <w:gridAfter w:val="1"/>
          <w:wAfter w:w="601" w:type="dxa"/>
          <w:trHeight w:val="290"/>
          <w:jc w:val="center"/>
          <w:ins w:id="1383" w:author="Author"/>
          <w:del w:id="1384" w:author="Author"/>
        </w:trPr>
        <w:tc>
          <w:tcPr>
            <w:tcW w:w="1460" w:type="dxa"/>
            <w:vAlign w:val="center"/>
          </w:tcPr>
          <w:p w14:paraId="67D7BC12" w14:textId="02874736" w:rsidR="00B52A27" w:rsidRPr="001D763C" w:rsidDel="00235D28" w:rsidRDefault="00B52A27" w:rsidP="00C3045A">
            <w:pPr>
              <w:snapToGrid w:val="0"/>
              <w:spacing w:line="360" w:lineRule="auto"/>
              <w:ind w:right="101"/>
              <w:jc w:val="right"/>
              <w:rPr>
                <w:ins w:id="1385" w:author="Author"/>
                <w:del w:id="1386" w:author="Author"/>
                <w:color w:val="000000"/>
                <w:sz w:val="22"/>
                <w:szCs w:val="22"/>
              </w:rPr>
            </w:pPr>
            <w:ins w:id="1387" w:author="Author">
              <w:del w:id="1388" w:author="Author">
                <w:r w:rsidDel="00235D28">
                  <w:rPr>
                    <w:color w:val="000000" w:themeColor="text1"/>
                    <w:sz w:val="22"/>
                    <w:szCs w:val="22"/>
                  </w:rPr>
                  <w:delText xml:space="preserve">Aug 1, </w:delText>
                </w:r>
                <w:r w:rsidRPr="001D763C" w:rsidDel="00235D28">
                  <w:rPr>
                    <w:color w:val="000000" w:themeColor="text1"/>
                    <w:sz w:val="22"/>
                    <w:szCs w:val="22"/>
                  </w:rPr>
                  <w:delText>20</w:delText>
                </w:r>
                <w:r w:rsidDel="00235D28">
                  <w:rPr>
                    <w:color w:val="000000" w:themeColor="text1"/>
                    <w:sz w:val="22"/>
                    <w:szCs w:val="22"/>
                  </w:rPr>
                  <w:delText>2</w:delText>
                </w:r>
                <w:r w:rsidRPr="001D763C" w:rsidDel="00235D28">
                  <w:rPr>
                    <w:color w:val="000000" w:themeColor="text1"/>
                    <w:sz w:val="22"/>
                    <w:szCs w:val="22"/>
                  </w:rPr>
                  <w:delText>2</w:delText>
                </w:r>
              </w:del>
            </w:ins>
          </w:p>
        </w:tc>
        <w:tc>
          <w:tcPr>
            <w:tcW w:w="3659" w:type="dxa"/>
            <w:gridSpan w:val="3"/>
            <w:vAlign w:val="center"/>
          </w:tcPr>
          <w:p w14:paraId="5A56F620" w14:textId="5DDD5752" w:rsidR="00B52A27" w:rsidRPr="001D763C" w:rsidDel="00235D28" w:rsidRDefault="00B52A27" w:rsidP="00C3045A">
            <w:pPr>
              <w:snapToGrid w:val="0"/>
              <w:spacing w:line="360" w:lineRule="auto"/>
              <w:rPr>
                <w:ins w:id="1389" w:author="Author"/>
                <w:del w:id="1390" w:author="Author"/>
                <w:color w:val="000000"/>
                <w:sz w:val="22"/>
                <w:szCs w:val="22"/>
              </w:rPr>
            </w:pPr>
            <w:ins w:id="1391" w:author="Author">
              <w:del w:id="1392" w:author="Author">
                <w:r w:rsidDel="00235D28">
                  <w:rPr>
                    <w:color w:val="000000" w:themeColor="text1"/>
                    <w:sz w:val="22"/>
                    <w:szCs w:val="22"/>
                  </w:rPr>
                  <w:delText>Rainstorm in Liaoning</w:delText>
                </w:r>
              </w:del>
            </w:ins>
          </w:p>
        </w:tc>
        <w:tc>
          <w:tcPr>
            <w:tcW w:w="1943" w:type="dxa"/>
            <w:gridSpan w:val="3"/>
            <w:vAlign w:val="center"/>
          </w:tcPr>
          <w:p w14:paraId="552CFF91" w14:textId="2C363720" w:rsidR="00B52A27" w:rsidRPr="001D763C" w:rsidDel="00235D28" w:rsidRDefault="00B52A27" w:rsidP="00C3045A">
            <w:pPr>
              <w:snapToGrid w:val="0"/>
              <w:spacing w:line="360" w:lineRule="auto"/>
              <w:ind w:right="496"/>
              <w:jc w:val="right"/>
              <w:rPr>
                <w:ins w:id="1393" w:author="Author"/>
                <w:del w:id="1394" w:author="Author"/>
                <w:color w:val="000000"/>
                <w:sz w:val="22"/>
                <w:szCs w:val="22"/>
              </w:rPr>
            </w:pPr>
            <w:ins w:id="1395" w:author="Author">
              <w:del w:id="1396" w:author="Author">
                <w:r w:rsidRPr="00CA7407" w:rsidDel="00235D28">
                  <w:rPr>
                    <w:color w:val="000000" w:themeColor="text1"/>
                    <w:sz w:val="22"/>
                    <w:szCs w:val="22"/>
                  </w:rPr>
                  <w:delText>1</w:delText>
                </w:r>
                <w:r w:rsidDel="00235D28">
                  <w:rPr>
                    <w:color w:val="000000" w:themeColor="text1"/>
                    <w:sz w:val="22"/>
                    <w:szCs w:val="22"/>
                  </w:rPr>
                  <w:delText>,</w:delText>
                </w:r>
                <w:r w:rsidRPr="00CA7407" w:rsidDel="00235D28">
                  <w:rPr>
                    <w:color w:val="000000" w:themeColor="text1"/>
                    <w:sz w:val="22"/>
                    <w:szCs w:val="22"/>
                  </w:rPr>
                  <w:delText>007</w:delText>
                </w:r>
              </w:del>
            </w:ins>
          </w:p>
        </w:tc>
        <w:tc>
          <w:tcPr>
            <w:tcW w:w="1619" w:type="dxa"/>
            <w:gridSpan w:val="2"/>
          </w:tcPr>
          <w:p w14:paraId="3A5544A1" w14:textId="52044B80" w:rsidR="00B52A27" w:rsidRPr="00CA7407" w:rsidDel="00235D28" w:rsidRDefault="00B52A27" w:rsidP="00C3045A">
            <w:pPr>
              <w:snapToGrid w:val="0"/>
              <w:spacing w:line="360" w:lineRule="auto"/>
              <w:jc w:val="center"/>
              <w:rPr>
                <w:ins w:id="1397" w:author="Author"/>
                <w:del w:id="1398" w:author="Author"/>
                <w:color w:val="000000" w:themeColor="text1"/>
                <w:sz w:val="22"/>
                <w:szCs w:val="22"/>
              </w:rPr>
            </w:pPr>
            <w:ins w:id="1399" w:author="Author">
              <w:del w:id="1400" w:author="Author">
                <w:r w:rsidDel="00235D28">
                  <w:rPr>
                    <w:color w:val="000000" w:themeColor="text1"/>
                    <w:sz w:val="22"/>
                    <w:szCs w:val="22"/>
                  </w:rPr>
                  <w:delText>6</w:delText>
                </w:r>
              </w:del>
            </w:ins>
          </w:p>
        </w:tc>
      </w:tr>
      <w:tr w:rsidR="00B52A27" w:rsidRPr="001D763C" w:rsidDel="00235D28" w14:paraId="344A790F" w14:textId="3156477B" w:rsidTr="001939CA">
        <w:trPr>
          <w:gridAfter w:val="1"/>
          <w:wAfter w:w="601" w:type="dxa"/>
          <w:trHeight w:val="98"/>
          <w:jc w:val="center"/>
          <w:ins w:id="1401" w:author="Author"/>
          <w:del w:id="1402" w:author="Author"/>
        </w:trPr>
        <w:tc>
          <w:tcPr>
            <w:tcW w:w="1460" w:type="dxa"/>
            <w:vAlign w:val="center"/>
          </w:tcPr>
          <w:p w14:paraId="6E57FA61" w14:textId="3D4AF828" w:rsidR="00B52A27" w:rsidRPr="001D763C" w:rsidDel="00235D28" w:rsidRDefault="00B52A27" w:rsidP="00C3045A">
            <w:pPr>
              <w:snapToGrid w:val="0"/>
              <w:spacing w:line="360" w:lineRule="auto"/>
              <w:ind w:right="101"/>
              <w:jc w:val="right"/>
              <w:rPr>
                <w:ins w:id="1403" w:author="Author"/>
                <w:del w:id="1404" w:author="Author"/>
                <w:color w:val="000000"/>
                <w:sz w:val="22"/>
                <w:szCs w:val="22"/>
              </w:rPr>
            </w:pPr>
            <w:ins w:id="1405" w:author="Author">
              <w:del w:id="1406" w:author="Author">
                <w:r w:rsidDel="00235D28">
                  <w:rPr>
                    <w:color w:val="000000" w:themeColor="text1"/>
                    <w:sz w:val="22"/>
                    <w:szCs w:val="22"/>
                  </w:rPr>
                  <w:delText xml:space="preserve">Jul 2, </w:delText>
                </w:r>
                <w:r w:rsidRPr="001D763C" w:rsidDel="00235D28">
                  <w:rPr>
                    <w:color w:val="000000" w:themeColor="text1"/>
                    <w:sz w:val="22"/>
                    <w:szCs w:val="22"/>
                  </w:rPr>
                  <w:delText>20</w:delText>
                </w:r>
                <w:r w:rsidDel="00235D28">
                  <w:rPr>
                    <w:color w:val="000000" w:themeColor="text1"/>
                    <w:sz w:val="22"/>
                    <w:szCs w:val="22"/>
                  </w:rPr>
                  <w:delText>22</w:delText>
                </w:r>
              </w:del>
            </w:ins>
          </w:p>
        </w:tc>
        <w:tc>
          <w:tcPr>
            <w:tcW w:w="3659" w:type="dxa"/>
            <w:gridSpan w:val="3"/>
            <w:vAlign w:val="center"/>
          </w:tcPr>
          <w:p w14:paraId="402D44AA" w14:textId="3C93CE38" w:rsidR="00B52A27" w:rsidRPr="001D763C" w:rsidDel="00235D28" w:rsidRDefault="00B52A27" w:rsidP="00C3045A">
            <w:pPr>
              <w:snapToGrid w:val="0"/>
              <w:spacing w:line="360" w:lineRule="auto"/>
              <w:rPr>
                <w:ins w:id="1407" w:author="Author"/>
                <w:del w:id="1408" w:author="Author"/>
                <w:color w:val="000000"/>
                <w:sz w:val="22"/>
                <w:szCs w:val="22"/>
              </w:rPr>
            </w:pPr>
            <w:ins w:id="1409" w:author="Author">
              <w:del w:id="1410" w:author="Author">
                <w:r w:rsidDel="00235D28">
                  <w:rPr>
                    <w:color w:val="000000" w:themeColor="text1"/>
                    <w:sz w:val="22"/>
                    <w:szCs w:val="22"/>
                  </w:rPr>
                  <w:delText>Typhoon Chaba</w:delText>
                </w:r>
              </w:del>
            </w:ins>
          </w:p>
        </w:tc>
        <w:tc>
          <w:tcPr>
            <w:tcW w:w="1943" w:type="dxa"/>
            <w:gridSpan w:val="3"/>
            <w:vAlign w:val="center"/>
          </w:tcPr>
          <w:p w14:paraId="23AFF71D" w14:textId="555F43A3" w:rsidR="00B52A27" w:rsidRPr="001D763C" w:rsidDel="00235D28" w:rsidRDefault="00B52A27" w:rsidP="00C3045A">
            <w:pPr>
              <w:snapToGrid w:val="0"/>
              <w:spacing w:line="360" w:lineRule="auto"/>
              <w:ind w:right="496"/>
              <w:jc w:val="right"/>
              <w:rPr>
                <w:ins w:id="1411" w:author="Author"/>
                <w:del w:id="1412" w:author="Author"/>
                <w:color w:val="000000"/>
                <w:sz w:val="22"/>
                <w:szCs w:val="22"/>
              </w:rPr>
            </w:pPr>
            <w:ins w:id="1413" w:author="Author">
              <w:del w:id="1414" w:author="Author">
                <w:r w:rsidRPr="00CA7407" w:rsidDel="00235D28">
                  <w:rPr>
                    <w:color w:val="000000" w:themeColor="text1"/>
                    <w:sz w:val="22"/>
                    <w:szCs w:val="22"/>
                  </w:rPr>
                  <w:delText>5</w:delText>
                </w:r>
                <w:r w:rsidDel="00235D28">
                  <w:rPr>
                    <w:color w:val="000000" w:themeColor="text1"/>
                    <w:sz w:val="22"/>
                    <w:szCs w:val="22"/>
                  </w:rPr>
                  <w:delText>,</w:delText>
                </w:r>
                <w:r w:rsidRPr="00CA7407" w:rsidDel="00235D28">
                  <w:rPr>
                    <w:color w:val="000000" w:themeColor="text1"/>
                    <w:sz w:val="22"/>
                    <w:szCs w:val="22"/>
                  </w:rPr>
                  <w:delText>041</w:delText>
                </w:r>
              </w:del>
            </w:ins>
          </w:p>
        </w:tc>
        <w:tc>
          <w:tcPr>
            <w:tcW w:w="1619" w:type="dxa"/>
            <w:gridSpan w:val="2"/>
          </w:tcPr>
          <w:p w14:paraId="30A7E6B5" w14:textId="5A776478" w:rsidR="00B52A27" w:rsidRPr="00CA7407" w:rsidDel="00235D28" w:rsidRDefault="00B52A27" w:rsidP="00C3045A">
            <w:pPr>
              <w:snapToGrid w:val="0"/>
              <w:spacing w:line="360" w:lineRule="auto"/>
              <w:jc w:val="center"/>
              <w:rPr>
                <w:ins w:id="1415" w:author="Author"/>
                <w:del w:id="1416" w:author="Author"/>
                <w:color w:val="000000" w:themeColor="text1"/>
                <w:sz w:val="22"/>
                <w:szCs w:val="22"/>
              </w:rPr>
            </w:pPr>
            <w:ins w:id="1417" w:author="Author">
              <w:del w:id="1418" w:author="Author">
                <w:r w:rsidDel="00235D28">
                  <w:rPr>
                    <w:color w:val="000000" w:themeColor="text1"/>
                    <w:sz w:val="22"/>
                    <w:szCs w:val="22"/>
                  </w:rPr>
                  <w:delText>7</w:delText>
                </w:r>
              </w:del>
            </w:ins>
          </w:p>
        </w:tc>
      </w:tr>
      <w:tr w:rsidR="00B52A27" w:rsidRPr="001D763C" w:rsidDel="00235D28" w14:paraId="65C628B0" w14:textId="7E750CC7" w:rsidTr="001939CA">
        <w:trPr>
          <w:gridAfter w:val="1"/>
          <w:wAfter w:w="601" w:type="dxa"/>
          <w:trHeight w:val="290"/>
          <w:jc w:val="center"/>
          <w:ins w:id="1419" w:author="Author"/>
          <w:del w:id="1420" w:author="Author"/>
        </w:trPr>
        <w:tc>
          <w:tcPr>
            <w:tcW w:w="1460" w:type="dxa"/>
            <w:vAlign w:val="center"/>
          </w:tcPr>
          <w:p w14:paraId="2812FCFB" w14:textId="41A9264A" w:rsidR="00B52A27" w:rsidRPr="001D763C" w:rsidDel="00235D28" w:rsidRDefault="00B52A27" w:rsidP="00C3045A">
            <w:pPr>
              <w:snapToGrid w:val="0"/>
              <w:spacing w:line="360" w:lineRule="auto"/>
              <w:ind w:right="101"/>
              <w:jc w:val="right"/>
              <w:rPr>
                <w:ins w:id="1421" w:author="Author"/>
                <w:del w:id="1422" w:author="Author"/>
                <w:color w:val="000000" w:themeColor="text1"/>
                <w:sz w:val="22"/>
                <w:szCs w:val="22"/>
              </w:rPr>
            </w:pPr>
            <w:ins w:id="1423" w:author="Author">
              <w:del w:id="1424" w:author="Author">
                <w:r w:rsidDel="00235D28">
                  <w:rPr>
                    <w:color w:val="000000" w:themeColor="text1"/>
                    <w:sz w:val="22"/>
                    <w:szCs w:val="22"/>
                  </w:rPr>
                  <w:delText xml:space="preserve">Jul 11, </w:delText>
                </w:r>
                <w:r w:rsidRPr="001D763C" w:rsidDel="00235D28">
                  <w:rPr>
                    <w:color w:val="000000" w:themeColor="text1"/>
                    <w:sz w:val="22"/>
                    <w:szCs w:val="22"/>
                  </w:rPr>
                  <w:delText>20</w:delText>
                </w:r>
                <w:r w:rsidDel="00235D28">
                  <w:rPr>
                    <w:color w:val="000000" w:themeColor="text1"/>
                    <w:sz w:val="22"/>
                    <w:szCs w:val="22"/>
                  </w:rPr>
                  <w:delText>22</w:delText>
                </w:r>
              </w:del>
            </w:ins>
          </w:p>
        </w:tc>
        <w:tc>
          <w:tcPr>
            <w:tcW w:w="3659" w:type="dxa"/>
            <w:gridSpan w:val="3"/>
            <w:vAlign w:val="center"/>
          </w:tcPr>
          <w:p w14:paraId="7B7FFC6D" w14:textId="473B2931" w:rsidR="00B52A27" w:rsidRPr="001D763C" w:rsidDel="00235D28" w:rsidRDefault="00B52A27" w:rsidP="00C3045A">
            <w:pPr>
              <w:snapToGrid w:val="0"/>
              <w:spacing w:line="360" w:lineRule="auto"/>
              <w:rPr>
                <w:ins w:id="1425" w:author="Author"/>
                <w:del w:id="1426" w:author="Author"/>
                <w:color w:val="000000" w:themeColor="text1"/>
                <w:sz w:val="22"/>
                <w:szCs w:val="22"/>
              </w:rPr>
            </w:pPr>
            <w:ins w:id="1427" w:author="Author">
              <w:del w:id="1428" w:author="Author">
                <w:r w:rsidDel="00235D28">
                  <w:rPr>
                    <w:color w:val="000000" w:themeColor="text1"/>
                    <w:sz w:val="22"/>
                    <w:szCs w:val="22"/>
                  </w:rPr>
                  <w:delText>Rainstorm in Sichuan</w:delText>
                </w:r>
              </w:del>
            </w:ins>
          </w:p>
        </w:tc>
        <w:tc>
          <w:tcPr>
            <w:tcW w:w="1943" w:type="dxa"/>
            <w:gridSpan w:val="3"/>
            <w:vAlign w:val="center"/>
          </w:tcPr>
          <w:p w14:paraId="7803DA3B" w14:textId="09573FDE" w:rsidR="00B52A27" w:rsidRPr="001D763C" w:rsidDel="00235D28" w:rsidRDefault="00B52A27" w:rsidP="00C3045A">
            <w:pPr>
              <w:snapToGrid w:val="0"/>
              <w:spacing w:line="360" w:lineRule="auto"/>
              <w:ind w:right="496"/>
              <w:jc w:val="right"/>
              <w:rPr>
                <w:ins w:id="1429" w:author="Author"/>
                <w:del w:id="1430" w:author="Author"/>
                <w:color w:val="000000" w:themeColor="text1"/>
                <w:sz w:val="22"/>
                <w:szCs w:val="22"/>
              </w:rPr>
            </w:pPr>
            <w:ins w:id="1431" w:author="Author">
              <w:del w:id="1432" w:author="Author">
                <w:r w:rsidRPr="00CA7407" w:rsidDel="00235D28">
                  <w:rPr>
                    <w:color w:val="000000" w:themeColor="text1"/>
                    <w:sz w:val="22"/>
                    <w:szCs w:val="22"/>
                  </w:rPr>
                  <w:delText>10</w:delText>
                </w:r>
                <w:r w:rsidDel="00235D28">
                  <w:rPr>
                    <w:color w:val="000000" w:themeColor="text1"/>
                    <w:sz w:val="22"/>
                    <w:szCs w:val="22"/>
                  </w:rPr>
                  <w:delText>,</w:delText>
                </w:r>
                <w:r w:rsidRPr="00CA7407" w:rsidDel="00235D28">
                  <w:rPr>
                    <w:color w:val="000000" w:themeColor="text1"/>
                    <w:sz w:val="22"/>
                    <w:szCs w:val="22"/>
                  </w:rPr>
                  <w:delText>885</w:delText>
                </w:r>
              </w:del>
            </w:ins>
          </w:p>
        </w:tc>
        <w:tc>
          <w:tcPr>
            <w:tcW w:w="1619" w:type="dxa"/>
            <w:gridSpan w:val="2"/>
          </w:tcPr>
          <w:p w14:paraId="46D7F45B" w14:textId="0D9DEC0B" w:rsidR="00B52A27" w:rsidRPr="00CA7407" w:rsidDel="00235D28" w:rsidRDefault="00B52A27" w:rsidP="00C3045A">
            <w:pPr>
              <w:snapToGrid w:val="0"/>
              <w:spacing w:line="360" w:lineRule="auto"/>
              <w:jc w:val="center"/>
              <w:rPr>
                <w:ins w:id="1433" w:author="Author"/>
                <w:del w:id="1434" w:author="Author"/>
                <w:color w:val="000000" w:themeColor="text1"/>
                <w:sz w:val="22"/>
                <w:szCs w:val="22"/>
              </w:rPr>
            </w:pPr>
            <w:ins w:id="1435" w:author="Author">
              <w:del w:id="1436" w:author="Author">
                <w:r w:rsidDel="00235D28">
                  <w:rPr>
                    <w:color w:val="000000" w:themeColor="text1"/>
                    <w:sz w:val="22"/>
                    <w:szCs w:val="22"/>
                  </w:rPr>
                  <w:delText>8</w:delText>
                </w:r>
              </w:del>
            </w:ins>
          </w:p>
        </w:tc>
      </w:tr>
    </w:tbl>
    <w:p w14:paraId="7E13DBC6" w14:textId="013048A3" w:rsidR="00B52A27" w:rsidRPr="00B22A06" w:rsidDel="00235D28" w:rsidRDefault="001939CA">
      <w:pPr>
        <w:pBdr>
          <w:top w:val="nil"/>
          <w:left w:val="nil"/>
          <w:bottom w:val="nil"/>
          <w:right w:val="nil"/>
          <w:between w:val="nil"/>
        </w:pBdr>
        <w:spacing w:line="480" w:lineRule="auto"/>
        <w:ind w:firstLine="720"/>
        <w:jc w:val="center"/>
        <w:rPr>
          <w:ins w:id="1437" w:author="Author"/>
          <w:del w:id="1438" w:author="Author"/>
          <w:rFonts w:eastAsia="Arial"/>
          <w:b/>
        </w:rPr>
        <w:pPrChange w:id="1439" w:author="Author">
          <w:pPr>
            <w:pBdr>
              <w:top w:val="nil"/>
              <w:left w:val="nil"/>
              <w:bottom w:val="nil"/>
              <w:right w:val="nil"/>
              <w:between w:val="nil"/>
            </w:pBdr>
            <w:spacing w:line="480" w:lineRule="auto"/>
            <w:jc w:val="center"/>
          </w:pPr>
        </w:pPrChange>
      </w:pPr>
      <w:ins w:id="1440" w:author="Author">
        <w:r>
          <w:rPr>
            <w:color w:val="000000"/>
          </w:rPr>
          <w:t xml:space="preserve">The data </w:t>
        </w:r>
        <w:del w:id="1441" w:author="Author">
          <w:r w:rsidR="00B52A27" w:rsidRPr="00B22A06" w:rsidDel="00235D28">
            <w:rPr>
              <w:rFonts w:eastAsia="Arial"/>
              <w:b/>
            </w:rPr>
            <w:delText xml:space="preserve">Table </w:delText>
          </w:r>
          <w:r w:rsidR="00B52A27" w:rsidDel="00235D28">
            <w:rPr>
              <w:rFonts w:eastAsia="Arial"/>
              <w:b/>
            </w:rPr>
            <w:delText>3</w:delText>
          </w:r>
          <w:r w:rsidR="00B52A27" w:rsidRPr="00B22A06" w:rsidDel="00235D28">
            <w:rPr>
              <w:rFonts w:eastAsia="Arial"/>
              <w:b/>
            </w:rPr>
            <w:delText xml:space="preserve">. </w:delText>
          </w:r>
          <w:r w:rsidR="00B52A27" w:rsidDel="00235D28">
            <w:rPr>
              <w:rFonts w:eastAsia="Arial"/>
              <w:b/>
            </w:rPr>
            <w:delText>Disaster</w:delText>
          </w:r>
          <w:r w:rsidR="00B52A27" w:rsidRPr="00B22A06" w:rsidDel="00235D28">
            <w:rPr>
              <w:rFonts w:eastAsia="Arial"/>
              <w:b/>
            </w:rPr>
            <w:delText xml:space="preserve"> events data.</w:delText>
          </w:r>
        </w:del>
      </w:ins>
    </w:p>
    <w:p w14:paraId="5AF96122" w14:textId="6BEA6DEB" w:rsidR="00D912E9" w:rsidDel="00B52A27" w:rsidRDefault="00C9461C">
      <w:pPr>
        <w:keepNext/>
        <w:pBdr>
          <w:top w:val="nil"/>
          <w:left w:val="nil"/>
          <w:bottom w:val="nil"/>
          <w:right w:val="nil"/>
          <w:between w:val="nil"/>
        </w:pBdr>
        <w:spacing w:line="480" w:lineRule="auto"/>
        <w:ind w:firstLine="720"/>
        <w:rPr>
          <w:del w:id="1442" w:author="Author"/>
          <w:rFonts w:eastAsia="Arial"/>
          <w:b/>
        </w:rPr>
        <w:pPrChange w:id="1443" w:author="Author">
          <w:pPr>
            <w:keepNext/>
            <w:pBdr>
              <w:top w:val="nil"/>
              <w:left w:val="nil"/>
              <w:bottom w:val="nil"/>
              <w:right w:val="nil"/>
              <w:between w:val="nil"/>
            </w:pBdr>
            <w:spacing w:line="480" w:lineRule="auto"/>
          </w:pPr>
        </w:pPrChange>
      </w:pPr>
      <w:del w:id="1444" w:author="Author">
        <w:r w:rsidDel="00D639C1">
          <w:rPr>
            <w:rFonts w:eastAsia="Arial"/>
            <w:b/>
          </w:rPr>
          <w:delText xml:space="preserve">Table </w:delText>
        </w:r>
        <w:r w:rsidR="003D74AC" w:rsidDel="00D639C1">
          <w:rPr>
            <w:rFonts w:eastAsia="Arial"/>
            <w:b/>
          </w:rPr>
          <w:delText>6</w:delText>
        </w:r>
        <w:r w:rsidDel="00D639C1">
          <w:rPr>
            <w:rFonts w:eastAsia="Arial"/>
            <w:b/>
          </w:rPr>
          <w:delText>. C</w:delText>
        </w:r>
        <w:r w:rsidRPr="00B22A06" w:rsidDel="00D639C1">
          <w:rPr>
            <w:rFonts w:eastAsia="Arial"/>
            <w:b/>
          </w:rPr>
          <w:delText>ompar</w:delText>
        </w:r>
        <w:r w:rsidDel="00D639C1">
          <w:rPr>
            <w:rFonts w:eastAsia="Arial"/>
            <w:b/>
          </w:rPr>
          <w:delText>ison</w:delText>
        </w:r>
        <w:r w:rsidRPr="00B22A06" w:rsidDel="00D639C1">
          <w:rPr>
            <w:rFonts w:eastAsia="Arial"/>
            <w:b/>
          </w:rPr>
          <w:delText xml:space="preserve"> </w:delText>
        </w:r>
        <w:r w:rsidDel="00D639C1">
          <w:rPr>
            <w:rFonts w:eastAsia="Arial"/>
            <w:b/>
          </w:rPr>
          <w:delText xml:space="preserve">with </w:delText>
        </w:r>
        <w:r w:rsidRPr="00B22A06" w:rsidDel="00D639C1">
          <w:rPr>
            <w:rFonts w:eastAsia="Arial"/>
            <w:b/>
          </w:rPr>
          <w:delText>matrix grading risk ranking.</w:delText>
        </w:r>
      </w:del>
    </w:p>
    <w:p w14:paraId="42DB1A6D" w14:textId="25668B98" w:rsidR="00B52A27" w:rsidRPr="001E36EB" w:rsidDel="007C0DC4" w:rsidRDefault="00B52A27">
      <w:pPr>
        <w:pBdr>
          <w:top w:val="nil"/>
          <w:left w:val="nil"/>
          <w:bottom w:val="nil"/>
          <w:right w:val="nil"/>
          <w:between w:val="nil"/>
        </w:pBdr>
        <w:spacing w:line="480" w:lineRule="auto"/>
        <w:ind w:firstLine="720"/>
        <w:rPr>
          <w:ins w:id="1445" w:author="Author"/>
          <w:del w:id="1446" w:author="Author"/>
          <w:color w:val="000000"/>
        </w:rPr>
        <w:pPrChange w:id="1447" w:author="Author">
          <w:pPr>
            <w:pBdr>
              <w:top w:val="nil"/>
              <w:left w:val="nil"/>
              <w:bottom w:val="nil"/>
              <w:right w:val="nil"/>
              <w:between w:val="nil"/>
            </w:pBdr>
            <w:spacing w:line="480" w:lineRule="auto"/>
          </w:pPr>
        </w:pPrChange>
      </w:pPr>
      <w:ins w:id="1448" w:author="Author">
        <w:del w:id="1449" w:author="Author">
          <w:r w:rsidDel="001939CA">
            <w:rPr>
              <w:color w:val="000000"/>
            </w:rPr>
            <w:delText xml:space="preserve">The data </w:delText>
          </w:r>
        </w:del>
        <w:r>
          <w:rPr>
            <w:color w:val="000000"/>
          </w:rPr>
          <w:t xml:space="preserve">of the 8 disaster events are processed </w:t>
        </w:r>
        <w:r w:rsidRPr="00B22A06">
          <w:rPr>
            <w:color w:val="000000"/>
          </w:rPr>
          <w:t xml:space="preserve">to test the effectiveness of the proposed model. </w:t>
        </w:r>
        <w:r>
          <w:rPr>
            <w:color w:val="000000"/>
          </w:rPr>
          <w:t>Following</w:t>
        </w:r>
        <w:r w:rsidRPr="00D378C1">
          <w:rPr>
            <w:color w:val="000000"/>
          </w:rPr>
          <w:t xml:space="preserve"> the feature calculation stated in </w:t>
        </w:r>
        <w:r>
          <w:rPr>
            <w:color w:val="000000"/>
          </w:rPr>
          <w:t xml:space="preserve">Section </w:t>
        </w:r>
        <w:r w:rsidRPr="00D378C1">
          <w:rPr>
            <w:color w:val="000000"/>
          </w:rPr>
          <w:t>3.</w:t>
        </w:r>
        <w:r>
          <w:rPr>
            <w:color w:val="000000"/>
          </w:rPr>
          <w:t>1</w:t>
        </w:r>
        <w:r w:rsidRPr="00D378C1">
          <w:rPr>
            <w:color w:val="000000"/>
          </w:rPr>
          <w:t>, the three features of the 8 disaster events are computed</w:t>
        </w:r>
        <w:r>
          <w:rPr>
            <w:color w:val="000000"/>
          </w:rPr>
          <w:t xml:space="preserve">. In order to make sure the sentiment analysis model was trained with independent data, we use another dataset with the Weibo post contents of 3 disasters event to pre-train the model. The events are “typhoon in South China”, “heavy rain in Beijing”, and “car accident in Shanghai,” and the post counts are 386, 353 and 223, respectively. For simplicity, we call these three events A, B and C, respectively. </w:t>
        </w:r>
        <w:r w:rsidRPr="006B3FDD">
          <w:rPr>
            <w:color w:val="000000"/>
          </w:rPr>
          <w:t xml:space="preserve">We hire </w:t>
        </w:r>
        <w:r>
          <w:rPr>
            <w:color w:val="000000"/>
          </w:rPr>
          <w:t xml:space="preserve">two </w:t>
        </w:r>
        <w:r w:rsidRPr="006B3FDD">
          <w:rPr>
            <w:color w:val="000000"/>
          </w:rPr>
          <w:t xml:space="preserve">experts in the public safety risk management to label the contents for the </w:t>
        </w:r>
        <w:r>
          <w:rPr>
            <w:color w:val="000000"/>
          </w:rPr>
          <w:t>v</w:t>
        </w:r>
        <w:r w:rsidRPr="006B3FDD">
          <w:rPr>
            <w:color w:val="000000"/>
          </w:rPr>
          <w:t xml:space="preserve">alence and </w:t>
        </w:r>
        <w:r>
          <w:rPr>
            <w:color w:val="000000"/>
          </w:rPr>
          <w:t>a</w:t>
        </w:r>
        <w:r w:rsidRPr="006B3FDD">
          <w:rPr>
            <w:color w:val="000000"/>
          </w:rPr>
          <w:t>rousal.</w:t>
        </w:r>
        <w:r w:rsidRPr="00D378C1">
          <w:rPr>
            <w:color w:val="000000"/>
          </w:rPr>
          <w:t xml:space="preserve"> The scale of labeling </w:t>
        </w:r>
        <w:r w:rsidRPr="006B3FDD">
          <w:rPr>
            <w:color w:val="000000"/>
          </w:rPr>
          <w:t>ranges</w:t>
        </w:r>
        <w:r w:rsidRPr="00D378C1">
          <w:rPr>
            <w:color w:val="000000"/>
          </w:rPr>
          <w:t xml:space="preserve"> from 1 to 9 for </w:t>
        </w:r>
        <w:r w:rsidRPr="006B3FDD">
          <w:rPr>
            <w:color w:val="000000"/>
          </w:rPr>
          <w:t xml:space="preserve">two </w:t>
        </w:r>
        <w:r w:rsidRPr="00D378C1">
          <w:rPr>
            <w:color w:val="000000"/>
          </w:rPr>
          <w:t>sentiment variables</w:t>
        </w:r>
        <w:r>
          <w:rPr>
            <w:color w:val="000000"/>
          </w:rPr>
          <w:t xml:space="preserve"> as discussed before</w:t>
        </w:r>
        <w:r w:rsidRPr="00D378C1">
          <w:rPr>
            <w:color w:val="000000"/>
          </w:rPr>
          <w:t xml:space="preserve">. </w:t>
        </w:r>
        <w:r w:rsidRPr="006B3FDD">
          <w:rPr>
            <w:color w:val="000000"/>
          </w:rPr>
          <w:t xml:space="preserve">To avoid personal bias, we adopt the average score of </w:t>
        </w:r>
        <w:r>
          <w:rPr>
            <w:color w:val="000000"/>
          </w:rPr>
          <w:t xml:space="preserve">the </w:t>
        </w:r>
        <w:r w:rsidRPr="006B3FDD">
          <w:rPr>
            <w:color w:val="000000"/>
          </w:rPr>
          <w:t>two experts.</w:t>
        </w:r>
        <w:r>
          <w:rPr>
            <w:color w:val="000000"/>
          </w:rPr>
          <w:t xml:space="preserve"> The features for each event are shown </w:t>
        </w:r>
        <w:r w:rsidRPr="00D378C1">
          <w:rPr>
            <w:color w:val="000000"/>
          </w:rPr>
          <w:t xml:space="preserve">in Table </w:t>
        </w:r>
        <w:r>
          <w:rPr>
            <w:color w:val="000000"/>
          </w:rPr>
          <w:t>4.</w:t>
        </w:r>
      </w:ins>
    </w:p>
    <w:p w14:paraId="6A919393" w14:textId="77777777" w:rsidR="00B52A27" w:rsidRPr="00B22A06" w:rsidRDefault="00B52A27">
      <w:pPr>
        <w:pBdr>
          <w:top w:val="nil"/>
          <w:left w:val="nil"/>
          <w:bottom w:val="nil"/>
          <w:right w:val="nil"/>
          <w:between w:val="nil"/>
        </w:pBdr>
        <w:spacing w:line="480" w:lineRule="auto"/>
        <w:ind w:firstLine="720"/>
        <w:rPr>
          <w:ins w:id="1450" w:author="Author"/>
          <w:rFonts w:eastAsia="Arial"/>
          <w:b/>
        </w:rPr>
        <w:pPrChange w:id="1451" w:author="Author">
          <w:pPr>
            <w:pBdr>
              <w:top w:val="nil"/>
              <w:left w:val="nil"/>
              <w:bottom w:val="nil"/>
              <w:right w:val="nil"/>
              <w:between w:val="nil"/>
            </w:pBdr>
            <w:spacing w:line="480" w:lineRule="auto"/>
          </w:pPr>
        </w:pPrChange>
      </w:pPr>
    </w:p>
    <w:tbl>
      <w:tblPr>
        <w:tblStyle w:val="TableGrid"/>
        <w:tblW w:w="7513"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28"/>
        <w:gridCol w:w="1275"/>
        <w:gridCol w:w="1276"/>
        <w:gridCol w:w="1134"/>
      </w:tblGrid>
      <w:tr w:rsidR="00B52A27" w:rsidRPr="001D763C" w14:paraId="02AE5981" w14:textId="77777777" w:rsidTr="00DA3AC7">
        <w:trPr>
          <w:trHeight w:val="133"/>
          <w:jc w:val="center"/>
          <w:ins w:id="1452" w:author="Author"/>
        </w:trPr>
        <w:tc>
          <w:tcPr>
            <w:tcW w:w="3828" w:type="dxa"/>
            <w:tcBorders>
              <w:top w:val="single" w:sz="4" w:space="0" w:color="auto"/>
              <w:bottom w:val="single" w:sz="4" w:space="0" w:color="auto"/>
            </w:tcBorders>
            <w:vAlign w:val="center"/>
          </w:tcPr>
          <w:p w14:paraId="6DD74F48" w14:textId="77777777" w:rsidR="00B52A27" w:rsidRPr="001D763C" w:rsidRDefault="00B52A27" w:rsidP="00DA3AC7">
            <w:pPr>
              <w:rPr>
                <w:ins w:id="1453" w:author="Author"/>
                <w:rFonts w:eastAsia="Arial"/>
                <w:b/>
                <w:sz w:val="22"/>
                <w:szCs w:val="22"/>
              </w:rPr>
            </w:pPr>
            <w:ins w:id="1454" w:author="Author">
              <w:r w:rsidRPr="001D763C">
                <w:rPr>
                  <w:b/>
                  <w:bCs/>
                  <w:sz w:val="22"/>
                  <w:szCs w:val="22"/>
                </w:rPr>
                <w:t>Event</w:t>
              </w:r>
            </w:ins>
          </w:p>
        </w:tc>
        <w:tc>
          <w:tcPr>
            <w:tcW w:w="1275" w:type="dxa"/>
            <w:tcBorders>
              <w:top w:val="single" w:sz="4" w:space="0" w:color="auto"/>
              <w:bottom w:val="single" w:sz="4" w:space="0" w:color="auto"/>
            </w:tcBorders>
            <w:vAlign w:val="center"/>
          </w:tcPr>
          <w:p w14:paraId="78097809" w14:textId="77777777" w:rsidR="00B52A27" w:rsidRPr="00D060CB" w:rsidRDefault="00B52A27" w:rsidP="00DA3AC7">
            <w:pPr>
              <w:jc w:val="center"/>
              <w:rPr>
                <w:ins w:id="1455" w:author="Author"/>
                <w:b/>
                <w:bCs/>
                <w:sz w:val="22"/>
                <w:szCs w:val="22"/>
              </w:rPr>
            </w:pPr>
            <w:ins w:id="1456" w:author="Author">
              <w:r>
                <w:rPr>
                  <w:b/>
                  <w:bCs/>
                  <w:sz w:val="22"/>
                  <w:szCs w:val="22"/>
                </w:rPr>
                <w:t>Sentiment</w:t>
              </w:r>
            </w:ins>
          </w:p>
        </w:tc>
        <w:tc>
          <w:tcPr>
            <w:tcW w:w="1276" w:type="dxa"/>
            <w:tcBorders>
              <w:top w:val="single" w:sz="4" w:space="0" w:color="auto"/>
              <w:bottom w:val="single" w:sz="4" w:space="0" w:color="auto"/>
            </w:tcBorders>
            <w:vAlign w:val="center"/>
          </w:tcPr>
          <w:p w14:paraId="1E4EED47" w14:textId="77777777" w:rsidR="00B52A27" w:rsidRPr="001D763C" w:rsidRDefault="00B52A27" w:rsidP="00DA3AC7">
            <w:pPr>
              <w:jc w:val="center"/>
              <w:rPr>
                <w:ins w:id="1457" w:author="Author"/>
                <w:rFonts w:eastAsia="Arial"/>
                <w:b/>
                <w:sz w:val="22"/>
                <w:szCs w:val="22"/>
              </w:rPr>
            </w:pPr>
            <w:ins w:id="1458" w:author="Author">
              <w:r>
                <w:rPr>
                  <w:b/>
                  <w:bCs/>
                  <w:sz w:val="22"/>
                  <w:szCs w:val="22"/>
                </w:rPr>
                <w:t>% Risk Expression</w:t>
              </w:r>
            </w:ins>
          </w:p>
        </w:tc>
        <w:tc>
          <w:tcPr>
            <w:tcW w:w="1134" w:type="dxa"/>
            <w:tcBorders>
              <w:top w:val="single" w:sz="4" w:space="0" w:color="auto"/>
              <w:bottom w:val="single" w:sz="4" w:space="0" w:color="auto"/>
            </w:tcBorders>
            <w:vAlign w:val="center"/>
          </w:tcPr>
          <w:p w14:paraId="54F187F2" w14:textId="77777777" w:rsidR="00B52A27" w:rsidRDefault="00B52A27" w:rsidP="00DA3AC7">
            <w:pPr>
              <w:jc w:val="center"/>
              <w:rPr>
                <w:ins w:id="1459" w:author="Author"/>
                <w:b/>
                <w:bCs/>
                <w:sz w:val="22"/>
                <w:szCs w:val="22"/>
              </w:rPr>
            </w:pPr>
            <w:ins w:id="1460" w:author="Author">
              <w:r w:rsidRPr="001D763C">
                <w:rPr>
                  <w:b/>
                  <w:bCs/>
                  <w:sz w:val="22"/>
                  <w:szCs w:val="22"/>
                </w:rPr>
                <w:t>Influence</w:t>
              </w:r>
            </w:ins>
          </w:p>
          <w:p w14:paraId="50F92FDF" w14:textId="77777777" w:rsidR="00B52A27" w:rsidRPr="001D763C" w:rsidRDefault="00B52A27" w:rsidP="00DA3AC7">
            <w:pPr>
              <w:jc w:val="center"/>
              <w:rPr>
                <w:ins w:id="1461" w:author="Author"/>
                <w:rFonts w:eastAsia="Arial"/>
                <w:b/>
                <w:sz w:val="22"/>
                <w:szCs w:val="22"/>
              </w:rPr>
            </w:pPr>
            <w:ins w:id="1462" w:author="Author">
              <w:r>
                <w:rPr>
                  <w:b/>
                  <w:bCs/>
                  <w:sz w:val="22"/>
                  <w:szCs w:val="22"/>
                </w:rPr>
                <w:t>(million)</w:t>
              </w:r>
            </w:ins>
          </w:p>
        </w:tc>
      </w:tr>
      <w:tr w:rsidR="00B52A27" w:rsidRPr="001D763C" w14:paraId="68B0FE12" w14:textId="77777777" w:rsidTr="00DA3AC7">
        <w:trPr>
          <w:trHeight w:val="267"/>
          <w:jc w:val="center"/>
          <w:ins w:id="1463" w:author="Author"/>
        </w:trPr>
        <w:tc>
          <w:tcPr>
            <w:tcW w:w="3828" w:type="dxa"/>
            <w:tcBorders>
              <w:top w:val="single" w:sz="4" w:space="0" w:color="auto"/>
            </w:tcBorders>
            <w:vAlign w:val="center"/>
          </w:tcPr>
          <w:p w14:paraId="75AC5505" w14:textId="77777777" w:rsidR="00B52A27" w:rsidRPr="001D763C" w:rsidRDefault="00B52A27" w:rsidP="00DA3AC7">
            <w:pPr>
              <w:spacing w:line="360" w:lineRule="auto"/>
              <w:rPr>
                <w:ins w:id="1464" w:author="Author"/>
                <w:rFonts w:eastAsia="Arial"/>
                <w:b/>
                <w:sz w:val="22"/>
                <w:szCs w:val="22"/>
              </w:rPr>
            </w:pPr>
            <w:ins w:id="1465" w:author="Author">
              <w:r>
                <w:rPr>
                  <w:color w:val="000000" w:themeColor="text1"/>
                  <w:sz w:val="22"/>
                  <w:szCs w:val="22"/>
                </w:rPr>
                <w:t xml:space="preserve">Earthquake in </w:t>
              </w:r>
              <w:proofErr w:type="spellStart"/>
              <w:r>
                <w:rPr>
                  <w:color w:val="000000" w:themeColor="text1"/>
                  <w:sz w:val="22"/>
                  <w:szCs w:val="22"/>
                </w:rPr>
                <w:t>Luding</w:t>
              </w:r>
              <w:proofErr w:type="spellEnd"/>
            </w:ins>
          </w:p>
        </w:tc>
        <w:tc>
          <w:tcPr>
            <w:tcW w:w="1275" w:type="dxa"/>
            <w:tcBorders>
              <w:top w:val="single" w:sz="4" w:space="0" w:color="auto"/>
            </w:tcBorders>
            <w:vAlign w:val="center"/>
          </w:tcPr>
          <w:p w14:paraId="6F4692A2" w14:textId="77777777" w:rsidR="00B52A27" w:rsidRPr="001D763C" w:rsidRDefault="00B52A27" w:rsidP="00DA3AC7">
            <w:pPr>
              <w:spacing w:line="360" w:lineRule="auto"/>
              <w:jc w:val="center"/>
              <w:rPr>
                <w:ins w:id="1466" w:author="Author"/>
                <w:rFonts w:eastAsia="Arial"/>
                <w:b/>
                <w:sz w:val="22"/>
                <w:szCs w:val="22"/>
              </w:rPr>
            </w:pPr>
            <w:ins w:id="1467" w:author="Author">
              <w:r>
                <w:rPr>
                  <w:sz w:val="22"/>
                  <w:szCs w:val="22"/>
                </w:rPr>
                <w:t>5.649</w:t>
              </w:r>
            </w:ins>
          </w:p>
        </w:tc>
        <w:tc>
          <w:tcPr>
            <w:tcW w:w="1276" w:type="dxa"/>
            <w:tcBorders>
              <w:top w:val="single" w:sz="4" w:space="0" w:color="auto"/>
            </w:tcBorders>
            <w:vAlign w:val="center"/>
          </w:tcPr>
          <w:p w14:paraId="01743E53" w14:textId="77777777" w:rsidR="00B52A27" w:rsidRPr="001D763C" w:rsidRDefault="00B52A27" w:rsidP="00DA3AC7">
            <w:pPr>
              <w:spacing w:line="360" w:lineRule="auto"/>
              <w:jc w:val="center"/>
              <w:rPr>
                <w:ins w:id="1468" w:author="Author"/>
                <w:rFonts w:eastAsia="Arial"/>
                <w:b/>
                <w:sz w:val="22"/>
                <w:szCs w:val="22"/>
              </w:rPr>
            </w:pPr>
            <w:ins w:id="1469" w:author="Author">
              <w:r>
                <w:rPr>
                  <w:sz w:val="22"/>
                  <w:szCs w:val="22"/>
                </w:rPr>
                <w:t>1.269</w:t>
              </w:r>
            </w:ins>
          </w:p>
        </w:tc>
        <w:tc>
          <w:tcPr>
            <w:tcW w:w="1134" w:type="dxa"/>
            <w:tcBorders>
              <w:top w:val="single" w:sz="4" w:space="0" w:color="auto"/>
            </w:tcBorders>
            <w:vAlign w:val="center"/>
          </w:tcPr>
          <w:p w14:paraId="6387B82A" w14:textId="77777777" w:rsidR="00B52A27" w:rsidRPr="001D763C" w:rsidRDefault="00B52A27" w:rsidP="00DA3AC7">
            <w:pPr>
              <w:spacing w:line="360" w:lineRule="auto"/>
              <w:jc w:val="center"/>
              <w:rPr>
                <w:ins w:id="1470" w:author="Author"/>
                <w:rFonts w:eastAsia="Arial"/>
                <w:b/>
                <w:sz w:val="22"/>
                <w:szCs w:val="22"/>
              </w:rPr>
            </w:pPr>
            <w:ins w:id="1471" w:author="Author">
              <w:r>
                <w:rPr>
                  <w:sz w:val="22"/>
                  <w:szCs w:val="22"/>
                </w:rPr>
                <w:t>2.080</w:t>
              </w:r>
            </w:ins>
          </w:p>
        </w:tc>
      </w:tr>
      <w:tr w:rsidR="00B52A27" w:rsidRPr="001D763C" w14:paraId="4664BE64" w14:textId="77777777" w:rsidTr="00DA3AC7">
        <w:trPr>
          <w:trHeight w:val="162"/>
          <w:jc w:val="center"/>
          <w:ins w:id="1472" w:author="Author"/>
        </w:trPr>
        <w:tc>
          <w:tcPr>
            <w:tcW w:w="3828" w:type="dxa"/>
            <w:vAlign w:val="center"/>
          </w:tcPr>
          <w:p w14:paraId="690FE389" w14:textId="77777777" w:rsidR="00B52A27" w:rsidRPr="001D763C" w:rsidRDefault="00B52A27" w:rsidP="00DA3AC7">
            <w:pPr>
              <w:spacing w:line="360" w:lineRule="auto"/>
              <w:rPr>
                <w:ins w:id="1473" w:author="Author"/>
                <w:rFonts w:eastAsia="Arial"/>
                <w:b/>
                <w:sz w:val="22"/>
                <w:szCs w:val="22"/>
              </w:rPr>
            </w:pPr>
            <w:ins w:id="1474" w:author="Author">
              <w:r>
                <w:rPr>
                  <w:color w:val="000000" w:themeColor="text1"/>
                  <w:sz w:val="22"/>
                  <w:szCs w:val="22"/>
                </w:rPr>
                <w:t>Flush flood in Datong Mountain</w:t>
              </w:r>
            </w:ins>
          </w:p>
        </w:tc>
        <w:tc>
          <w:tcPr>
            <w:tcW w:w="1275" w:type="dxa"/>
            <w:vAlign w:val="center"/>
          </w:tcPr>
          <w:p w14:paraId="2198E74C" w14:textId="77777777" w:rsidR="00B52A27" w:rsidRPr="001D763C" w:rsidRDefault="00B52A27" w:rsidP="00DA3AC7">
            <w:pPr>
              <w:spacing w:line="360" w:lineRule="auto"/>
              <w:jc w:val="center"/>
              <w:rPr>
                <w:ins w:id="1475" w:author="Author"/>
                <w:rFonts w:eastAsia="Arial"/>
                <w:b/>
                <w:sz w:val="22"/>
                <w:szCs w:val="22"/>
              </w:rPr>
            </w:pPr>
            <w:ins w:id="1476" w:author="Author">
              <w:r>
                <w:rPr>
                  <w:sz w:val="22"/>
                  <w:szCs w:val="22"/>
                </w:rPr>
                <w:t>6.055</w:t>
              </w:r>
            </w:ins>
          </w:p>
        </w:tc>
        <w:tc>
          <w:tcPr>
            <w:tcW w:w="1276" w:type="dxa"/>
            <w:vAlign w:val="center"/>
          </w:tcPr>
          <w:p w14:paraId="01EE1100" w14:textId="77777777" w:rsidR="00B52A27" w:rsidRPr="001D763C" w:rsidRDefault="00B52A27" w:rsidP="00DA3AC7">
            <w:pPr>
              <w:spacing w:line="360" w:lineRule="auto"/>
              <w:jc w:val="center"/>
              <w:rPr>
                <w:ins w:id="1477" w:author="Author"/>
                <w:rFonts w:eastAsia="Arial"/>
                <w:b/>
                <w:sz w:val="22"/>
                <w:szCs w:val="22"/>
              </w:rPr>
            </w:pPr>
            <w:ins w:id="1478" w:author="Author">
              <w:r>
                <w:rPr>
                  <w:sz w:val="22"/>
                  <w:szCs w:val="22"/>
                </w:rPr>
                <w:t>3.147</w:t>
              </w:r>
            </w:ins>
          </w:p>
        </w:tc>
        <w:tc>
          <w:tcPr>
            <w:tcW w:w="1134" w:type="dxa"/>
            <w:vAlign w:val="center"/>
          </w:tcPr>
          <w:p w14:paraId="250EDDEE" w14:textId="77777777" w:rsidR="00B52A27" w:rsidRPr="001D763C" w:rsidRDefault="00B52A27" w:rsidP="00DA3AC7">
            <w:pPr>
              <w:spacing w:line="360" w:lineRule="auto"/>
              <w:jc w:val="center"/>
              <w:rPr>
                <w:ins w:id="1479" w:author="Author"/>
                <w:rFonts w:eastAsia="Arial"/>
                <w:b/>
                <w:sz w:val="22"/>
                <w:szCs w:val="22"/>
              </w:rPr>
            </w:pPr>
            <w:ins w:id="1480" w:author="Author">
              <w:r>
                <w:rPr>
                  <w:sz w:val="22"/>
                  <w:szCs w:val="22"/>
                </w:rPr>
                <w:t>1.645</w:t>
              </w:r>
            </w:ins>
          </w:p>
        </w:tc>
      </w:tr>
      <w:tr w:rsidR="00B52A27" w:rsidRPr="001D763C" w14:paraId="522CD544" w14:textId="77777777" w:rsidTr="00DA3AC7">
        <w:trPr>
          <w:trHeight w:val="267"/>
          <w:jc w:val="center"/>
          <w:ins w:id="1481" w:author="Author"/>
        </w:trPr>
        <w:tc>
          <w:tcPr>
            <w:tcW w:w="3828" w:type="dxa"/>
            <w:vAlign w:val="center"/>
          </w:tcPr>
          <w:p w14:paraId="21E8E563" w14:textId="77777777" w:rsidR="00B52A27" w:rsidRPr="001D763C" w:rsidRDefault="00B52A27" w:rsidP="00DA3AC7">
            <w:pPr>
              <w:spacing w:line="360" w:lineRule="auto"/>
              <w:rPr>
                <w:ins w:id="1482" w:author="Author"/>
                <w:rFonts w:eastAsia="Arial"/>
                <w:b/>
                <w:sz w:val="22"/>
                <w:szCs w:val="22"/>
              </w:rPr>
            </w:pPr>
            <w:ins w:id="1483" w:author="Author">
              <w:r>
                <w:rPr>
                  <w:color w:val="000000" w:themeColor="text1"/>
                  <w:sz w:val="22"/>
                  <w:szCs w:val="22"/>
                </w:rPr>
                <w:t>Rainstorm in Fujian, Jiangxi and Hunan</w:t>
              </w:r>
            </w:ins>
          </w:p>
        </w:tc>
        <w:tc>
          <w:tcPr>
            <w:tcW w:w="1275" w:type="dxa"/>
            <w:vAlign w:val="center"/>
          </w:tcPr>
          <w:p w14:paraId="7EB4BF62" w14:textId="77777777" w:rsidR="00B52A27" w:rsidRPr="001D763C" w:rsidRDefault="00B52A27" w:rsidP="00DA3AC7">
            <w:pPr>
              <w:spacing w:line="360" w:lineRule="auto"/>
              <w:jc w:val="center"/>
              <w:rPr>
                <w:ins w:id="1484" w:author="Author"/>
                <w:rFonts w:eastAsia="Arial"/>
                <w:b/>
                <w:sz w:val="22"/>
                <w:szCs w:val="22"/>
              </w:rPr>
            </w:pPr>
            <w:ins w:id="1485" w:author="Author">
              <w:r>
                <w:rPr>
                  <w:sz w:val="22"/>
                  <w:szCs w:val="22"/>
                </w:rPr>
                <w:t>5.719</w:t>
              </w:r>
            </w:ins>
          </w:p>
        </w:tc>
        <w:tc>
          <w:tcPr>
            <w:tcW w:w="1276" w:type="dxa"/>
            <w:vAlign w:val="center"/>
          </w:tcPr>
          <w:p w14:paraId="771F0A2F" w14:textId="77777777" w:rsidR="00B52A27" w:rsidRPr="001D763C" w:rsidRDefault="00B52A27" w:rsidP="00DA3AC7">
            <w:pPr>
              <w:spacing w:line="360" w:lineRule="auto"/>
              <w:jc w:val="center"/>
              <w:rPr>
                <w:ins w:id="1486" w:author="Author"/>
                <w:rFonts w:eastAsia="Arial"/>
                <w:b/>
                <w:sz w:val="22"/>
                <w:szCs w:val="22"/>
              </w:rPr>
            </w:pPr>
            <w:ins w:id="1487" w:author="Author">
              <w:r>
                <w:rPr>
                  <w:sz w:val="22"/>
                  <w:szCs w:val="22"/>
                </w:rPr>
                <w:t>1.324</w:t>
              </w:r>
            </w:ins>
          </w:p>
        </w:tc>
        <w:tc>
          <w:tcPr>
            <w:tcW w:w="1134" w:type="dxa"/>
            <w:vAlign w:val="center"/>
          </w:tcPr>
          <w:p w14:paraId="7CD6A960" w14:textId="77777777" w:rsidR="00B52A27" w:rsidRPr="001D763C" w:rsidRDefault="00B52A27" w:rsidP="00DA3AC7">
            <w:pPr>
              <w:spacing w:line="360" w:lineRule="auto"/>
              <w:jc w:val="center"/>
              <w:rPr>
                <w:ins w:id="1488" w:author="Author"/>
                <w:rFonts w:eastAsia="Arial"/>
                <w:b/>
                <w:sz w:val="22"/>
                <w:szCs w:val="22"/>
              </w:rPr>
            </w:pPr>
            <w:ins w:id="1489" w:author="Author">
              <w:r>
                <w:rPr>
                  <w:sz w:val="22"/>
                  <w:szCs w:val="22"/>
                </w:rPr>
                <w:t>1.447</w:t>
              </w:r>
            </w:ins>
          </w:p>
        </w:tc>
      </w:tr>
      <w:tr w:rsidR="00B52A27" w:rsidRPr="001D763C" w14:paraId="3246B66D" w14:textId="77777777" w:rsidTr="00DA3AC7">
        <w:trPr>
          <w:trHeight w:val="267"/>
          <w:jc w:val="center"/>
          <w:ins w:id="1490" w:author="Author"/>
        </w:trPr>
        <w:tc>
          <w:tcPr>
            <w:tcW w:w="3828" w:type="dxa"/>
            <w:vAlign w:val="center"/>
          </w:tcPr>
          <w:p w14:paraId="1CFE6241" w14:textId="77777777" w:rsidR="00B52A27" w:rsidRPr="001D763C" w:rsidRDefault="00B52A27" w:rsidP="00DA3AC7">
            <w:pPr>
              <w:spacing w:line="360" w:lineRule="auto"/>
              <w:rPr>
                <w:ins w:id="1491" w:author="Author"/>
                <w:rFonts w:eastAsia="Arial"/>
                <w:b/>
                <w:sz w:val="22"/>
                <w:szCs w:val="22"/>
              </w:rPr>
            </w:pPr>
            <w:ins w:id="1492" w:author="Author">
              <w:r w:rsidRPr="00981131">
                <w:rPr>
                  <w:color w:val="000000" w:themeColor="text1"/>
                  <w:sz w:val="22"/>
                  <w:szCs w:val="22"/>
                </w:rPr>
                <w:t xml:space="preserve">Drought in </w:t>
              </w:r>
              <w:r>
                <w:rPr>
                  <w:color w:val="000000" w:themeColor="text1"/>
                  <w:sz w:val="22"/>
                  <w:szCs w:val="22"/>
                </w:rPr>
                <w:t xml:space="preserve">the </w:t>
              </w:r>
              <w:r w:rsidRPr="00981131">
                <w:rPr>
                  <w:color w:val="000000" w:themeColor="text1"/>
                  <w:sz w:val="22"/>
                  <w:szCs w:val="22"/>
                </w:rPr>
                <w:t>Yangtze River</w:t>
              </w:r>
            </w:ins>
          </w:p>
        </w:tc>
        <w:tc>
          <w:tcPr>
            <w:tcW w:w="1275" w:type="dxa"/>
            <w:vAlign w:val="center"/>
          </w:tcPr>
          <w:p w14:paraId="660C1534" w14:textId="77777777" w:rsidR="00B52A27" w:rsidRPr="001D763C" w:rsidRDefault="00B52A27" w:rsidP="00DA3AC7">
            <w:pPr>
              <w:spacing w:line="360" w:lineRule="auto"/>
              <w:jc w:val="center"/>
              <w:rPr>
                <w:ins w:id="1493" w:author="Author"/>
                <w:rFonts w:eastAsia="Arial"/>
                <w:b/>
                <w:sz w:val="22"/>
                <w:szCs w:val="22"/>
              </w:rPr>
            </w:pPr>
            <w:ins w:id="1494" w:author="Author">
              <w:r>
                <w:rPr>
                  <w:sz w:val="22"/>
                  <w:szCs w:val="22"/>
                </w:rPr>
                <w:t>5.582</w:t>
              </w:r>
            </w:ins>
          </w:p>
        </w:tc>
        <w:tc>
          <w:tcPr>
            <w:tcW w:w="1276" w:type="dxa"/>
            <w:vAlign w:val="center"/>
          </w:tcPr>
          <w:p w14:paraId="78965191" w14:textId="77777777" w:rsidR="00B52A27" w:rsidRPr="001D763C" w:rsidRDefault="00B52A27" w:rsidP="00DA3AC7">
            <w:pPr>
              <w:spacing w:line="360" w:lineRule="auto"/>
              <w:jc w:val="center"/>
              <w:rPr>
                <w:ins w:id="1495" w:author="Author"/>
                <w:rFonts w:eastAsia="Arial"/>
                <w:b/>
                <w:sz w:val="22"/>
                <w:szCs w:val="22"/>
              </w:rPr>
            </w:pPr>
            <w:ins w:id="1496" w:author="Author">
              <w:r>
                <w:rPr>
                  <w:sz w:val="22"/>
                  <w:szCs w:val="22"/>
                </w:rPr>
                <w:t>1.739</w:t>
              </w:r>
            </w:ins>
          </w:p>
        </w:tc>
        <w:tc>
          <w:tcPr>
            <w:tcW w:w="1134" w:type="dxa"/>
            <w:vAlign w:val="center"/>
          </w:tcPr>
          <w:p w14:paraId="39C4142C" w14:textId="77777777" w:rsidR="00B52A27" w:rsidRPr="001D763C" w:rsidRDefault="00B52A27" w:rsidP="00DA3AC7">
            <w:pPr>
              <w:spacing w:line="360" w:lineRule="auto"/>
              <w:jc w:val="center"/>
              <w:rPr>
                <w:ins w:id="1497" w:author="Author"/>
                <w:rFonts w:eastAsia="Arial"/>
                <w:b/>
                <w:sz w:val="22"/>
                <w:szCs w:val="22"/>
              </w:rPr>
            </w:pPr>
            <w:ins w:id="1498" w:author="Author">
              <w:r>
                <w:rPr>
                  <w:sz w:val="22"/>
                  <w:szCs w:val="22"/>
                </w:rPr>
                <w:t>2.003</w:t>
              </w:r>
            </w:ins>
          </w:p>
        </w:tc>
      </w:tr>
      <w:tr w:rsidR="00B52A27" w:rsidRPr="001D763C" w14:paraId="41F554AC" w14:textId="77777777" w:rsidTr="00DA3AC7">
        <w:trPr>
          <w:trHeight w:val="274"/>
          <w:jc w:val="center"/>
          <w:ins w:id="1499" w:author="Author"/>
        </w:trPr>
        <w:tc>
          <w:tcPr>
            <w:tcW w:w="3828" w:type="dxa"/>
            <w:vAlign w:val="center"/>
          </w:tcPr>
          <w:p w14:paraId="5DD1304A" w14:textId="77777777" w:rsidR="00B52A27" w:rsidRPr="001D763C" w:rsidRDefault="00B52A27" w:rsidP="00DA3AC7">
            <w:pPr>
              <w:spacing w:line="360" w:lineRule="auto"/>
              <w:rPr>
                <w:ins w:id="1500" w:author="Author"/>
                <w:rFonts w:eastAsia="Arial"/>
                <w:b/>
                <w:sz w:val="22"/>
                <w:szCs w:val="22"/>
              </w:rPr>
            </w:pPr>
            <w:ins w:id="1501" w:author="Author">
              <w:r>
                <w:rPr>
                  <w:color w:val="000000" w:themeColor="text1"/>
                  <w:sz w:val="22"/>
                  <w:szCs w:val="22"/>
                </w:rPr>
                <w:t>The low temperature in South China</w:t>
              </w:r>
            </w:ins>
          </w:p>
        </w:tc>
        <w:tc>
          <w:tcPr>
            <w:tcW w:w="1275" w:type="dxa"/>
            <w:vAlign w:val="center"/>
          </w:tcPr>
          <w:p w14:paraId="3D3665AB" w14:textId="77777777" w:rsidR="00B52A27" w:rsidRPr="001D763C" w:rsidRDefault="00B52A27" w:rsidP="00DA3AC7">
            <w:pPr>
              <w:spacing w:line="360" w:lineRule="auto"/>
              <w:jc w:val="center"/>
              <w:rPr>
                <w:ins w:id="1502" w:author="Author"/>
                <w:rFonts w:eastAsia="Arial"/>
                <w:b/>
                <w:sz w:val="22"/>
                <w:szCs w:val="22"/>
              </w:rPr>
            </w:pPr>
            <w:ins w:id="1503" w:author="Author">
              <w:r>
                <w:rPr>
                  <w:sz w:val="22"/>
                  <w:szCs w:val="22"/>
                </w:rPr>
                <w:t>5.360</w:t>
              </w:r>
            </w:ins>
          </w:p>
        </w:tc>
        <w:tc>
          <w:tcPr>
            <w:tcW w:w="1276" w:type="dxa"/>
            <w:vAlign w:val="center"/>
          </w:tcPr>
          <w:p w14:paraId="6AE72257" w14:textId="77777777" w:rsidR="00B52A27" w:rsidRPr="001D763C" w:rsidRDefault="00B52A27" w:rsidP="00DA3AC7">
            <w:pPr>
              <w:spacing w:line="360" w:lineRule="auto"/>
              <w:jc w:val="center"/>
              <w:rPr>
                <w:ins w:id="1504" w:author="Author"/>
                <w:rFonts w:eastAsia="Arial"/>
                <w:b/>
                <w:sz w:val="22"/>
                <w:szCs w:val="22"/>
              </w:rPr>
            </w:pPr>
            <w:ins w:id="1505" w:author="Author">
              <w:r>
                <w:rPr>
                  <w:sz w:val="22"/>
                  <w:szCs w:val="22"/>
                </w:rPr>
                <w:t>1.103</w:t>
              </w:r>
            </w:ins>
          </w:p>
        </w:tc>
        <w:tc>
          <w:tcPr>
            <w:tcW w:w="1134" w:type="dxa"/>
            <w:vAlign w:val="center"/>
          </w:tcPr>
          <w:p w14:paraId="401D5FE9" w14:textId="77777777" w:rsidR="00B52A27" w:rsidRPr="001D763C" w:rsidRDefault="00B52A27" w:rsidP="00DA3AC7">
            <w:pPr>
              <w:spacing w:line="360" w:lineRule="auto"/>
              <w:jc w:val="center"/>
              <w:rPr>
                <w:ins w:id="1506" w:author="Author"/>
                <w:rFonts w:eastAsia="Arial"/>
                <w:b/>
                <w:sz w:val="22"/>
                <w:szCs w:val="22"/>
              </w:rPr>
            </w:pPr>
            <w:ins w:id="1507" w:author="Author">
              <w:r>
                <w:rPr>
                  <w:sz w:val="22"/>
                  <w:szCs w:val="22"/>
                </w:rPr>
                <w:t>0.899</w:t>
              </w:r>
            </w:ins>
          </w:p>
        </w:tc>
      </w:tr>
      <w:tr w:rsidR="00B52A27" w:rsidRPr="001D763C" w14:paraId="54CA9C3A" w14:textId="77777777" w:rsidTr="00DA3AC7">
        <w:trPr>
          <w:trHeight w:val="267"/>
          <w:jc w:val="center"/>
          <w:ins w:id="1508" w:author="Author"/>
        </w:trPr>
        <w:tc>
          <w:tcPr>
            <w:tcW w:w="3828" w:type="dxa"/>
            <w:vAlign w:val="center"/>
          </w:tcPr>
          <w:p w14:paraId="7BBE1AF4" w14:textId="77777777" w:rsidR="00B52A27" w:rsidRPr="001D763C" w:rsidRDefault="00B52A27" w:rsidP="00DA3AC7">
            <w:pPr>
              <w:spacing w:line="360" w:lineRule="auto"/>
              <w:rPr>
                <w:ins w:id="1509" w:author="Author"/>
                <w:rFonts w:eastAsia="Arial"/>
                <w:b/>
                <w:sz w:val="22"/>
                <w:szCs w:val="22"/>
              </w:rPr>
            </w:pPr>
            <w:ins w:id="1510" w:author="Author">
              <w:r>
                <w:rPr>
                  <w:color w:val="000000" w:themeColor="text1"/>
                  <w:sz w:val="22"/>
                  <w:szCs w:val="22"/>
                </w:rPr>
                <w:t>Rainstorm in Liaoning</w:t>
              </w:r>
            </w:ins>
          </w:p>
        </w:tc>
        <w:tc>
          <w:tcPr>
            <w:tcW w:w="1275" w:type="dxa"/>
            <w:vAlign w:val="center"/>
          </w:tcPr>
          <w:p w14:paraId="471D05FD" w14:textId="77777777" w:rsidR="00B52A27" w:rsidRPr="001D763C" w:rsidRDefault="00B52A27" w:rsidP="00DA3AC7">
            <w:pPr>
              <w:spacing w:line="360" w:lineRule="auto"/>
              <w:jc w:val="center"/>
              <w:rPr>
                <w:ins w:id="1511" w:author="Author"/>
                <w:rFonts w:eastAsia="Arial"/>
                <w:b/>
                <w:sz w:val="22"/>
                <w:szCs w:val="22"/>
              </w:rPr>
            </w:pPr>
            <w:ins w:id="1512" w:author="Author">
              <w:r>
                <w:rPr>
                  <w:sz w:val="22"/>
                  <w:szCs w:val="22"/>
                </w:rPr>
                <w:t>5.327</w:t>
              </w:r>
            </w:ins>
          </w:p>
        </w:tc>
        <w:tc>
          <w:tcPr>
            <w:tcW w:w="1276" w:type="dxa"/>
            <w:vAlign w:val="center"/>
          </w:tcPr>
          <w:p w14:paraId="3F7BA4C9" w14:textId="77777777" w:rsidR="00B52A27" w:rsidRPr="001D763C" w:rsidRDefault="00B52A27" w:rsidP="00DA3AC7">
            <w:pPr>
              <w:spacing w:line="360" w:lineRule="auto"/>
              <w:jc w:val="center"/>
              <w:rPr>
                <w:ins w:id="1513" w:author="Author"/>
                <w:rFonts w:eastAsia="Arial"/>
                <w:b/>
                <w:sz w:val="22"/>
                <w:szCs w:val="22"/>
              </w:rPr>
            </w:pPr>
            <w:ins w:id="1514" w:author="Author">
              <w:r>
                <w:rPr>
                  <w:sz w:val="22"/>
                  <w:szCs w:val="22"/>
                </w:rPr>
                <w:t>0.747</w:t>
              </w:r>
            </w:ins>
          </w:p>
        </w:tc>
        <w:tc>
          <w:tcPr>
            <w:tcW w:w="1134" w:type="dxa"/>
            <w:vAlign w:val="center"/>
          </w:tcPr>
          <w:p w14:paraId="056D7FC0" w14:textId="77777777" w:rsidR="00B52A27" w:rsidRPr="001D763C" w:rsidRDefault="00B52A27" w:rsidP="00DA3AC7">
            <w:pPr>
              <w:spacing w:line="360" w:lineRule="auto"/>
              <w:jc w:val="center"/>
              <w:rPr>
                <w:ins w:id="1515" w:author="Author"/>
                <w:rFonts w:eastAsia="Arial"/>
                <w:b/>
                <w:sz w:val="22"/>
                <w:szCs w:val="22"/>
              </w:rPr>
            </w:pPr>
            <w:ins w:id="1516" w:author="Author">
              <w:r>
                <w:rPr>
                  <w:sz w:val="22"/>
                  <w:szCs w:val="22"/>
                </w:rPr>
                <w:t>0.833</w:t>
              </w:r>
            </w:ins>
          </w:p>
        </w:tc>
      </w:tr>
      <w:tr w:rsidR="00B52A27" w:rsidRPr="001D763C" w14:paraId="7F5B9896" w14:textId="77777777" w:rsidTr="00DA3AC7">
        <w:trPr>
          <w:trHeight w:val="267"/>
          <w:jc w:val="center"/>
          <w:ins w:id="1517" w:author="Author"/>
        </w:trPr>
        <w:tc>
          <w:tcPr>
            <w:tcW w:w="3828" w:type="dxa"/>
          </w:tcPr>
          <w:p w14:paraId="7BD82EBD" w14:textId="77777777" w:rsidR="00B52A27" w:rsidRPr="001D763C" w:rsidRDefault="00B52A27" w:rsidP="00DA3AC7">
            <w:pPr>
              <w:spacing w:line="360" w:lineRule="auto"/>
              <w:rPr>
                <w:ins w:id="1518" w:author="Author"/>
                <w:rFonts w:eastAsia="Arial"/>
                <w:b/>
                <w:sz w:val="22"/>
                <w:szCs w:val="22"/>
              </w:rPr>
            </w:pPr>
            <w:ins w:id="1519" w:author="Author">
              <w:r>
                <w:rPr>
                  <w:color w:val="000000" w:themeColor="text1"/>
                  <w:sz w:val="22"/>
                  <w:szCs w:val="22"/>
                </w:rPr>
                <w:t>Typhoon Chaba</w:t>
              </w:r>
            </w:ins>
          </w:p>
        </w:tc>
        <w:tc>
          <w:tcPr>
            <w:tcW w:w="1275" w:type="dxa"/>
            <w:vAlign w:val="center"/>
          </w:tcPr>
          <w:p w14:paraId="2F86086A" w14:textId="77777777" w:rsidR="00B52A27" w:rsidRPr="001D763C" w:rsidRDefault="00B52A27" w:rsidP="00DA3AC7">
            <w:pPr>
              <w:spacing w:line="360" w:lineRule="auto"/>
              <w:jc w:val="center"/>
              <w:rPr>
                <w:ins w:id="1520" w:author="Author"/>
                <w:rFonts w:eastAsia="Arial"/>
                <w:b/>
                <w:sz w:val="22"/>
                <w:szCs w:val="22"/>
              </w:rPr>
            </w:pPr>
            <w:ins w:id="1521" w:author="Author">
              <w:r>
                <w:rPr>
                  <w:sz w:val="22"/>
                  <w:szCs w:val="22"/>
                </w:rPr>
                <w:t>5.257</w:t>
              </w:r>
            </w:ins>
          </w:p>
        </w:tc>
        <w:tc>
          <w:tcPr>
            <w:tcW w:w="1276" w:type="dxa"/>
            <w:vAlign w:val="center"/>
          </w:tcPr>
          <w:p w14:paraId="43FD98CF" w14:textId="77777777" w:rsidR="00B52A27" w:rsidRPr="001D763C" w:rsidRDefault="00B52A27" w:rsidP="00DA3AC7">
            <w:pPr>
              <w:spacing w:line="360" w:lineRule="auto"/>
              <w:jc w:val="center"/>
              <w:rPr>
                <w:ins w:id="1522" w:author="Author"/>
                <w:rFonts w:eastAsia="Arial"/>
                <w:b/>
                <w:sz w:val="22"/>
                <w:szCs w:val="22"/>
              </w:rPr>
            </w:pPr>
            <w:ins w:id="1523" w:author="Author">
              <w:r>
                <w:rPr>
                  <w:sz w:val="22"/>
                  <w:szCs w:val="22"/>
                </w:rPr>
                <w:t>1.101</w:t>
              </w:r>
            </w:ins>
          </w:p>
        </w:tc>
        <w:tc>
          <w:tcPr>
            <w:tcW w:w="1134" w:type="dxa"/>
            <w:vAlign w:val="center"/>
          </w:tcPr>
          <w:p w14:paraId="72DC0FEB" w14:textId="77777777" w:rsidR="00B52A27" w:rsidRPr="001D763C" w:rsidRDefault="00B52A27" w:rsidP="00DA3AC7">
            <w:pPr>
              <w:spacing w:line="360" w:lineRule="auto"/>
              <w:jc w:val="center"/>
              <w:rPr>
                <w:ins w:id="1524" w:author="Author"/>
                <w:rFonts w:eastAsia="Arial"/>
                <w:b/>
                <w:sz w:val="22"/>
                <w:szCs w:val="22"/>
              </w:rPr>
            </w:pPr>
            <w:ins w:id="1525" w:author="Author">
              <w:r>
                <w:rPr>
                  <w:sz w:val="22"/>
                  <w:szCs w:val="22"/>
                </w:rPr>
                <w:t>1.104</w:t>
              </w:r>
            </w:ins>
          </w:p>
        </w:tc>
      </w:tr>
      <w:tr w:rsidR="00B52A27" w:rsidRPr="001D763C" w14:paraId="71BBAB02" w14:textId="77777777" w:rsidTr="00DA3AC7">
        <w:trPr>
          <w:trHeight w:val="267"/>
          <w:jc w:val="center"/>
          <w:ins w:id="1526" w:author="Author"/>
        </w:trPr>
        <w:tc>
          <w:tcPr>
            <w:tcW w:w="3828" w:type="dxa"/>
          </w:tcPr>
          <w:p w14:paraId="77F9BA2F" w14:textId="77777777" w:rsidR="00B52A27" w:rsidRDefault="00B52A27" w:rsidP="00DA3AC7">
            <w:pPr>
              <w:spacing w:line="360" w:lineRule="auto"/>
              <w:rPr>
                <w:ins w:id="1527" w:author="Author"/>
                <w:color w:val="000000" w:themeColor="text1"/>
                <w:sz w:val="22"/>
                <w:szCs w:val="22"/>
              </w:rPr>
            </w:pPr>
            <w:ins w:id="1528" w:author="Author">
              <w:r>
                <w:rPr>
                  <w:color w:val="000000" w:themeColor="text1"/>
                  <w:sz w:val="22"/>
                  <w:szCs w:val="22"/>
                </w:rPr>
                <w:t>Rainstorm in Sichuan</w:t>
              </w:r>
            </w:ins>
          </w:p>
        </w:tc>
        <w:tc>
          <w:tcPr>
            <w:tcW w:w="1275" w:type="dxa"/>
            <w:vAlign w:val="center"/>
          </w:tcPr>
          <w:p w14:paraId="42689B7A" w14:textId="77777777" w:rsidR="00B52A27" w:rsidRPr="001D763C" w:rsidRDefault="00B52A27" w:rsidP="00DA3AC7">
            <w:pPr>
              <w:spacing w:line="360" w:lineRule="auto"/>
              <w:jc w:val="center"/>
              <w:rPr>
                <w:ins w:id="1529" w:author="Author"/>
                <w:sz w:val="22"/>
                <w:szCs w:val="22"/>
              </w:rPr>
            </w:pPr>
            <w:ins w:id="1530" w:author="Author">
              <w:r>
                <w:rPr>
                  <w:sz w:val="22"/>
                  <w:szCs w:val="22"/>
                </w:rPr>
                <w:t>5.416</w:t>
              </w:r>
            </w:ins>
          </w:p>
        </w:tc>
        <w:tc>
          <w:tcPr>
            <w:tcW w:w="1276" w:type="dxa"/>
            <w:vAlign w:val="center"/>
          </w:tcPr>
          <w:p w14:paraId="422181A5" w14:textId="77777777" w:rsidR="00B52A27" w:rsidRPr="001D763C" w:rsidRDefault="00B52A27" w:rsidP="00DA3AC7">
            <w:pPr>
              <w:spacing w:line="360" w:lineRule="auto"/>
              <w:jc w:val="center"/>
              <w:rPr>
                <w:ins w:id="1531" w:author="Author"/>
                <w:sz w:val="22"/>
                <w:szCs w:val="22"/>
              </w:rPr>
            </w:pPr>
            <w:ins w:id="1532" w:author="Author">
              <w:r>
                <w:rPr>
                  <w:sz w:val="22"/>
                  <w:szCs w:val="22"/>
                </w:rPr>
                <w:t>0.998</w:t>
              </w:r>
            </w:ins>
          </w:p>
        </w:tc>
        <w:tc>
          <w:tcPr>
            <w:tcW w:w="1134" w:type="dxa"/>
            <w:vAlign w:val="center"/>
          </w:tcPr>
          <w:p w14:paraId="1A77671E" w14:textId="77777777" w:rsidR="00B52A27" w:rsidRPr="001D763C" w:rsidRDefault="00B52A27" w:rsidP="00DA3AC7">
            <w:pPr>
              <w:spacing w:line="360" w:lineRule="auto"/>
              <w:jc w:val="center"/>
              <w:rPr>
                <w:ins w:id="1533" w:author="Author"/>
                <w:sz w:val="22"/>
                <w:szCs w:val="22"/>
              </w:rPr>
            </w:pPr>
            <w:ins w:id="1534" w:author="Author">
              <w:r>
                <w:rPr>
                  <w:sz w:val="22"/>
                  <w:szCs w:val="22"/>
                </w:rPr>
                <w:t>0.120</w:t>
              </w:r>
            </w:ins>
          </w:p>
        </w:tc>
      </w:tr>
    </w:tbl>
    <w:p w14:paraId="479C6602" w14:textId="2BC2CF30" w:rsidR="00B52A27" w:rsidDel="007C0DC4" w:rsidRDefault="00B52A27" w:rsidP="00B52A27">
      <w:pPr>
        <w:pBdr>
          <w:top w:val="nil"/>
          <w:left w:val="nil"/>
          <w:bottom w:val="nil"/>
          <w:right w:val="nil"/>
          <w:between w:val="nil"/>
        </w:pBdr>
        <w:spacing w:line="480" w:lineRule="auto"/>
        <w:jc w:val="center"/>
        <w:rPr>
          <w:ins w:id="1535" w:author="Author"/>
          <w:del w:id="1536" w:author="Author"/>
          <w:rFonts w:eastAsia="Arial"/>
          <w:b/>
        </w:rPr>
      </w:pPr>
      <w:ins w:id="1537" w:author="Author">
        <w:r w:rsidRPr="00B22A06">
          <w:rPr>
            <w:rFonts w:eastAsia="Arial"/>
            <w:b/>
          </w:rPr>
          <w:t xml:space="preserve">Table </w:t>
        </w:r>
        <w:r w:rsidR="00FA7DC7">
          <w:rPr>
            <w:rFonts w:eastAsia="Arial"/>
            <w:b/>
          </w:rPr>
          <w:t>3</w:t>
        </w:r>
        <w:del w:id="1538" w:author="Author">
          <w:r w:rsidDel="00FA7DC7">
            <w:rPr>
              <w:rFonts w:eastAsia="Arial"/>
              <w:b/>
            </w:rPr>
            <w:delText>4</w:delText>
          </w:r>
        </w:del>
        <w:r w:rsidRPr="00B22A06">
          <w:rPr>
            <w:rFonts w:eastAsia="Arial"/>
            <w:b/>
          </w:rPr>
          <w:t xml:space="preserve">. </w:t>
        </w:r>
        <w:r>
          <w:rPr>
            <w:rFonts w:eastAsia="Arial"/>
            <w:b/>
          </w:rPr>
          <w:t>Feature computation</w:t>
        </w:r>
        <w:r w:rsidRPr="00B22A06">
          <w:rPr>
            <w:rFonts w:eastAsia="Arial"/>
            <w:b/>
          </w:rPr>
          <w:t xml:space="preserve"> results.</w:t>
        </w:r>
      </w:ins>
    </w:p>
    <w:p w14:paraId="56024559" w14:textId="77777777" w:rsidR="00B52A27" w:rsidRDefault="00B52A27" w:rsidP="007C0DC4">
      <w:pPr>
        <w:pBdr>
          <w:top w:val="nil"/>
          <w:left w:val="nil"/>
          <w:bottom w:val="nil"/>
          <w:right w:val="nil"/>
          <w:between w:val="nil"/>
        </w:pBdr>
        <w:spacing w:line="480" w:lineRule="auto"/>
        <w:jc w:val="center"/>
        <w:rPr>
          <w:ins w:id="1539" w:author="Author"/>
          <w:rFonts w:eastAsia="Arial"/>
          <w:b/>
        </w:rPr>
      </w:pPr>
    </w:p>
    <w:p w14:paraId="302B5361" w14:textId="7980B656" w:rsidR="00B52A27" w:rsidDel="00957207" w:rsidRDefault="00B52A27" w:rsidP="00C3045A">
      <w:pPr>
        <w:pBdr>
          <w:top w:val="nil"/>
          <w:left w:val="nil"/>
          <w:bottom w:val="nil"/>
          <w:right w:val="nil"/>
          <w:between w:val="nil"/>
        </w:pBdr>
        <w:spacing w:line="480" w:lineRule="auto"/>
        <w:rPr>
          <w:del w:id="1540" w:author="Author"/>
          <w:color w:val="000000"/>
        </w:rPr>
      </w:pPr>
      <w:ins w:id="1541" w:author="Author">
        <w:r>
          <w:rPr>
            <w:color w:val="000000"/>
          </w:rPr>
          <w:t>After getting the feature scores, t</w:t>
        </w:r>
        <w:r w:rsidRPr="00B22A06">
          <w:rPr>
            <w:color w:val="000000"/>
          </w:rPr>
          <w:t xml:space="preserve">he risk level of each respective event is </w:t>
        </w:r>
        <w:r>
          <w:rPr>
            <w:color w:val="000000"/>
          </w:rPr>
          <w:t>obtained</w:t>
        </w:r>
        <w:r w:rsidRPr="00B22A06">
          <w:rPr>
            <w:color w:val="000000"/>
          </w:rPr>
          <w:t xml:space="preserve"> </w:t>
        </w:r>
        <w:r>
          <w:rPr>
            <w:color w:val="000000"/>
          </w:rPr>
          <w:t xml:space="preserve">by looking up the risk level </w:t>
        </w:r>
        <w:r w:rsidRPr="00B22A06">
          <w:rPr>
            <w:color w:val="000000"/>
          </w:rPr>
          <w:t xml:space="preserve">according to the matrix for matrix grading. </w:t>
        </w:r>
        <w:r>
          <w:rPr>
            <w:color w:val="000000"/>
          </w:rPr>
          <w:t>To evaluate the efficiency of our disaster risk assessment model based on social media information, t</w:t>
        </w:r>
        <w:r w:rsidRPr="00B22A06">
          <w:rPr>
            <w:color w:val="000000"/>
          </w:rPr>
          <w:t xml:space="preserve">he actual ranking of these </w:t>
        </w:r>
        <w:r w:rsidRPr="00B22A06">
          <w:rPr>
            <w:color w:val="000000"/>
          </w:rPr>
          <w:lastRenderedPageBreak/>
          <w:t>events</w:t>
        </w:r>
        <w:r>
          <w:rPr>
            <w:color w:val="000000"/>
          </w:rPr>
          <w:t xml:space="preserve"> with the corresponding after-event investigation report</w:t>
        </w:r>
        <w:del w:id="1542" w:author="Author">
          <w:r w:rsidRPr="00B22A06" w:rsidDel="00A526E0">
            <w:rPr>
              <w:color w:val="000000"/>
            </w:rPr>
            <w:delText xml:space="preserve"> </w:delText>
          </w:r>
          <w:r w:rsidDel="00A526E0">
            <w:rPr>
              <w:color w:val="000000"/>
            </w:rPr>
            <w:delText xml:space="preserve">description </w:delText>
          </w:r>
          <w:r w:rsidRPr="00B22A06" w:rsidDel="00A526E0">
            <w:rPr>
              <w:color w:val="000000"/>
            </w:rPr>
            <w:delText xml:space="preserve">is shown in Table </w:delText>
          </w:r>
          <w:r w:rsidDel="00A526E0">
            <w:rPr>
              <w:color w:val="000000"/>
            </w:rPr>
            <w:delText>5</w:delText>
          </w:r>
        </w:del>
        <w:r>
          <w:rPr>
            <w:color w:val="000000"/>
          </w:rPr>
          <w:t>.</w:t>
        </w:r>
        <w:r w:rsidRPr="00B22A06">
          <w:rPr>
            <w:color w:val="000000"/>
          </w:rPr>
          <w:t xml:space="preserve"> </w:t>
        </w:r>
        <w:r>
          <w:rPr>
            <w:color w:val="000000"/>
          </w:rPr>
          <w:t xml:space="preserve">The actual ranking is based on the casualties and the total economic loss. </w:t>
        </w:r>
      </w:ins>
    </w:p>
    <w:p w14:paraId="092A873C" w14:textId="5374C337" w:rsidR="00B52A27" w:rsidRDefault="00B52A27">
      <w:pPr>
        <w:pBdr>
          <w:top w:val="nil"/>
          <w:left w:val="nil"/>
          <w:bottom w:val="nil"/>
          <w:right w:val="nil"/>
          <w:between w:val="nil"/>
        </w:pBdr>
        <w:spacing w:line="480" w:lineRule="auto"/>
        <w:rPr>
          <w:ins w:id="1543" w:author="Author"/>
          <w:color w:val="000000"/>
        </w:rPr>
        <w:pPrChange w:id="1544" w:author="Author">
          <w:pPr/>
        </w:pPrChange>
      </w:pPr>
      <w:ins w:id="1545" w:author="Author">
        <w:del w:id="1546" w:author="Author">
          <w:r w:rsidDel="00957207">
            <w:rPr>
              <w:color w:val="000000"/>
            </w:rPr>
            <w:br w:type="page"/>
          </w:r>
        </w:del>
      </w:ins>
    </w:p>
    <w:tbl>
      <w:tblPr>
        <w:tblW w:w="9138" w:type="dxa"/>
        <w:jc w:val="center"/>
        <w:tblBorders>
          <w:top w:val="single" w:sz="4" w:space="0" w:color="auto"/>
          <w:bottom w:val="single" w:sz="4" w:space="0" w:color="auto"/>
        </w:tblBorders>
        <w:tblLayout w:type="fixed"/>
        <w:tblLook w:val="0000" w:firstRow="0" w:lastRow="0" w:firstColumn="0" w:lastColumn="0" w:noHBand="0" w:noVBand="0"/>
      </w:tblPr>
      <w:tblGrid>
        <w:gridCol w:w="1417"/>
        <w:gridCol w:w="2903"/>
        <w:gridCol w:w="4818"/>
      </w:tblGrid>
      <w:tr w:rsidR="00B52A27" w:rsidRPr="001D763C" w:rsidDel="00A526E0" w14:paraId="6A3D1D27" w14:textId="194B6F42" w:rsidTr="00DA3AC7">
        <w:trPr>
          <w:trHeight w:val="200"/>
          <w:jc w:val="center"/>
          <w:ins w:id="1547" w:author="Author"/>
          <w:del w:id="1548" w:author="Author"/>
        </w:trPr>
        <w:tc>
          <w:tcPr>
            <w:tcW w:w="1417" w:type="dxa"/>
            <w:tcBorders>
              <w:top w:val="single" w:sz="4" w:space="0" w:color="auto"/>
              <w:bottom w:val="single" w:sz="4" w:space="0" w:color="auto"/>
            </w:tcBorders>
            <w:vAlign w:val="center"/>
          </w:tcPr>
          <w:p w14:paraId="3F92B7DA" w14:textId="4F243F8B" w:rsidR="00B52A27" w:rsidRPr="001D763C" w:rsidDel="00A526E0" w:rsidRDefault="00B52A27" w:rsidP="00DA3AC7">
            <w:pPr>
              <w:pStyle w:val="BodyTextIndent"/>
              <w:adjustRightInd w:val="0"/>
              <w:spacing w:after="0"/>
              <w:ind w:left="0"/>
              <w:rPr>
                <w:ins w:id="1549" w:author="Author"/>
                <w:del w:id="1550" w:author="Author"/>
                <w:b/>
                <w:bCs/>
                <w:sz w:val="22"/>
                <w:szCs w:val="22"/>
              </w:rPr>
            </w:pPr>
            <w:ins w:id="1551" w:author="Author">
              <w:del w:id="1552" w:author="Author">
                <w:r w:rsidRPr="001D763C" w:rsidDel="00A526E0">
                  <w:rPr>
                    <w:b/>
                    <w:bCs/>
                    <w:sz w:val="22"/>
                    <w:szCs w:val="22"/>
                  </w:rPr>
                  <w:delText xml:space="preserve">Actual </w:delText>
                </w:r>
                <w:r w:rsidDel="00A526E0">
                  <w:rPr>
                    <w:b/>
                    <w:bCs/>
                    <w:sz w:val="22"/>
                    <w:szCs w:val="22"/>
                  </w:rPr>
                  <w:delText xml:space="preserve"> Risk </w:delText>
                </w:r>
                <w:r w:rsidRPr="001D763C" w:rsidDel="00A526E0">
                  <w:rPr>
                    <w:b/>
                    <w:bCs/>
                    <w:sz w:val="22"/>
                    <w:szCs w:val="22"/>
                  </w:rPr>
                  <w:delText xml:space="preserve">Ranking </w:delText>
                </w:r>
              </w:del>
            </w:ins>
          </w:p>
        </w:tc>
        <w:tc>
          <w:tcPr>
            <w:tcW w:w="2903" w:type="dxa"/>
            <w:tcBorders>
              <w:top w:val="single" w:sz="4" w:space="0" w:color="auto"/>
              <w:bottom w:val="single" w:sz="4" w:space="0" w:color="auto"/>
            </w:tcBorders>
            <w:vAlign w:val="center"/>
          </w:tcPr>
          <w:p w14:paraId="7AA402BA" w14:textId="5CB806B3" w:rsidR="00B52A27" w:rsidRPr="001D763C" w:rsidDel="00A526E0" w:rsidRDefault="00B52A27" w:rsidP="00DA3AC7">
            <w:pPr>
              <w:pStyle w:val="BodyTextIndent"/>
              <w:adjustRightInd w:val="0"/>
              <w:spacing w:after="0" w:line="360" w:lineRule="auto"/>
              <w:ind w:left="0"/>
              <w:rPr>
                <w:ins w:id="1553" w:author="Author"/>
                <w:del w:id="1554" w:author="Author"/>
                <w:sz w:val="22"/>
                <w:szCs w:val="22"/>
              </w:rPr>
            </w:pPr>
            <w:ins w:id="1555" w:author="Author">
              <w:del w:id="1556" w:author="Author">
                <w:r w:rsidDel="00A526E0">
                  <w:rPr>
                    <w:b/>
                    <w:bCs/>
                    <w:sz w:val="22"/>
                    <w:szCs w:val="22"/>
                  </w:rPr>
                  <w:delText>Event</w:delText>
                </w:r>
              </w:del>
            </w:ins>
          </w:p>
        </w:tc>
        <w:tc>
          <w:tcPr>
            <w:tcW w:w="4818" w:type="dxa"/>
            <w:tcBorders>
              <w:top w:val="single" w:sz="4" w:space="0" w:color="auto"/>
              <w:bottom w:val="single" w:sz="4" w:space="0" w:color="auto"/>
            </w:tcBorders>
            <w:vAlign w:val="center"/>
          </w:tcPr>
          <w:p w14:paraId="0109A64A" w14:textId="7ED3AAC6" w:rsidR="00B52A27" w:rsidRPr="001D763C" w:rsidDel="00A526E0" w:rsidRDefault="00B52A27" w:rsidP="00DA3AC7">
            <w:pPr>
              <w:pStyle w:val="BodyTextIndent"/>
              <w:adjustRightInd w:val="0"/>
              <w:spacing w:after="0" w:line="360" w:lineRule="auto"/>
              <w:ind w:left="0"/>
              <w:rPr>
                <w:ins w:id="1557" w:author="Author"/>
                <w:del w:id="1558" w:author="Author"/>
                <w:sz w:val="22"/>
                <w:szCs w:val="22"/>
              </w:rPr>
            </w:pPr>
            <w:ins w:id="1559" w:author="Author">
              <w:del w:id="1560" w:author="Author">
                <w:r w:rsidRPr="001D763C" w:rsidDel="00A526E0">
                  <w:rPr>
                    <w:b/>
                    <w:bCs/>
                    <w:sz w:val="22"/>
                    <w:szCs w:val="22"/>
                  </w:rPr>
                  <w:delText xml:space="preserve">Description </w:delText>
                </w:r>
              </w:del>
            </w:ins>
          </w:p>
        </w:tc>
      </w:tr>
      <w:tr w:rsidR="00B52A27" w:rsidRPr="001D763C" w:rsidDel="00A526E0" w14:paraId="5ACD56B1" w14:textId="724F08EE" w:rsidTr="00DA3AC7">
        <w:trPr>
          <w:trHeight w:val="200"/>
          <w:jc w:val="center"/>
          <w:ins w:id="1561" w:author="Author"/>
          <w:del w:id="1562" w:author="Author"/>
        </w:trPr>
        <w:tc>
          <w:tcPr>
            <w:tcW w:w="1417" w:type="dxa"/>
            <w:tcBorders>
              <w:top w:val="single" w:sz="4" w:space="0" w:color="auto"/>
              <w:bottom w:val="single" w:sz="4" w:space="0" w:color="auto"/>
            </w:tcBorders>
            <w:vAlign w:val="center"/>
          </w:tcPr>
          <w:p w14:paraId="45944AD1" w14:textId="2DE113AC" w:rsidR="00B52A27" w:rsidDel="00A526E0" w:rsidRDefault="00B52A27" w:rsidP="00DA3AC7">
            <w:pPr>
              <w:pStyle w:val="BodyTextIndent"/>
              <w:adjustRightInd w:val="0"/>
              <w:spacing w:after="0" w:line="324" w:lineRule="auto"/>
              <w:ind w:left="0"/>
              <w:rPr>
                <w:ins w:id="1563" w:author="Author"/>
                <w:del w:id="1564" w:author="Author"/>
                <w:color w:val="000000" w:themeColor="text1"/>
                <w:sz w:val="22"/>
                <w:szCs w:val="22"/>
              </w:rPr>
            </w:pPr>
            <w:ins w:id="1565" w:author="Author">
              <w:del w:id="1566" w:author="Author">
                <w:r w:rsidDel="00A526E0">
                  <w:rPr>
                    <w:color w:val="000000" w:themeColor="text1"/>
                    <w:sz w:val="22"/>
                    <w:szCs w:val="22"/>
                  </w:rPr>
                  <w:delText>1</w:delText>
                </w:r>
              </w:del>
            </w:ins>
          </w:p>
        </w:tc>
        <w:tc>
          <w:tcPr>
            <w:tcW w:w="2903" w:type="dxa"/>
            <w:tcBorders>
              <w:top w:val="single" w:sz="4" w:space="0" w:color="auto"/>
              <w:bottom w:val="single" w:sz="4" w:space="0" w:color="auto"/>
            </w:tcBorders>
            <w:vAlign w:val="center"/>
          </w:tcPr>
          <w:p w14:paraId="65071D93" w14:textId="0F83E524" w:rsidR="00B52A27" w:rsidRPr="001D763C" w:rsidDel="00A526E0" w:rsidRDefault="00B52A27" w:rsidP="00DA3AC7">
            <w:pPr>
              <w:pStyle w:val="BodyTextIndent"/>
              <w:adjustRightInd w:val="0"/>
              <w:spacing w:after="0" w:line="324" w:lineRule="auto"/>
              <w:ind w:left="0"/>
              <w:rPr>
                <w:ins w:id="1567" w:author="Author"/>
                <w:del w:id="1568" w:author="Author"/>
                <w:sz w:val="22"/>
                <w:szCs w:val="22"/>
              </w:rPr>
            </w:pPr>
            <w:ins w:id="1569" w:author="Author">
              <w:del w:id="1570" w:author="Author">
                <w:r w:rsidDel="00A526E0">
                  <w:rPr>
                    <w:color w:val="000000" w:themeColor="text1"/>
                    <w:sz w:val="22"/>
                    <w:szCs w:val="22"/>
                  </w:rPr>
                  <w:delText>Earthquake in Luding</w:delText>
                </w:r>
              </w:del>
            </w:ins>
          </w:p>
        </w:tc>
        <w:tc>
          <w:tcPr>
            <w:tcW w:w="4818" w:type="dxa"/>
            <w:tcBorders>
              <w:top w:val="single" w:sz="4" w:space="0" w:color="auto"/>
              <w:bottom w:val="single" w:sz="4" w:space="0" w:color="auto"/>
            </w:tcBorders>
            <w:vAlign w:val="center"/>
          </w:tcPr>
          <w:p w14:paraId="5D066E96" w14:textId="773CCB45" w:rsidR="00B52A27" w:rsidRPr="001D763C" w:rsidDel="00A526E0" w:rsidRDefault="00B52A27" w:rsidP="00DA3AC7">
            <w:pPr>
              <w:pStyle w:val="BodyTextIndent"/>
              <w:adjustRightInd w:val="0"/>
              <w:spacing w:after="0" w:line="324" w:lineRule="auto"/>
              <w:ind w:left="0"/>
              <w:rPr>
                <w:ins w:id="1571" w:author="Author"/>
                <w:del w:id="1572" w:author="Author"/>
                <w:sz w:val="22"/>
                <w:szCs w:val="22"/>
              </w:rPr>
            </w:pPr>
            <w:ins w:id="1573" w:author="Author">
              <w:del w:id="1574" w:author="Author">
                <w:r w:rsidDel="00A526E0">
                  <w:rPr>
                    <w:sz w:val="22"/>
                    <w:szCs w:val="22"/>
                  </w:rPr>
                  <w:delText>“</w:delText>
                </w:r>
                <w:r w:rsidRPr="00D378C1" w:rsidDel="00A526E0">
                  <w:rPr>
                    <w:sz w:val="22"/>
                    <w:szCs w:val="22"/>
                  </w:rPr>
                  <w:delText xml:space="preserve">The earthquake </w:delText>
                </w:r>
                <w:r w:rsidDel="00A526E0">
                  <w:rPr>
                    <w:sz w:val="22"/>
                    <w:szCs w:val="22"/>
                  </w:rPr>
                  <w:delText>caused</w:delText>
                </w:r>
                <w:r w:rsidRPr="00D378C1" w:rsidDel="00A526E0">
                  <w:rPr>
                    <w:sz w:val="22"/>
                    <w:szCs w:val="22"/>
                  </w:rPr>
                  <w:delText xml:space="preserve"> </w:delText>
                </w:r>
                <w:r w:rsidRPr="00D378C1" w:rsidDel="00A526E0">
                  <w:rPr>
                    <w:b/>
                    <w:bCs/>
                    <w:sz w:val="22"/>
                    <w:szCs w:val="22"/>
                  </w:rPr>
                  <w:delText xml:space="preserve">117 </w:delText>
                </w:r>
                <w:r w:rsidRPr="00D378C1" w:rsidDel="00A526E0">
                  <w:rPr>
                    <w:sz w:val="22"/>
                    <w:szCs w:val="22"/>
                  </w:rPr>
                  <w:delText xml:space="preserve">dead and missing. 12,000 houses collapsed and 265,000 were damaged to varying degrees. Direct economic losses amounted to </w:delText>
                </w:r>
                <w:r w:rsidRPr="00D378C1" w:rsidDel="00A526E0">
                  <w:rPr>
                    <w:b/>
                    <w:bCs/>
                    <w:sz w:val="22"/>
                    <w:szCs w:val="22"/>
                  </w:rPr>
                  <w:delText>15.48 billion</w:delText>
                </w:r>
                <w:r w:rsidRPr="00D378C1" w:rsidDel="00A526E0">
                  <w:rPr>
                    <w:sz w:val="22"/>
                    <w:szCs w:val="22"/>
                  </w:rPr>
                  <w:delText xml:space="preserve"> yuan.</w:delText>
                </w:r>
                <w:r w:rsidDel="00A526E0">
                  <w:rPr>
                    <w:sz w:val="22"/>
                    <w:szCs w:val="22"/>
                  </w:rPr>
                  <w:delText>”</w:delText>
                </w:r>
              </w:del>
            </w:ins>
          </w:p>
        </w:tc>
      </w:tr>
      <w:tr w:rsidR="00B52A27" w:rsidRPr="001D763C" w:rsidDel="00A526E0" w14:paraId="0DA100FB" w14:textId="326DEEE8" w:rsidTr="00DA3AC7">
        <w:trPr>
          <w:trHeight w:val="200"/>
          <w:jc w:val="center"/>
          <w:ins w:id="1575" w:author="Author"/>
          <w:del w:id="1576" w:author="Author"/>
        </w:trPr>
        <w:tc>
          <w:tcPr>
            <w:tcW w:w="1417" w:type="dxa"/>
            <w:tcBorders>
              <w:top w:val="single" w:sz="4" w:space="0" w:color="auto"/>
              <w:bottom w:val="single" w:sz="4" w:space="0" w:color="auto"/>
            </w:tcBorders>
            <w:vAlign w:val="center"/>
          </w:tcPr>
          <w:p w14:paraId="1283BB37" w14:textId="42E63975" w:rsidR="00B52A27" w:rsidDel="00A526E0" w:rsidRDefault="00B52A27" w:rsidP="00DA3AC7">
            <w:pPr>
              <w:pStyle w:val="BodyTextIndent"/>
              <w:adjustRightInd w:val="0"/>
              <w:spacing w:after="0" w:line="324" w:lineRule="auto"/>
              <w:ind w:left="0"/>
              <w:rPr>
                <w:ins w:id="1577" w:author="Author"/>
                <w:del w:id="1578" w:author="Author"/>
                <w:color w:val="000000" w:themeColor="text1"/>
                <w:sz w:val="22"/>
                <w:szCs w:val="22"/>
              </w:rPr>
            </w:pPr>
            <w:ins w:id="1579" w:author="Author">
              <w:del w:id="1580" w:author="Author">
                <w:r w:rsidDel="00A526E0">
                  <w:rPr>
                    <w:color w:val="000000" w:themeColor="text1"/>
                    <w:sz w:val="22"/>
                    <w:szCs w:val="22"/>
                  </w:rPr>
                  <w:delText>2</w:delText>
                </w:r>
              </w:del>
            </w:ins>
          </w:p>
        </w:tc>
        <w:tc>
          <w:tcPr>
            <w:tcW w:w="2903" w:type="dxa"/>
            <w:tcBorders>
              <w:top w:val="single" w:sz="4" w:space="0" w:color="auto"/>
              <w:bottom w:val="single" w:sz="4" w:space="0" w:color="auto"/>
            </w:tcBorders>
            <w:vAlign w:val="center"/>
          </w:tcPr>
          <w:p w14:paraId="62B1EA92" w14:textId="7DB83A70" w:rsidR="00B52A27" w:rsidRPr="001D763C" w:rsidDel="00A526E0" w:rsidRDefault="00B52A27" w:rsidP="00DA3AC7">
            <w:pPr>
              <w:pStyle w:val="BodyTextIndent"/>
              <w:adjustRightInd w:val="0"/>
              <w:spacing w:after="0" w:line="324" w:lineRule="auto"/>
              <w:ind w:left="0"/>
              <w:rPr>
                <w:ins w:id="1581" w:author="Author"/>
                <w:del w:id="1582" w:author="Author"/>
                <w:sz w:val="22"/>
                <w:szCs w:val="22"/>
              </w:rPr>
            </w:pPr>
            <w:ins w:id="1583" w:author="Author">
              <w:del w:id="1584" w:author="Author">
                <w:r w:rsidDel="00A526E0">
                  <w:rPr>
                    <w:color w:val="000000" w:themeColor="text1"/>
                    <w:sz w:val="22"/>
                    <w:szCs w:val="22"/>
                  </w:rPr>
                  <w:delText>Flush flood in Datong Mountain</w:delText>
                </w:r>
              </w:del>
            </w:ins>
          </w:p>
        </w:tc>
        <w:tc>
          <w:tcPr>
            <w:tcW w:w="4818" w:type="dxa"/>
            <w:tcBorders>
              <w:top w:val="single" w:sz="4" w:space="0" w:color="auto"/>
              <w:bottom w:val="single" w:sz="4" w:space="0" w:color="auto"/>
            </w:tcBorders>
            <w:vAlign w:val="center"/>
          </w:tcPr>
          <w:p w14:paraId="5E80C8B7" w14:textId="35F27B38" w:rsidR="00B52A27" w:rsidRPr="001D763C" w:rsidDel="00A526E0" w:rsidRDefault="00B52A27" w:rsidP="00DA3AC7">
            <w:pPr>
              <w:pStyle w:val="BodyTextIndent"/>
              <w:adjustRightInd w:val="0"/>
              <w:spacing w:after="0" w:line="324" w:lineRule="auto"/>
              <w:ind w:left="0"/>
              <w:rPr>
                <w:ins w:id="1585" w:author="Author"/>
                <w:del w:id="1586" w:author="Author"/>
                <w:sz w:val="22"/>
                <w:szCs w:val="22"/>
              </w:rPr>
            </w:pPr>
            <w:ins w:id="1587" w:author="Author">
              <w:del w:id="1588" w:author="Author">
                <w:r w:rsidDel="00A526E0">
                  <w:rPr>
                    <w:b/>
                    <w:bCs/>
                    <w:sz w:val="22"/>
                    <w:szCs w:val="22"/>
                  </w:rPr>
                  <w:delText>“</w:delText>
                </w:r>
                <w:r w:rsidRPr="00D378C1" w:rsidDel="00A526E0">
                  <w:rPr>
                    <w:b/>
                    <w:bCs/>
                    <w:sz w:val="22"/>
                    <w:szCs w:val="22"/>
                  </w:rPr>
                  <w:delText>31</w:delText>
                </w:r>
                <w:r w:rsidRPr="00D378C1" w:rsidDel="00A526E0">
                  <w:rPr>
                    <w:sz w:val="22"/>
                    <w:szCs w:val="22"/>
                  </w:rPr>
                  <w:delText xml:space="preserve"> people were killed or missing. More than 100 houses collapsed and more than 9,000 were damaged. The area of crops affected was 5.3 thousand hectares. The direct economic loss was </w:delText>
                </w:r>
                <w:r w:rsidRPr="00D378C1" w:rsidDel="00A526E0">
                  <w:rPr>
                    <w:b/>
                    <w:bCs/>
                    <w:sz w:val="22"/>
                    <w:szCs w:val="22"/>
                  </w:rPr>
                  <w:delText>690 million</w:delText>
                </w:r>
                <w:r w:rsidRPr="00D378C1" w:rsidDel="00A526E0">
                  <w:rPr>
                    <w:sz w:val="22"/>
                    <w:szCs w:val="22"/>
                  </w:rPr>
                  <w:delText xml:space="preserve"> yuan.</w:delText>
                </w:r>
                <w:r w:rsidDel="00A526E0">
                  <w:rPr>
                    <w:sz w:val="22"/>
                    <w:szCs w:val="22"/>
                  </w:rPr>
                  <w:delText>”</w:delText>
                </w:r>
              </w:del>
            </w:ins>
          </w:p>
        </w:tc>
      </w:tr>
      <w:tr w:rsidR="00B52A27" w:rsidRPr="001D763C" w:rsidDel="00A526E0" w14:paraId="16511844" w14:textId="3F50504F" w:rsidTr="00DA3AC7">
        <w:trPr>
          <w:trHeight w:val="207"/>
          <w:jc w:val="center"/>
          <w:ins w:id="1589" w:author="Author"/>
          <w:del w:id="1590" w:author="Author"/>
        </w:trPr>
        <w:tc>
          <w:tcPr>
            <w:tcW w:w="1417" w:type="dxa"/>
            <w:tcBorders>
              <w:top w:val="single" w:sz="4" w:space="0" w:color="auto"/>
              <w:bottom w:val="single" w:sz="4" w:space="0" w:color="auto"/>
            </w:tcBorders>
            <w:vAlign w:val="center"/>
          </w:tcPr>
          <w:p w14:paraId="74AF5142" w14:textId="5FA3FD43" w:rsidR="00B52A27" w:rsidDel="00A526E0" w:rsidRDefault="00B52A27" w:rsidP="00DA3AC7">
            <w:pPr>
              <w:pStyle w:val="BodyTextIndent"/>
              <w:adjustRightInd w:val="0"/>
              <w:spacing w:after="0" w:line="324" w:lineRule="auto"/>
              <w:ind w:left="0"/>
              <w:rPr>
                <w:ins w:id="1591" w:author="Author"/>
                <w:del w:id="1592" w:author="Author"/>
                <w:color w:val="000000" w:themeColor="text1"/>
                <w:sz w:val="22"/>
                <w:szCs w:val="22"/>
              </w:rPr>
            </w:pPr>
            <w:ins w:id="1593" w:author="Author">
              <w:del w:id="1594" w:author="Author">
                <w:r w:rsidDel="00A526E0">
                  <w:rPr>
                    <w:color w:val="000000" w:themeColor="text1"/>
                    <w:sz w:val="22"/>
                    <w:szCs w:val="22"/>
                  </w:rPr>
                  <w:delText>3</w:delText>
                </w:r>
              </w:del>
            </w:ins>
          </w:p>
        </w:tc>
        <w:tc>
          <w:tcPr>
            <w:tcW w:w="2903" w:type="dxa"/>
            <w:tcBorders>
              <w:top w:val="single" w:sz="4" w:space="0" w:color="auto"/>
              <w:bottom w:val="single" w:sz="4" w:space="0" w:color="auto"/>
            </w:tcBorders>
            <w:vAlign w:val="center"/>
          </w:tcPr>
          <w:p w14:paraId="04CD3409" w14:textId="4454348E" w:rsidR="00B52A27" w:rsidRPr="001D763C" w:rsidDel="00A526E0" w:rsidRDefault="00B52A27" w:rsidP="00DA3AC7">
            <w:pPr>
              <w:pStyle w:val="BodyTextIndent"/>
              <w:adjustRightInd w:val="0"/>
              <w:spacing w:after="0" w:line="324" w:lineRule="auto"/>
              <w:ind w:left="0"/>
              <w:rPr>
                <w:ins w:id="1595" w:author="Author"/>
                <w:del w:id="1596" w:author="Author"/>
                <w:sz w:val="22"/>
                <w:szCs w:val="22"/>
              </w:rPr>
            </w:pPr>
            <w:ins w:id="1597" w:author="Author">
              <w:del w:id="1598" w:author="Author">
                <w:r w:rsidDel="00A526E0">
                  <w:rPr>
                    <w:color w:val="000000" w:themeColor="text1"/>
                    <w:sz w:val="22"/>
                    <w:szCs w:val="22"/>
                  </w:rPr>
                  <w:delText>Rainstorm in Fujian, Jiangxi and Hunan</w:delText>
                </w:r>
              </w:del>
            </w:ins>
          </w:p>
        </w:tc>
        <w:tc>
          <w:tcPr>
            <w:tcW w:w="4818" w:type="dxa"/>
            <w:tcBorders>
              <w:top w:val="single" w:sz="4" w:space="0" w:color="auto"/>
              <w:bottom w:val="single" w:sz="4" w:space="0" w:color="auto"/>
            </w:tcBorders>
            <w:vAlign w:val="center"/>
          </w:tcPr>
          <w:p w14:paraId="4F51F5D7" w14:textId="19933476" w:rsidR="00B52A27" w:rsidRPr="001D763C" w:rsidDel="00A526E0" w:rsidRDefault="00B52A27" w:rsidP="00DA3AC7">
            <w:pPr>
              <w:pStyle w:val="BodyTextIndent"/>
              <w:adjustRightInd w:val="0"/>
              <w:spacing w:after="0" w:line="324" w:lineRule="auto"/>
              <w:ind w:left="0"/>
              <w:rPr>
                <w:ins w:id="1599" w:author="Author"/>
                <w:del w:id="1600" w:author="Author"/>
                <w:sz w:val="22"/>
                <w:szCs w:val="22"/>
              </w:rPr>
            </w:pPr>
            <w:ins w:id="1601" w:author="Author">
              <w:del w:id="1602" w:author="Author">
                <w:r w:rsidDel="00A526E0">
                  <w:rPr>
                    <w:sz w:val="22"/>
                    <w:szCs w:val="22"/>
                  </w:rPr>
                  <w:delText>“</w:delText>
                </w:r>
                <w:r w:rsidRPr="00D378C1" w:rsidDel="00A526E0">
                  <w:rPr>
                    <w:sz w:val="22"/>
                    <w:szCs w:val="22"/>
                  </w:rPr>
                  <w:delText xml:space="preserve">The disaster left </w:delText>
                </w:r>
                <w:r w:rsidRPr="00D378C1" w:rsidDel="00A526E0">
                  <w:rPr>
                    <w:b/>
                    <w:bCs/>
                    <w:sz w:val="22"/>
                    <w:szCs w:val="22"/>
                  </w:rPr>
                  <w:delText xml:space="preserve">29 </w:delText>
                </w:r>
                <w:r w:rsidRPr="00D378C1" w:rsidDel="00A526E0">
                  <w:rPr>
                    <w:sz w:val="22"/>
                    <w:szCs w:val="22"/>
                  </w:rPr>
                  <w:delText xml:space="preserve">people dead and missing. More than 9,100 houses collapsed and more than 50,000 were damaged. 582 thousand hectares of crops have been affected. The direct economic loss was </w:delText>
                </w:r>
                <w:r w:rsidRPr="00D378C1" w:rsidDel="00A526E0">
                  <w:rPr>
                    <w:b/>
                    <w:bCs/>
                    <w:sz w:val="22"/>
                    <w:szCs w:val="22"/>
                  </w:rPr>
                  <w:delText>43.3 billion</w:delText>
                </w:r>
                <w:r w:rsidRPr="00D378C1" w:rsidDel="00A526E0">
                  <w:rPr>
                    <w:sz w:val="22"/>
                    <w:szCs w:val="22"/>
                  </w:rPr>
                  <w:delText xml:space="preserve"> yuan.</w:delText>
                </w:r>
                <w:r w:rsidDel="00A526E0">
                  <w:rPr>
                    <w:sz w:val="22"/>
                    <w:szCs w:val="22"/>
                  </w:rPr>
                  <w:delText>”</w:delText>
                </w:r>
              </w:del>
            </w:ins>
          </w:p>
        </w:tc>
      </w:tr>
      <w:tr w:rsidR="00B52A27" w:rsidRPr="001D763C" w:rsidDel="00A526E0" w14:paraId="54FFDF77" w14:textId="1C63A72A" w:rsidTr="00DA3AC7">
        <w:trPr>
          <w:trHeight w:val="200"/>
          <w:jc w:val="center"/>
          <w:ins w:id="1603" w:author="Author"/>
          <w:del w:id="1604" w:author="Author"/>
        </w:trPr>
        <w:tc>
          <w:tcPr>
            <w:tcW w:w="1417" w:type="dxa"/>
            <w:tcBorders>
              <w:top w:val="single" w:sz="4" w:space="0" w:color="auto"/>
              <w:bottom w:val="single" w:sz="4" w:space="0" w:color="auto"/>
            </w:tcBorders>
            <w:vAlign w:val="center"/>
          </w:tcPr>
          <w:p w14:paraId="401CB667" w14:textId="4E07C36D" w:rsidR="00B52A27" w:rsidRPr="00981131" w:rsidDel="00A526E0" w:rsidRDefault="00B52A27" w:rsidP="00DA3AC7">
            <w:pPr>
              <w:pStyle w:val="BodyTextIndent"/>
              <w:adjustRightInd w:val="0"/>
              <w:spacing w:after="0" w:line="324" w:lineRule="auto"/>
              <w:ind w:left="0"/>
              <w:rPr>
                <w:ins w:id="1605" w:author="Author"/>
                <w:del w:id="1606" w:author="Author"/>
                <w:color w:val="000000" w:themeColor="text1"/>
                <w:sz w:val="22"/>
                <w:szCs w:val="22"/>
              </w:rPr>
            </w:pPr>
            <w:ins w:id="1607" w:author="Author">
              <w:del w:id="1608" w:author="Author">
                <w:r w:rsidDel="00A526E0">
                  <w:rPr>
                    <w:color w:val="000000" w:themeColor="text1"/>
                    <w:sz w:val="22"/>
                    <w:szCs w:val="22"/>
                  </w:rPr>
                  <w:delText>4</w:delText>
                </w:r>
              </w:del>
            </w:ins>
          </w:p>
        </w:tc>
        <w:tc>
          <w:tcPr>
            <w:tcW w:w="2903" w:type="dxa"/>
            <w:tcBorders>
              <w:top w:val="single" w:sz="4" w:space="0" w:color="auto"/>
              <w:bottom w:val="single" w:sz="4" w:space="0" w:color="auto"/>
            </w:tcBorders>
            <w:vAlign w:val="center"/>
          </w:tcPr>
          <w:p w14:paraId="288E751F" w14:textId="31513B62" w:rsidR="00B52A27" w:rsidRPr="001D763C" w:rsidDel="00A526E0" w:rsidRDefault="00B52A27" w:rsidP="00DA3AC7">
            <w:pPr>
              <w:pStyle w:val="BodyTextIndent"/>
              <w:adjustRightInd w:val="0"/>
              <w:spacing w:after="0" w:line="324" w:lineRule="auto"/>
              <w:ind w:left="0"/>
              <w:rPr>
                <w:ins w:id="1609" w:author="Author"/>
                <w:del w:id="1610" w:author="Author"/>
                <w:sz w:val="22"/>
                <w:szCs w:val="22"/>
              </w:rPr>
            </w:pPr>
            <w:ins w:id="1611" w:author="Author">
              <w:del w:id="1612" w:author="Author">
                <w:r w:rsidRPr="00981131" w:rsidDel="00A526E0">
                  <w:rPr>
                    <w:color w:val="000000" w:themeColor="text1"/>
                    <w:sz w:val="22"/>
                    <w:szCs w:val="22"/>
                  </w:rPr>
                  <w:delText xml:space="preserve">Drought in </w:delText>
                </w:r>
                <w:r w:rsidDel="00A526E0">
                  <w:rPr>
                    <w:color w:val="000000" w:themeColor="text1"/>
                    <w:sz w:val="22"/>
                    <w:szCs w:val="22"/>
                  </w:rPr>
                  <w:delText xml:space="preserve">the </w:delText>
                </w:r>
                <w:r w:rsidRPr="00981131" w:rsidDel="00A526E0">
                  <w:rPr>
                    <w:color w:val="000000" w:themeColor="text1"/>
                    <w:sz w:val="22"/>
                    <w:szCs w:val="22"/>
                  </w:rPr>
                  <w:delText>Yangtze River</w:delText>
                </w:r>
              </w:del>
            </w:ins>
          </w:p>
        </w:tc>
        <w:tc>
          <w:tcPr>
            <w:tcW w:w="4818" w:type="dxa"/>
            <w:tcBorders>
              <w:top w:val="single" w:sz="4" w:space="0" w:color="auto"/>
              <w:bottom w:val="single" w:sz="4" w:space="0" w:color="auto"/>
            </w:tcBorders>
            <w:vAlign w:val="center"/>
          </w:tcPr>
          <w:p w14:paraId="7C2FE8B8" w14:textId="5431FA7E" w:rsidR="00B52A27" w:rsidRPr="001D763C" w:rsidDel="00A526E0" w:rsidRDefault="00B52A27" w:rsidP="00DA3AC7">
            <w:pPr>
              <w:pStyle w:val="BodyTextIndent"/>
              <w:adjustRightInd w:val="0"/>
              <w:spacing w:after="0" w:line="324" w:lineRule="auto"/>
              <w:ind w:left="0"/>
              <w:rPr>
                <w:ins w:id="1613" w:author="Author"/>
                <w:del w:id="1614" w:author="Author"/>
                <w:sz w:val="22"/>
                <w:szCs w:val="22"/>
              </w:rPr>
            </w:pPr>
            <w:ins w:id="1615" w:author="Author">
              <w:del w:id="1616" w:author="Author">
                <w:r w:rsidDel="00A526E0">
                  <w:rPr>
                    <w:sz w:val="22"/>
                    <w:szCs w:val="22"/>
                  </w:rPr>
                  <w:delText>“</w:delText>
                </w:r>
                <w:r w:rsidRPr="00D378C1" w:rsidDel="00A526E0">
                  <w:rPr>
                    <w:sz w:val="22"/>
                    <w:szCs w:val="22"/>
                  </w:rPr>
                  <w:delText>4,270 thousand hectares of crops were affected</w:delText>
                </w:r>
                <w:r w:rsidDel="00A526E0">
                  <w:rPr>
                    <w:sz w:val="22"/>
                    <w:szCs w:val="22"/>
                  </w:rPr>
                  <w:delText xml:space="preserve">. </w:delText>
                </w:r>
                <w:r w:rsidRPr="00D378C1" w:rsidDel="00A526E0">
                  <w:rPr>
                    <w:sz w:val="22"/>
                    <w:szCs w:val="22"/>
                  </w:rPr>
                  <w:delText xml:space="preserve">Direct economic losses reached </w:delText>
                </w:r>
                <w:r w:rsidRPr="00D378C1" w:rsidDel="00A526E0">
                  <w:rPr>
                    <w:b/>
                    <w:bCs/>
                    <w:sz w:val="22"/>
                    <w:szCs w:val="22"/>
                  </w:rPr>
                  <w:delText>40.85 billion</w:delText>
                </w:r>
                <w:r w:rsidRPr="00D378C1" w:rsidDel="00A526E0">
                  <w:rPr>
                    <w:sz w:val="22"/>
                    <w:szCs w:val="22"/>
                  </w:rPr>
                  <w:delText xml:space="preserve"> yuan.</w:delText>
                </w:r>
                <w:r w:rsidDel="00A526E0">
                  <w:rPr>
                    <w:sz w:val="22"/>
                    <w:szCs w:val="22"/>
                  </w:rPr>
                  <w:delText>”</w:delText>
                </w:r>
              </w:del>
            </w:ins>
          </w:p>
        </w:tc>
      </w:tr>
      <w:tr w:rsidR="00B52A27" w:rsidRPr="001D763C" w:rsidDel="00A526E0" w14:paraId="0B87FA6A" w14:textId="4D3A078D" w:rsidTr="00DA3AC7">
        <w:trPr>
          <w:trHeight w:val="200"/>
          <w:jc w:val="center"/>
          <w:ins w:id="1617" w:author="Author"/>
          <w:del w:id="1618" w:author="Author"/>
        </w:trPr>
        <w:tc>
          <w:tcPr>
            <w:tcW w:w="1417" w:type="dxa"/>
            <w:tcBorders>
              <w:top w:val="single" w:sz="4" w:space="0" w:color="auto"/>
              <w:bottom w:val="single" w:sz="4" w:space="0" w:color="auto"/>
            </w:tcBorders>
            <w:vAlign w:val="center"/>
          </w:tcPr>
          <w:p w14:paraId="772CC58C" w14:textId="3C79B2DC" w:rsidR="00B52A27" w:rsidDel="00A526E0" w:rsidRDefault="00B52A27" w:rsidP="00DA3AC7">
            <w:pPr>
              <w:pStyle w:val="BodyTextIndent"/>
              <w:adjustRightInd w:val="0"/>
              <w:spacing w:after="0" w:line="324" w:lineRule="auto"/>
              <w:ind w:left="0"/>
              <w:rPr>
                <w:ins w:id="1619" w:author="Author"/>
                <w:del w:id="1620" w:author="Author"/>
                <w:color w:val="000000" w:themeColor="text1"/>
                <w:sz w:val="22"/>
                <w:szCs w:val="22"/>
              </w:rPr>
            </w:pPr>
            <w:ins w:id="1621" w:author="Author">
              <w:del w:id="1622" w:author="Author">
                <w:r w:rsidDel="00A526E0">
                  <w:rPr>
                    <w:color w:val="000000" w:themeColor="text1"/>
                    <w:sz w:val="22"/>
                    <w:szCs w:val="22"/>
                  </w:rPr>
                  <w:delText>5</w:delText>
                </w:r>
              </w:del>
            </w:ins>
          </w:p>
        </w:tc>
        <w:tc>
          <w:tcPr>
            <w:tcW w:w="2903" w:type="dxa"/>
            <w:tcBorders>
              <w:top w:val="single" w:sz="4" w:space="0" w:color="auto"/>
              <w:bottom w:val="single" w:sz="4" w:space="0" w:color="auto"/>
            </w:tcBorders>
            <w:vAlign w:val="center"/>
          </w:tcPr>
          <w:p w14:paraId="0BA38C97" w14:textId="69F3F7B3" w:rsidR="00B52A27" w:rsidRPr="001D763C" w:rsidDel="00A526E0" w:rsidRDefault="00B52A27" w:rsidP="00DA3AC7">
            <w:pPr>
              <w:pStyle w:val="BodyTextIndent"/>
              <w:adjustRightInd w:val="0"/>
              <w:spacing w:after="0" w:line="324" w:lineRule="auto"/>
              <w:ind w:left="0"/>
              <w:rPr>
                <w:ins w:id="1623" w:author="Author"/>
                <w:del w:id="1624" w:author="Author"/>
                <w:sz w:val="22"/>
                <w:szCs w:val="22"/>
              </w:rPr>
            </w:pPr>
            <w:ins w:id="1625" w:author="Author">
              <w:del w:id="1626" w:author="Author">
                <w:r w:rsidDel="00A526E0">
                  <w:rPr>
                    <w:color w:val="000000" w:themeColor="text1"/>
                    <w:sz w:val="22"/>
                    <w:szCs w:val="22"/>
                  </w:rPr>
                  <w:delText>The low temperature in South China</w:delText>
                </w:r>
              </w:del>
            </w:ins>
          </w:p>
        </w:tc>
        <w:tc>
          <w:tcPr>
            <w:tcW w:w="4818" w:type="dxa"/>
            <w:tcBorders>
              <w:top w:val="single" w:sz="4" w:space="0" w:color="auto"/>
              <w:bottom w:val="single" w:sz="4" w:space="0" w:color="auto"/>
            </w:tcBorders>
            <w:vAlign w:val="center"/>
          </w:tcPr>
          <w:p w14:paraId="1C5532BB" w14:textId="67309110" w:rsidR="00B52A27" w:rsidRPr="006D7CA0" w:rsidDel="00A526E0" w:rsidRDefault="00B52A27" w:rsidP="00DA3AC7">
            <w:pPr>
              <w:pStyle w:val="BodyTextIndent"/>
              <w:adjustRightInd w:val="0"/>
              <w:spacing w:after="0" w:line="324" w:lineRule="auto"/>
              <w:ind w:left="0"/>
              <w:rPr>
                <w:ins w:id="1627" w:author="Author"/>
                <w:del w:id="1628" w:author="Author"/>
                <w:sz w:val="22"/>
                <w:szCs w:val="22"/>
              </w:rPr>
            </w:pPr>
            <w:ins w:id="1629" w:author="Author">
              <w:del w:id="1630" w:author="Author">
                <w:r w:rsidDel="00A526E0">
                  <w:rPr>
                    <w:sz w:val="22"/>
                    <w:szCs w:val="22"/>
                  </w:rPr>
                  <w:delText>“</w:delText>
                </w:r>
                <w:r w:rsidRPr="00D378C1" w:rsidDel="00A526E0">
                  <w:rPr>
                    <w:sz w:val="22"/>
                    <w:szCs w:val="22"/>
                  </w:rPr>
                  <w:delText>422.3 thousand hectares of crops were affected</w:delText>
                </w:r>
                <w:r w:rsidDel="00A526E0">
                  <w:rPr>
                    <w:sz w:val="22"/>
                    <w:szCs w:val="22"/>
                  </w:rPr>
                  <w:delText xml:space="preserve">. </w:delText>
                </w:r>
                <w:r w:rsidRPr="00D378C1" w:rsidDel="00A526E0">
                  <w:rPr>
                    <w:sz w:val="22"/>
                    <w:szCs w:val="22"/>
                  </w:rPr>
                  <w:delText xml:space="preserve">More than 900 houses collapsed and nearly 6,500 were damaged to varying degrees. The direct economic loss was </w:delText>
                </w:r>
                <w:r w:rsidRPr="00D378C1" w:rsidDel="00A526E0">
                  <w:rPr>
                    <w:b/>
                    <w:bCs/>
                    <w:sz w:val="22"/>
                    <w:szCs w:val="22"/>
                  </w:rPr>
                  <w:delText>7.89 billion</w:delText>
                </w:r>
                <w:r w:rsidRPr="00D378C1" w:rsidDel="00A526E0">
                  <w:rPr>
                    <w:sz w:val="22"/>
                    <w:szCs w:val="22"/>
                  </w:rPr>
                  <w:delText xml:space="preserve"> yuan.</w:delText>
                </w:r>
                <w:r w:rsidDel="00A526E0">
                  <w:rPr>
                    <w:sz w:val="22"/>
                    <w:szCs w:val="22"/>
                  </w:rPr>
                  <w:delText>”</w:delText>
                </w:r>
              </w:del>
            </w:ins>
          </w:p>
        </w:tc>
      </w:tr>
      <w:tr w:rsidR="00B52A27" w:rsidRPr="001D763C" w:rsidDel="00A526E0" w14:paraId="23467CB4" w14:textId="6BF23DF1" w:rsidTr="00DA3AC7">
        <w:trPr>
          <w:trHeight w:val="200"/>
          <w:jc w:val="center"/>
          <w:ins w:id="1631" w:author="Author"/>
          <w:del w:id="1632" w:author="Author"/>
        </w:trPr>
        <w:tc>
          <w:tcPr>
            <w:tcW w:w="1417" w:type="dxa"/>
            <w:tcBorders>
              <w:top w:val="single" w:sz="4" w:space="0" w:color="auto"/>
              <w:bottom w:val="single" w:sz="4" w:space="0" w:color="auto"/>
            </w:tcBorders>
            <w:vAlign w:val="center"/>
          </w:tcPr>
          <w:p w14:paraId="7A9E7D1C" w14:textId="36860CEA" w:rsidR="00B52A27" w:rsidDel="00A526E0" w:rsidRDefault="00B52A27" w:rsidP="00DA3AC7">
            <w:pPr>
              <w:pStyle w:val="BodyTextIndent"/>
              <w:adjustRightInd w:val="0"/>
              <w:spacing w:after="0" w:line="324" w:lineRule="auto"/>
              <w:ind w:left="0"/>
              <w:rPr>
                <w:ins w:id="1633" w:author="Author"/>
                <w:del w:id="1634" w:author="Author"/>
                <w:color w:val="000000" w:themeColor="text1"/>
                <w:sz w:val="22"/>
                <w:szCs w:val="22"/>
              </w:rPr>
            </w:pPr>
            <w:ins w:id="1635" w:author="Author">
              <w:del w:id="1636" w:author="Author">
                <w:r w:rsidDel="00A526E0">
                  <w:rPr>
                    <w:color w:val="000000" w:themeColor="text1"/>
                    <w:sz w:val="22"/>
                    <w:szCs w:val="22"/>
                  </w:rPr>
                  <w:delText>6</w:delText>
                </w:r>
              </w:del>
            </w:ins>
          </w:p>
        </w:tc>
        <w:tc>
          <w:tcPr>
            <w:tcW w:w="2903" w:type="dxa"/>
            <w:tcBorders>
              <w:top w:val="single" w:sz="4" w:space="0" w:color="auto"/>
              <w:bottom w:val="single" w:sz="4" w:space="0" w:color="auto"/>
            </w:tcBorders>
            <w:vAlign w:val="center"/>
          </w:tcPr>
          <w:p w14:paraId="2D329BC0" w14:textId="4FFFE070" w:rsidR="00B52A27" w:rsidRPr="001D763C" w:rsidDel="00A526E0" w:rsidRDefault="00B52A27" w:rsidP="00DA3AC7">
            <w:pPr>
              <w:pStyle w:val="BodyTextIndent"/>
              <w:adjustRightInd w:val="0"/>
              <w:spacing w:after="0" w:line="324" w:lineRule="auto"/>
              <w:ind w:left="0"/>
              <w:rPr>
                <w:ins w:id="1637" w:author="Author"/>
                <w:del w:id="1638" w:author="Author"/>
                <w:sz w:val="22"/>
                <w:szCs w:val="22"/>
              </w:rPr>
            </w:pPr>
            <w:ins w:id="1639" w:author="Author">
              <w:del w:id="1640" w:author="Author">
                <w:r w:rsidDel="00A526E0">
                  <w:rPr>
                    <w:color w:val="000000" w:themeColor="text1"/>
                    <w:sz w:val="22"/>
                    <w:szCs w:val="22"/>
                  </w:rPr>
                  <w:delText>Rainstorm in Liaoning</w:delText>
                </w:r>
              </w:del>
            </w:ins>
          </w:p>
        </w:tc>
        <w:tc>
          <w:tcPr>
            <w:tcW w:w="4818" w:type="dxa"/>
            <w:tcBorders>
              <w:top w:val="single" w:sz="4" w:space="0" w:color="auto"/>
              <w:bottom w:val="single" w:sz="4" w:space="0" w:color="auto"/>
            </w:tcBorders>
          </w:tcPr>
          <w:p w14:paraId="098DE2E7" w14:textId="0DF78692" w:rsidR="00B52A27" w:rsidRPr="001D763C" w:rsidDel="00A526E0" w:rsidRDefault="00B52A27" w:rsidP="00DA3AC7">
            <w:pPr>
              <w:pStyle w:val="BodyTextIndent"/>
              <w:adjustRightInd w:val="0"/>
              <w:spacing w:after="0" w:line="324" w:lineRule="auto"/>
              <w:ind w:left="0"/>
              <w:rPr>
                <w:ins w:id="1641" w:author="Author"/>
                <w:del w:id="1642" w:author="Author"/>
                <w:sz w:val="22"/>
                <w:szCs w:val="22"/>
              </w:rPr>
            </w:pPr>
            <w:ins w:id="1643" w:author="Author">
              <w:del w:id="1644" w:author="Author">
                <w:r w:rsidDel="00A526E0">
                  <w:rPr>
                    <w:sz w:val="22"/>
                    <w:szCs w:val="22"/>
                  </w:rPr>
                  <w:delText>“</w:delText>
                </w:r>
                <w:r w:rsidRPr="00D378C1" w:rsidDel="00A526E0">
                  <w:rPr>
                    <w:sz w:val="22"/>
                    <w:szCs w:val="22"/>
                  </w:rPr>
                  <w:delText xml:space="preserve">More than 100 houses collapsed and more than 8,500 houses were damaged to varying degrees. 166.4 thousand hectares of crops were affected; The direct economic loss was </w:delText>
                </w:r>
                <w:r w:rsidRPr="00D378C1" w:rsidDel="00A526E0">
                  <w:rPr>
                    <w:b/>
                    <w:bCs/>
                    <w:sz w:val="22"/>
                    <w:szCs w:val="22"/>
                  </w:rPr>
                  <w:delText>7.6 billion</w:delText>
                </w:r>
                <w:r w:rsidRPr="00D378C1" w:rsidDel="00A526E0">
                  <w:rPr>
                    <w:sz w:val="22"/>
                    <w:szCs w:val="22"/>
                  </w:rPr>
                  <w:delText xml:space="preserve"> yuan.</w:delText>
                </w:r>
                <w:r w:rsidDel="00A526E0">
                  <w:rPr>
                    <w:sz w:val="22"/>
                    <w:szCs w:val="22"/>
                  </w:rPr>
                  <w:delText>”</w:delText>
                </w:r>
              </w:del>
            </w:ins>
          </w:p>
        </w:tc>
      </w:tr>
      <w:tr w:rsidR="00B52A27" w:rsidRPr="001D763C" w:rsidDel="00A526E0" w14:paraId="5449F564" w14:textId="497F38E8" w:rsidTr="00DA3AC7">
        <w:trPr>
          <w:trHeight w:val="200"/>
          <w:jc w:val="center"/>
          <w:ins w:id="1645" w:author="Author"/>
          <w:del w:id="1646" w:author="Author"/>
        </w:trPr>
        <w:tc>
          <w:tcPr>
            <w:tcW w:w="1417" w:type="dxa"/>
            <w:tcBorders>
              <w:top w:val="single" w:sz="4" w:space="0" w:color="auto"/>
              <w:bottom w:val="single" w:sz="4" w:space="0" w:color="auto"/>
            </w:tcBorders>
            <w:vAlign w:val="center"/>
          </w:tcPr>
          <w:p w14:paraId="622AD57D" w14:textId="5FDAFF42" w:rsidR="00B52A27" w:rsidDel="00A526E0" w:rsidRDefault="00B52A27" w:rsidP="00DA3AC7">
            <w:pPr>
              <w:pStyle w:val="BodyTextIndent"/>
              <w:adjustRightInd w:val="0"/>
              <w:spacing w:after="0" w:line="324" w:lineRule="auto"/>
              <w:ind w:left="0"/>
              <w:rPr>
                <w:ins w:id="1647" w:author="Author"/>
                <w:del w:id="1648" w:author="Author"/>
                <w:color w:val="000000" w:themeColor="text1"/>
                <w:sz w:val="22"/>
                <w:szCs w:val="22"/>
              </w:rPr>
            </w:pPr>
            <w:ins w:id="1649" w:author="Author">
              <w:del w:id="1650" w:author="Author">
                <w:r w:rsidDel="00A526E0">
                  <w:rPr>
                    <w:color w:val="000000" w:themeColor="text1"/>
                    <w:sz w:val="22"/>
                    <w:szCs w:val="22"/>
                  </w:rPr>
                  <w:delText>7</w:delText>
                </w:r>
              </w:del>
            </w:ins>
          </w:p>
        </w:tc>
        <w:tc>
          <w:tcPr>
            <w:tcW w:w="2903" w:type="dxa"/>
            <w:tcBorders>
              <w:top w:val="single" w:sz="4" w:space="0" w:color="auto"/>
              <w:bottom w:val="single" w:sz="4" w:space="0" w:color="auto"/>
            </w:tcBorders>
            <w:vAlign w:val="center"/>
          </w:tcPr>
          <w:p w14:paraId="204CFCEC" w14:textId="0652D0D9" w:rsidR="00B52A27" w:rsidRPr="001D763C" w:rsidDel="00A526E0" w:rsidRDefault="00B52A27" w:rsidP="00DA3AC7">
            <w:pPr>
              <w:pStyle w:val="BodyTextIndent"/>
              <w:adjustRightInd w:val="0"/>
              <w:spacing w:after="0" w:line="324" w:lineRule="auto"/>
              <w:ind w:left="0"/>
              <w:rPr>
                <w:ins w:id="1651" w:author="Author"/>
                <w:del w:id="1652" w:author="Author"/>
                <w:sz w:val="22"/>
                <w:szCs w:val="22"/>
              </w:rPr>
            </w:pPr>
            <w:ins w:id="1653" w:author="Author">
              <w:del w:id="1654" w:author="Author">
                <w:r w:rsidDel="00A526E0">
                  <w:rPr>
                    <w:color w:val="000000" w:themeColor="text1"/>
                    <w:sz w:val="22"/>
                    <w:szCs w:val="22"/>
                  </w:rPr>
                  <w:delText>Typhoon Chaba</w:delText>
                </w:r>
              </w:del>
            </w:ins>
          </w:p>
        </w:tc>
        <w:tc>
          <w:tcPr>
            <w:tcW w:w="4818" w:type="dxa"/>
            <w:tcBorders>
              <w:top w:val="single" w:sz="4" w:space="0" w:color="auto"/>
              <w:bottom w:val="single" w:sz="4" w:space="0" w:color="auto"/>
            </w:tcBorders>
            <w:vAlign w:val="center"/>
          </w:tcPr>
          <w:p w14:paraId="448F9B69" w14:textId="6A513C32" w:rsidR="00B52A27" w:rsidRPr="001D763C" w:rsidDel="00A526E0" w:rsidRDefault="00B52A27" w:rsidP="00DA3AC7">
            <w:pPr>
              <w:pStyle w:val="BodyTextIndent"/>
              <w:adjustRightInd w:val="0"/>
              <w:spacing w:after="0" w:line="324" w:lineRule="auto"/>
              <w:ind w:left="0"/>
              <w:rPr>
                <w:ins w:id="1655" w:author="Author"/>
                <w:del w:id="1656" w:author="Author"/>
                <w:sz w:val="22"/>
                <w:szCs w:val="22"/>
              </w:rPr>
            </w:pPr>
            <w:ins w:id="1657" w:author="Author">
              <w:del w:id="1658" w:author="Author">
                <w:r w:rsidDel="00A526E0">
                  <w:rPr>
                    <w:sz w:val="22"/>
                    <w:szCs w:val="22"/>
                  </w:rPr>
                  <w:delText>“</w:delText>
                </w:r>
                <w:r w:rsidRPr="00D378C1" w:rsidDel="00A526E0">
                  <w:rPr>
                    <w:sz w:val="22"/>
                    <w:szCs w:val="22"/>
                  </w:rPr>
                  <w:delText xml:space="preserve">More than 670 houses collapsed and nearly 1,400 were damaged to varying degrees. The affected area of crops was 109.01 thousand hectares; The direct economic loss was </w:delText>
                </w:r>
                <w:r w:rsidRPr="00D378C1" w:rsidDel="00A526E0">
                  <w:rPr>
                    <w:b/>
                    <w:bCs/>
                    <w:sz w:val="22"/>
                    <w:szCs w:val="22"/>
                  </w:rPr>
                  <w:delText>3.12 billion</w:delText>
                </w:r>
                <w:r w:rsidRPr="00D378C1" w:rsidDel="00A526E0">
                  <w:rPr>
                    <w:sz w:val="22"/>
                    <w:szCs w:val="22"/>
                  </w:rPr>
                  <w:delText xml:space="preserve"> yuan.</w:delText>
                </w:r>
                <w:r w:rsidDel="00A526E0">
                  <w:rPr>
                    <w:sz w:val="22"/>
                    <w:szCs w:val="22"/>
                  </w:rPr>
                  <w:delText>”</w:delText>
                </w:r>
              </w:del>
            </w:ins>
          </w:p>
        </w:tc>
      </w:tr>
      <w:tr w:rsidR="00B52A27" w:rsidRPr="001D763C" w:rsidDel="00A526E0" w14:paraId="14E1E23F" w14:textId="500C0243" w:rsidTr="00DA3AC7">
        <w:trPr>
          <w:trHeight w:val="200"/>
          <w:jc w:val="center"/>
          <w:ins w:id="1659" w:author="Author"/>
          <w:del w:id="1660" w:author="Author"/>
        </w:trPr>
        <w:tc>
          <w:tcPr>
            <w:tcW w:w="1417" w:type="dxa"/>
            <w:tcBorders>
              <w:top w:val="single" w:sz="4" w:space="0" w:color="auto"/>
              <w:bottom w:val="single" w:sz="4" w:space="0" w:color="auto"/>
            </w:tcBorders>
          </w:tcPr>
          <w:p w14:paraId="3457ECE6" w14:textId="78B8F627" w:rsidR="00B52A27" w:rsidDel="00A526E0" w:rsidRDefault="00B52A27" w:rsidP="00DA3AC7">
            <w:pPr>
              <w:pStyle w:val="BodyTextIndent"/>
              <w:adjustRightInd w:val="0"/>
              <w:spacing w:after="0" w:line="324" w:lineRule="auto"/>
              <w:ind w:left="0"/>
              <w:rPr>
                <w:ins w:id="1661" w:author="Author"/>
                <w:del w:id="1662" w:author="Author"/>
                <w:color w:val="000000" w:themeColor="text1"/>
                <w:sz w:val="22"/>
                <w:szCs w:val="22"/>
              </w:rPr>
            </w:pPr>
            <w:ins w:id="1663" w:author="Author">
              <w:del w:id="1664" w:author="Author">
                <w:r w:rsidDel="00A526E0">
                  <w:rPr>
                    <w:color w:val="000000" w:themeColor="text1"/>
                    <w:sz w:val="22"/>
                    <w:szCs w:val="22"/>
                  </w:rPr>
                  <w:delText>8</w:delText>
                </w:r>
              </w:del>
            </w:ins>
          </w:p>
        </w:tc>
        <w:tc>
          <w:tcPr>
            <w:tcW w:w="2903" w:type="dxa"/>
            <w:tcBorders>
              <w:top w:val="single" w:sz="4" w:space="0" w:color="auto"/>
              <w:bottom w:val="single" w:sz="4" w:space="0" w:color="auto"/>
            </w:tcBorders>
          </w:tcPr>
          <w:p w14:paraId="2C27F8CA" w14:textId="1A87D28B" w:rsidR="00B52A27" w:rsidRPr="001D763C" w:rsidDel="00A526E0" w:rsidRDefault="00B52A27" w:rsidP="00DA3AC7">
            <w:pPr>
              <w:pStyle w:val="BodyTextIndent"/>
              <w:adjustRightInd w:val="0"/>
              <w:spacing w:after="0" w:line="324" w:lineRule="auto"/>
              <w:ind w:left="0"/>
              <w:rPr>
                <w:ins w:id="1665" w:author="Author"/>
                <w:del w:id="1666" w:author="Author"/>
                <w:sz w:val="22"/>
                <w:szCs w:val="22"/>
              </w:rPr>
            </w:pPr>
            <w:ins w:id="1667" w:author="Author">
              <w:del w:id="1668" w:author="Author">
                <w:r w:rsidDel="00A526E0">
                  <w:rPr>
                    <w:color w:val="000000" w:themeColor="text1"/>
                    <w:sz w:val="22"/>
                    <w:szCs w:val="22"/>
                  </w:rPr>
                  <w:delText>Rainstorm in Sichuan</w:delText>
                </w:r>
              </w:del>
            </w:ins>
          </w:p>
        </w:tc>
        <w:tc>
          <w:tcPr>
            <w:tcW w:w="4818" w:type="dxa"/>
            <w:tcBorders>
              <w:top w:val="single" w:sz="4" w:space="0" w:color="auto"/>
              <w:bottom w:val="single" w:sz="4" w:space="0" w:color="auto"/>
            </w:tcBorders>
            <w:vAlign w:val="center"/>
          </w:tcPr>
          <w:p w14:paraId="148030EE" w14:textId="0A2F34DF" w:rsidR="00B52A27" w:rsidRPr="001D763C" w:rsidDel="00A526E0" w:rsidRDefault="00B52A27" w:rsidP="00DA3AC7">
            <w:pPr>
              <w:pStyle w:val="BodyTextIndent"/>
              <w:adjustRightInd w:val="0"/>
              <w:spacing w:after="0" w:line="324" w:lineRule="auto"/>
              <w:ind w:left="0"/>
              <w:rPr>
                <w:ins w:id="1669" w:author="Author"/>
                <w:del w:id="1670" w:author="Author"/>
                <w:sz w:val="22"/>
                <w:szCs w:val="22"/>
              </w:rPr>
            </w:pPr>
            <w:ins w:id="1671" w:author="Author">
              <w:del w:id="1672" w:author="Author">
                <w:r w:rsidDel="00A526E0">
                  <w:rPr>
                    <w:sz w:val="22"/>
                    <w:szCs w:val="22"/>
                  </w:rPr>
                  <w:delText>“</w:delText>
                </w:r>
                <w:r w:rsidRPr="00D378C1" w:rsidDel="00A526E0">
                  <w:rPr>
                    <w:sz w:val="22"/>
                    <w:szCs w:val="22"/>
                  </w:rPr>
                  <w:delText>Nearly 400 houses collapsed and nearly 2,200 were damaged to varying degrees</w:delText>
                </w:r>
                <w:r w:rsidDel="00A526E0">
                  <w:rPr>
                    <w:sz w:val="22"/>
                    <w:szCs w:val="22"/>
                  </w:rPr>
                  <w:delText xml:space="preserve">. </w:delText>
                </w:r>
                <w:r w:rsidRPr="00D378C1" w:rsidDel="00A526E0">
                  <w:rPr>
                    <w:sz w:val="22"/>
                    <w:szCs w:val="22"/>
                  </w:rPr>
                  <w:delText>3.9 thousand hectares of crops were affected</w:delText>
                </w:r>
                <w:r w:rsidDel="00A526E0">
                  <w:rPr>
                    <w:sz w:val="22"/>
                    <w:szCs w:val="22"/>
                  </w:rPr>
                  <w:delText>.</w:delText>
                </w:r>
                <w:r w:rsidRPr="00D378C1" w:rsidDel="00A526E0">
                  <w:rPr>
                    <w:sz w:val="22"/>
                    <w:szCs w:val="22"/>
                  </w:rPr>
                  <w:delText xml:space="preserve"> The direct economic loss was </w:delText>
                </w:r>
                <w:r w:rsidRPr="00D378C1" w:rsidDel="00A526E0">
                  <w:rPr>
                    <w:b/>
                    <w:bCs/>
                    <w:sz w:val="22"/>
                    <w:szCs w:val="22"/>
                  </w:rPr>
                  <w:delText>2.48 billion</w:delText>
                </w:r>
                <w:r w:rsidRPr="00D378C1" w:rsidDel="00A526E0">
                  <w:rPr>
                    <w:sz w:val="22"/>
                    <w:szCs w:val="22"/>
                  </w:rPr>
                  <w:delText xml:space="preserve"> yuan.</w:delText>
                </w:r>
                <w:r w:rsidDel="00A526E0">
                  <w:rPr>
                    <w:sz w:val="22"/>
                    <w:szCs w:val="22"/>
                  </w:rPr>
                  <w:delText>”</w:delText>
                </w:r>
              </w:del>
            </w:ins>
          </w:p>
        </w:tc>
      </w:tr>
    </w:tbl>
    <w:p w14:paraId="38B13ED0" w14:textId="208231C0" w:rsidR="00B52A27" w:rsidRPr="00B22A06" w:rsidDel="00A526E0" w:rsidRDefault="00957207">
      <w:pPr>
        <w:pBdr>
          <w:top w:val="nil"/>
          <w:left w:val="nil"/>
          <w:bottom w:val="nil"/>
          <w:right w:val="nil"/>
          <w:between w:val="nil"/>
        </w:pBdr>
        <w:spacing w:line="480" w:lineRule="auto"/>
        <w:jc w:val="center"/>
        <w:rPr>
          <w:ins w:id="1673" w:author="Author"/>
          <w:del w:id="1674" w:author="Author"/>
          <w:rFonts w:eastAsia="Arial"/>
          <w:b/>
        </w:rPr>
      </w:pPr>
      <w:ins w:id="1675" w:author="Author">
        <w:r>
          <w:rPr>
            <w:rFonts w:eastAsia="Arial"/>
            <w:b/>
          </w:rPr>
          <w:tab/>
        </w:r>
        <w:r>
          <w:rPr>
            <w:rFonts w:hint="eastAsia"/>
            <w:color w:val="000000"/>
          </w:rPr>
          <w:t>The</w:t>
        </w:r>
        <w:r>
          <w:rPr>
            <w:color w:val="000000"/>
          </w:rPr>
          <w:t xml:space="preserve"> result shows t</w:t>
        </w:r>
        <w:r w:rsidRPr="00B22A06">
          <w:rPr>
            <w:color w:val="000000"/>
          </w:rPr>
          <w:t>he rank</w:t>
        </w:r>
        <w:r>
          <w:rPr>
            <w:color w:val="000000"/>
          </w:rPr>
          <w:t>ing</w:t>
        </w:r>
        <w:r w:rsidRPr="00B22A06">
          <w:rPr>
            <w:color w:val="000000"/>
          </w:rPr>
          <w:t xml:space="preserve"> of the risk level </w:t>
        </w:r>
        <w:r>
          <w:rPr>
            <w:color w:val="000000"/>
          </w:rPr>
          <w:t xml:space="preserve">using the proposed model </w:t>
        </w:r>
        <w:r w:rsidRPr="00B22A06">
          <w:rPr>
            <w:color w:val="000000"/>
          </w:rPr>
          <w:t>is in accordance with the reported</w:t>
        </w:r>
        <w:r>
          <w:rPr>
            <w:color w:val="000000"/>
          </w:rPr>
          <w:t xml:space="preserve"> deaths and</w:t>
        </w:r>
        <w:r w:rsidRPr="00B22A06">
          <w:rPr>
            <w:color w:val="000000"/>
          </w:rPr>
          <w:t xml:space="preserve"> losses </w:t>
        </w:r>
        <w:r>
          <w:rPr>
            <w:color w:val="000000"/>
          </w:rPr>
          <w:t xml:space="preserve">ranking </w:t>
        </w:r>
        <w:r w:rsidRPr="00B22A06">
          <w:rPr>
            <w:color w:val="000000"/>
          </w:rPr>
          <w:t xml:space="preserve">in the </w:t>
        </w:r>
        <w:r>
          <w:rPr>
            <w:color w:val="000000"/>
          </w:rPr>
          <w:t>official</w:t>
        </w:r>
        <w:r w:rsidRPr="00B22A06">
          <w:rPr>
            <w:color w:val="000000"/>
          </w:rPr>
          <w:t xml:space="preserve"> reports</w:t>
        </w:r>
        <w:r w:rsidRPr="00B22A06">
          <w:rPr>
            <w:rStyle w:val="FootnoteReference"/>
            <w:color w:val="000000"/>
          </w:rPr>
          <w:footnoteReference w:id="5"/>
        </w:r>
        <w:r w:rsidRPr="00B22A06">
          <w:rPr>
            <w:color w:val="000000"/>
          </w:rPr>
          <w:t xml:space="preserve"> </w:t>
        </w:r>
        <w:r>
          <w:rPr>
            <w:color w:val="000000"/>
          </w:rPr>
          <w:t xml:space="preserve">from MEM of China. The result comparison is shown in Table </w:t>
        </w:r>
        <w:r w:rsidR="00FA7DC7">
          <w:rPr>
            <w:color w:val="000000"/>
          </w:rPr>
          <w:t>4</w:t>
        </w:r>
        <w:del w:id="1678" w:author="Author">
          <w:r w:rsidDel="00FA7DC7">
            <w:rPr>
              <w:color w:val="000000"/>
            </w:rPr>
            <w:delText>6</w:delText>
          </w:r>
        </w:del>
        <w:r>
          <w:rPr>
            <w:color w:val="000000"/>
          </w:rPr>
          <w:t xml:space="preserve">. </w:t>
        </w:r>
        <w:del w:id="1679" w:author="Author">
          <w:r w:rsidR="00B52A27" w:rsidRPr="00B22A06" w:rsidDel="00A526E0">
            <w:rPr>
              <w:rFonts w:eastAsia="Arial"/>
              <w:b/>
            </w:rPr>
            <w:delText xml:space="preserve">Table </w:delText>
          </w:r>
          <w:r w:rsidR="00B52A27" w:rsidDel="00A526E0">
            <w:rPr>
              <w:rFonts w:eastAsia="Arial"/>
              <w:b/>
            </w:rPr>
            <w:delText>5</w:delText>
          </w:r>
          <w:r w:rsidR="00B52A27" w:rsidRPr="00B22A06" w:rsidDel="00A526E0">
            <w:rPr>
              <w:rFonts w:eastAsia="Arial"/>
              <w:b/>
            </w:rPr>
            <w:delText xml:space="preserve">. </w:delText>
          </w:r>
          <w:r w:rsidR="00B52A27" w:rsidDel="00A526E0">
            <w:rPr>
              <w:rFonts w:eastAsia="Arial"/>
              <w:b/>
            </w:rPr>
            <w:delText>After-event i</w:delText>
          </w:r>
          <w:r w:rsidR="00B52A27" w:rsidRPr="00B22A06" w:rsidDel="00A526E0">
            <w:rPr>
              <w:rFonts w:eastAsia="Arial"/>
              <w:b/>
            </w:rPr>
            <w:delText>nvestigation report descriptions.</w:delText>
          </w:r>
        </w:del>
      </w:ins>
    </w:p>
    <w:p w14:paraId="02C386AF" w14:textId="77777777" w:rsidR="00B52A27" w:rsidDel="00A526E0" w:rsidRDefault="00B52A27">
      <w:pPr>
        <w:pBdr>
          <w:top w:val="nil"/>
          <w:left w:val="nil"/>
          <w:bottom w:val="nil"/>
          <w:right w:val="nil"/>
          <w:between w:val="nil"/>
        </w:pBdr>
        <w:spacing w:line="480" w:lineRule="auto"/>
        <w:rPr>
          <w:ins w:id="1680" w:author="Author"/>
          <w:del w:id="1681" w:author="Author"/>
          <w:color w:val="000000"/>
        </w:rPr>
      </w:pPr>
    </w:p>
    <w:p w14:paraId="57257FAE" w14:textId="641A8F7E" w:rsidR="00B52A27" w:rsidDel="00957207" w:rsidRDefault="00B52A27">
      <w:pPr>
        <w:pBdr>
          <w:top w:val="nil"/>
          <w:left w:val="nil"/>
          <w:bottom w:val="nil"/>
          <w:right w:val="nil"/>
          <w:between w:val="nil"/>
        </w:pBdr>
        <w:spacing w:line="480" w:lineRule="auto"/>
        <w:rPr>
          <w:ins w:id="1682" w:author="Author"/>
          <w:del w:id="1683" w:author="Author"/>
          <w:color w:val="000000"/>
        </w:rPr>
      </w:pPr>
      <w:ins w:id="1684" w:author="Author">
        <w:del w:id="1685" w:author="Author">
          <w:r w:rsidDel="00A526E0">
            <w:rPr>
              <w:color w:val="000000"/>
            </w:rPr>
            <w:delText xml:space="preserve">The </w:delText>
          </w:r>
          <w:r w:rsidDel="00957207">
            <w:rPr>
              <w:color w:val="000000"/>
            </w:rPr>
            <w:delText>result shows t</w:delText>
          </w:r>
          <w:r w:rsidRPr="00B22A06" w:rsidDel="00957207">
            <w:rPr>
              <w:color w:val="000000"/>
            </w:rPr>
            <w:delText>he rank</w:delText>
          </w:r>
          <w:r w:rsidDel="00957207">
            <w:rPr>
              <w:color w:val="000000"/>
            </w:rPr>
            <w:delText>ing</w:delText>
          </w:r>
          <w:r w:rsidRPr="00B22A06" w:rsidDel="00957207">
            <w:rPr>
              <w:color w:val="000000"/>
            </w:rPr>
            <w:delText xml:space="preserve"> of the risk level </w:delText>
          </w:r>
          <w:r w:rsidDel="00957207">
            <w:rPr>
              <w:color w:val="000000"/>
            </w:rPr>
            <w:delText xml:space="preserve">using the proposed model </w:delText>
          </w:r>
          <w:r w:rsidRPr="00B22A06" w:rsidDel="00957207">
            <w:rPr>
              <w:color w:val="000000"/>
            </w:rPr>
            <w:delText>is in accordance with the reported</w:delText>
          </w:r>
          <w:r w:rsidDel="00957207">
            <w:rPr>
              <w:color w:val="000000"/>
            </w:rPr>
            <w:delText xml:space="preserve"> deaths and</w:delText>
          </w:r>
          <w:r w:rsidRPr="00B22A06" w:rsidDel="00957207">
            <w:rPr>
              <w:color w:val="000000"/>
            </w:rPr>
            <w:delText xml:space="preserve"> losses </w:delText>
          </w:r>
          <w:r w:rsidDel="00957207">
            <w:rPr>
              <w:color w:val="000000"/>
            </w:rPr>
            <w:delText xml:space="preserve">ranking </w:delText>
          </w:r>
          <w:r w:rsidRPr="00B22A06" w:rsidDel="00957207">
            <w:rPr>
              <w:color w:val="000000"/>
            </w:rPr>
            <w:delText xml:space="preserve">in the </w:delText>
          </w:r>
          <w:r w:rsidDel="00957207">
            <w:rPr>
              <w:color w:val="000000"/>
            </w:rPr>
            <w:delText>official</w:delText>
          </w:r>
          <w:r w:rsidRPr="00B22A06" w:rsidDel="00957207">
            <w:rPr>
              <w:color w:val="000000"/>
            </w:rPr>
            <w:delText xml:space="preserve"> reports</w:delText>
          </w:r>
          <w:r w:rsidRPr="00B22A06" w:rsidDel="00957207">
            <w:rPr>
              <w:rStyle w:val="FootnoteReference"/>
              <w:color w:val="000000"/>
            </w:rPr>
            <w:footnoteReference w:id="6"/>
          </w:r>
          <w:r w:rsidRPr="00B22A06" w:rsidDel="00957207">
            <w:rPr>
              <w:color w:val="000000"/>
            </w:rPr>
            <w:delText xml:space="preserve"> </w:delText>
          </w:r>
          <w:r w:rsidDel="00957207">
            <w:rPr>
              <w:color w:val="000000"/>
            </w:rPr>
            <w:delText xml:space="preserve">from MEM of China. The result comparison is shown in Table 6. </w:delText>
          </w:r>
        </w:del>
      </w:ins>
    </w:p>
    <w:p w14:paraId="1304C6D8" w14:textId="05B63FA9" w:rsidR="00B52A27" w:rsidRPr="00B52A27" w:rsidRDefault="00B52A27" w:rsidP="00957207">
      <w:pPr>
        <w:pBdr>
          <w:top w:val="nil"/>
          <w:left w:val="nil"/>
          <w:bottom w:val="nil"/>
          <w:right w:val="nil"/>
          <w:between w:val="nil"/>
        </w:pBdr>
        <w:spacing w:line="480" w:lineRule="auto"/>
        <w:rPr>
          <w:ins w:id="1690" w:author="Author"/>
          <w:color w:val="000000"/>
          <w:rPrChange w:id="1691" w:author="Author">
            <w:rPr>
              <w:ins w:id="1692" w:author="Author"/>
              <w:rFonts w:eastAsia="Arial"/>
              <w:b/>
            </w:rPr>
          </w:rPrChange>
        </w:rPr>
      </w:pPr>
      <w:ins w:id="1693" w:author="Author">
        <w:r>
          <w:rPr>
            <w:rFonts w:eastAsia="Arial"/>
            <w:bCs/>
          </w:rPr>
          <w:t xml:space="preserve">We can tell from Table </w:t>
        </w:r>
        <w:r w:rsidR="00FA7DC7">
          <w:rPr>
            <w:rFonts w:eastAsia="Arial"/>
            <w:bCs/>
          </w:rPr>
          <w:t>4</w:t>
        </w:r>
        <w:del w:id="1694" w:author="Author">
          <w:r w:rsidDel="00FA7DC7">
            <w:rPr>
              <w:rFonts w:eastAsia="Arial"/>
              <w:bCs/>
            </w:rPr>
            <w:delText>6</w:delText>
          </w:r>
        </w:del>
        <w:r>
          <w:rPr>
            <w:rFonts w:eastAsia="Arial"/>
            <w:bCs/>
          </w:rPr>
          <w:t xml:space="preserve"> that our design provides a better risk assessment result using social media content and user data by including techniques of large language model sentiment analysis, lexicon-based text analysis and rule-based expert evaluation. The rankings predicted by each single feature independently are also listed in Table </w:t>
        </w:r>
        <w:r w:rsidR="00FA7DC7">
          <w:rPr>
            <w:rFonts w:eastAsia="Arial"/>
            <w:bCs/>
          </w:rPr>
          <w:t>4</w:t>
        </w:r>
        <w:del w:id="1695" w:author="Author">
          <w:r w:rsidDel="00FA7DC7">
            <w:rPr>
              <w:rFonts w:eastAsia="Arial"/>
              <w:bCs/>
            </w:rPr>
            <w:delText>6</w:delText>
          </w:r>
        </w:del>
        <w:r>
          <w:rPr>
            <w:rFonts w:eastAsia="Arial"/>
            <w:bCs/>
          </w:rPr>
          <w:t>. The results indicate that the ranking using multiple features perform better (i.e., match better with the actual risk ranking) compared with using any single feature.</w:t>
        </w:r>
      </w:ins>
    </w:p>
    <w:tbl>
      <w:tblPr>
        <w:tblStyle w:val="TableGrid"/>
        <w:tblW w:w="9923"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28"/>
        <w:gridCol w:w="1275"/>
        <w:gridCol w:w="1276"/>
        <w:gridCol w:w="1134"/>
        <w:gridCol w:w="1276"/>
        <w:gridCol w:w="1134"/>
      </w:tblGrid>
      <w:tr w:rsidR="00B52A27" w:rsidRPr="00AD3731" w14:paraId="0D90A667" w14:textId="77777777" w:rsidTr="00DA3AC7">
        <w:trPr>
          <w:trHeight w:val="953"/>
          <w:jc w:val="center"/>
          <w:ins w:id="1696" w:author="Author"/>
        </w:trPr>
        <w:tc>
          <w:tcPr>
            <w:tcW w:w="3828" w:type="dxa"/>
            <w:tcBorders>
              <w:top w:val="single" w:sz="4" w:space="0" w:color="auto"/>
              <w:bottom w:val="single" w:sz="4" w:space="0" w:color="auto"/>
            </w:tcBorders>
            <w:vAlign w:val="center"/>
          </w:tcPr>
          <w:p w14:paraId="394D06D7" w14:textId="77777777" w:rsidR="00B52A27" w:rsidRPr="001D763C" w:rsidRDefault="00B52A27" w:rsidP="00DA3AC7">
            <w:pPr>
              <w:rPr>
                <w:ins w:id="1697" w:author="Author"/>
                <w:rFonts w:eastAsia="Arial"/>
                <w:b/>
                <w:sz w:val="22"/>
                <w:szCs w:val="22"/>
              </w:rPr>
            </w:pPr>
            <w:ins w:id="1698" w:author="Author">
              <w:r w:rsidRPr="001D763C">
                <w:rPr>
                  <w:b/>
                  <w:bCs/>
                  <w:sz w:val="22"/>
                  <w:szCs w:val="22"/>
                </w:rPr>
                <w:t>Event</w:t>
              </w:r>
            </w:ins>
          </w:p>
        </w:tc>
        <w:tc>
          <w:tcPr>
            <w:tcW w:w="1275" w:type="dxa"/>
            <w:tcBorders>
              <w:top w:val="single" w:sz="4" w:space="0" w:color="auto"/>
              <w:bottom w:val="single" w:sz="4" w:space="0" w:color="auto"/>
            </w:tcBorders>
            <w:vAlign w:val="center"/>
          </w:tcPr>
          <w:p w14:paraId="5B0C2CB0" w14:textId="77777777" w:rsidR="00B52A27" w:rsidRPr="00AD3731" w:rsidRDefault="00B52A27" w:rsidP="00DA3AC7">
            <w:pPr>
              <w:jc w:val="center"/>
              <w:rPr>
                <w:ins w:id="1699" w:author="Author"/>
                <w:b/>
                <w:bCs/>
                <w:sz w:val="20"/>
                <w:szCs w:val="22"/>
              </w:rPr>
            </w:pPr>
            <w:ins w:id="1700" w:author="Author">
              <w:r w:rsidRPr="00AD3731">
                <w:rPr>
                  <w:b/>
                  <w:bCs/>
                  <w:sz w:val="20"/>
                  <w:szCs w:val="22"/>
                </w:rPr>
                <w:t>Sentiment Ranking</w:t>
              </w:r>
            </w:ins>
          </w:p>
        </w:tc>
        <w:tc>
          <w:tcPr>
            <w:tcW w:w="1276" w:type="dxa"/>
            <w:tcBorders>
              <w:top w:val="single" w:sz="4" w:space="0" w:color="auto"/>
              <w:bottom w:val="single" w:sz="4" w:space="0" w:color="auto"/>
            </w:tcBorders>
            <w:vAlign w:val="center"/>
          </w:tcPr>
          <w:p w14:paraId="7D1B39D2" w14:textId="77777777" w:rsidR="00B52A27" w:rsidRPr="00AD3731" w:rsidRDefault="00B52A27" w:rsidP="00DA3AC7">
            <w:pPr>
              <w:jc w:val="center"/>
              <w:rPr>
                <w:ins w:id="1701" w:author="Author"/>
                <w:rFonts w:eastAsia="Arial"/>
                <w:b/>
                <w:sz w:val="20"/>
                <w:szCs w:val="22"/>
              </w:rPr>
            </w:pPr>
            <w:ins w:id="1702" w:author="Author">
              <w:r w:rsidRPr="00AD3731">
                <w:rPr>
                  <w:b/>
                  <w:bCs/>
                  <w:sz w:val="20"/>
                  <w:szCs w:val="22"/>
                </w:rPr>
                <w:t>Risk Expression Ranking</w:t>
              </w:r>
            </w:ins>
          </w:p>
        </w:tc>
        <w:tc>
          <w:tcPr>
            <w:tcW w:w="1134" w:type="dxa"/>
            <w:tcBorders>
              <w:top w:val="single" w:sz="4" w:space="0" w:color="auto"/>
              <w:bottom w:val="single" w:sz="4" w:space="0" w:color="auto"/>
            </w:tcBorders>
            <w:vAlign w:val="center"/>
          </w:tcPr>
          <w:p w14:paraId="18861DFC" w14:textId="77777777" w:rsidR="00B52A27" w:rsidRPr="00AD3731" w:rsidRDefault="00B52A27" w:rsidP="00DA3AC7">
            <w:pPr>
              <w:jc w:val="center"/>
              <w:rPr>
                <w:ins w:id="1703" w:author="Author"/>
                <w:b/>
                <w:bCs/>
                <w:sz w:val="20"/>
                <w:szCs w:val="22"/>
              </w:rPr>
            </w:pPr>
            <w:ins w:id="1704" w:author="Author">
              <w:r w:rsidRPr="00AD3731">
                <w:rPr>
                  <w:b/>
                  <w:bCs/>
                  <w:sz w:val="20"/>
                  <w:szCs w:val="22"/>
                </w:rPr>
                <w:t>Influence</w:t>
              </w:r>
            </w:ins>
          </w:p>
          <w:p w14:paraId="6C390737" w14:textId="77777777" w:rsidR="00B52A27" w:rsidRPr="00AD3731" w:rsidRDefault="00B52A27" w:rsidP="00DA3AC7">
            <w:pPr>
              <w:jc w:val="center"/>
              <w:rPr>
                <w:ins w:id="1705" w:author="Author"/>
                <w:rFonts w:eastAsia="Arial"/>
                <w:b/>
                <w:sz w:val="20"/>
                <w:szCs w:val="22"/>
              </w:rPr>
            </w:pPr>
            <w:ins w:id="1706" w:author="Author">
              <w:r w:rsidRPr="00AD3731">
                <w:rPr>
                  <w:b/>
                  <w:bCs/>
                  <w:sz w:val="20"/>
                  <w:szCs w:val="22"/>
                </w:rPr>
                <w:t>Ranking</w:t>
              </w:r>
            </w:ins>
          </w:p>
        </w:tc>
        <w:tc>
          <w:tcPr>
            <w:tcW w:w="1276" w:type="dxa"/>
            <w:tcBorders>
              <w:top w:val="single" w:sz="4" w:space="0" w:color="auto"/>
              <w:bottom w:val="single" w:sz="4" w:space="0" w:color="auto"/>
            </w:tcBorders>
            <w:shd w:val="clear" w:color="auto" w:fill="FFFFFF" w:themeFill="background1"/>
            <w:vAlign w:val="center"/>
          </w:tcPr>
          <w:p w14:paraId="62D6AB6F" w14:textId="77777777" w:rsidR="00B52A27" w:rsidRPr="00AD3731" w:rsidRDefault="00B52A27" w:rsidP="00DA3AC7">
            <w:pPr>
              <w:jc w:val="center"/>
              <w:rPr>
                <w:ins w:id="1707" w:author="Author"/>
                <w:b/>
                <w:bCs/>
                <w:sz w:val="20"/>
                <w:szCs w:val="22"/>
              </w:rPr>
            </w:pPr>
            <w:ins w:id="1708" w:author="Author">
              <w:r w:rsidRPr="00AD3731">
                <w:rPr>
                  <w:b/>
                  <w:bCs/>
                  <w:sz w:val="20"/>
                  <w:szCs w:val="22"/>
                </w:rPr>
                <w:t>Predicted</w:t>
              </w:r>
            </w:ins>
          </w:p>
          <w:p w14:paraId="607BB53D" w14:textId="77777777" w:rsidR="00B52A27" w:rsidRPr="00AD3731" w:rsidRDefault="00B52A27" w:rsidP="00DA3AC7">
            <w:pPr>
              <w:jc w:val="center"/>
              <w:rPr>
                <w:ins w:id="1709" w:author="Author"/>
                <w:b/>
                <w:bCs/>
                <w:sz w:val="20"/>
                <w:szCs w:val="22"/>
              </w:rPr>
            </w:pPr>
            <w:ins w:id="1710" w:author="Author">
              <w:r w:rsidRPr="00AD3731">
                <w:rPr>
                  <w:b/>
                  <w:bCs/>
                  <w:sz w:val="20"/>
                  <w:szCs w:val="22"/>
                </w:rPr>
                <w:t>Risk Ranking</w:t>
              </w:r>
            </w:ins>
          </w:p>
        </w:tc>
        <w:tc>
          <w:tcPr>
            <w:tcW w:w="1134" w:type="dxa"/>
            <w:tcBorders>
              <w:top w:val="single" w:sz="4" w:space="0" w:color="auto"/>
              <w:bottom w:val="single" w:sz="4" w:space="0" w:color="auto"/>
            </w:tcBorders>
            <w:shd w:val="clear" w:color="auto" w:fill="auto"/>
            <w:vAlign w:val="center"/>
          </w:tcPr>
          <w:p w14:paraId="04E4BEEE" w14:textId="77777777" w:rsidR="00B52A27" w:rsidRPr="00AD3731" w:rsidRDefault="00B52A27" w:rsidP="00DA3AC7">
            <w:pPr>
              <w:jc w:val="center"/>
              <w:rPr>
                <w:ins w:id="1711" w:author="Author"/>
                <w:b/>
                <w:bCs/>
                <w:color w:val="000000"/>
                <w:sz w:val="20"/>
                <w:szCs w:val="22"/>
              </w:rPr>
            </w:pPr>
            <w:ins w:id="1712" w:author="Author">
              <w:r w:rsidRPr="00AD3731">
                <w:rPr>
                  <w:b/>
                  <w:bCs/>
                  <w:color w:val="000000"/>
                  <w:sz w:val="20"/>
                  <w:szCs w:val="22"/>
                </w:rPr>
                <w:t>Actual</w:t>
              </w:r>
            </w:ins>
          </w:p>
          <w:p w14:paraId="567D54CD" w14:textId="77777777" w:rsidR="00B52A27" w:rsidRPr="00AD3731" w:rsidRDefault="00B52A27" w:rsidP="00DA3AC7">
            <w:pPr>
              <w:jc w:val="center"/>
              <w:rPr>
                <w:ins w:id="1713" w:author="Author"/>
                <w:b/>
                <w:bCs/>
                <w:color w:val="000000"/>
                <w:sz w:val="20"/>
                <w:szCs w:val="22"/>
              </w:rPr>
            </w:pPr>
            <w:ins w:id="1714" w:author="Author">
              <w:r w:rsidRPr="00AD3731">
                <w:rPr>
                  <w:b/>
                  <w:bCs/>
                  <w:color w:val="000000"/>
                  <w:sz w:val="20"/>
                  <w:szCs w:val="22"/>
                </w:rPr>
                <w:t>Risk</w:t>
              </w:r>
            </w:ins>
          </w:p>
          <w:p w14:paraId="212B19FC" w14:textId="77777777" w:rsidR="00B52A27" w:rsidRPr="00AD3731" w:rsidRDefault="00B52A27" w:rsidP="00DA3AC7">
            <w:pPr>
              <w:jc w:val="center"/>
              <w:rPr>
                <w:ins w:id="1715" w:author="Author"/>
                <w:b/>
                <w:bCs/>
                <w:sz w:val="20"/>
                <w:szCs w:val="22"/>
              </w:rPr>
            </w:pPr>
            <w:ins w:id="1716" w:author="Author">
              <w:r w:rsidRPr="00AD3731">
                <w:rPr>
                  <w:b/>
                  <w:bCs/>
                  <w:color w:val="000000"/>
                  <w:sz w:val="20"/>
                  <w:szCs w:val="22"/>
                </w:rPr>
                <w:t>Ranking</w:t>
              </w:r>
            </w:ins>
          </w:p>
        </w:tc>
      </w:tr>
      <w:tr w:rsidR="00B52A27" w:rsidRPr="001D763C" w14:paraId="3C77880F" w14:textId="77777777" w:rsidTr="00DA3AC7">
        <w:trPr>
          <w:trHeight w:val="278"/>
          <w:jc w:val="center"/>
          <w:ins w:id="1717" w:author="Author"/>
        </w:trPr>
        <w:tc>
          <w:tcPr>
            <w:tcW w:w="3828" w:type="dxa"/>
            <w:tcBorders>
              <w:top w:val="single" w:sz="4" w:space="0" w:color="auto"/>
            </w:tcBorders>
            <w:vAlign w:val="center"/>
          </w:tcPr>
          <w:p w14:paraId="014C6655" w14:textId="77777777" w:rsidR="00B52A27" w:rsidRPr="00780888" w:rsidRDefault="00B52A27" w:rsidP="00DA3AC7">
            <w:pPr>
              <w:spacing w:line="360" w:lineRule="auto"/>
              <w:rPr>
                <w:ins w:id="1718" w:author="Author"/>
                <w:rFonts w:eastAsia="Arial"/>
                <w:b/>
                <w:sz w:val="22"/>
                <w:szCs w:val="22"/>
              </w:rPr>
            </w:pPr>
            <w:ins w:id="1719" w:author="Author">
              <w:r w:rsidRPr="00780888">
                <w:rPr>
                  <w:color w:val="000000" w:themeColor="text1"/>
                  <w:sz w:val="22"/>
                  <w:szCs w:val="22"/>
                </w:rPr>
                <w:t xml:space="preserve">Earthquake in </w:t>
              </w:r>
              <w:proofErr w:type="spellStart"/>
              <w:r w:rsidRPr="00780888">
                <w:rPr>
                  <w:color w:val="000000" w:themeColor="text1"/>
                  <w:sz w:val="22"/>
                  <w:szCs w:val="22"/>
                </w:rPr>
                <w:t>Luding</w:t>
              </w:r>
              <w:proofErr w:type="spellEnd"/>
            </w:ins>
          </w:p>
        </w:tc>
        <w:tc>
          <w:tcPr>
            <w:tcW w:w="1275" w:type="dxa"/>
            <w:tcBorders>
              <w:top w:val="single" w:sz="4" w:space="0" w:color="auto"/>
            </w:tcBorders>
            <w:vAlign w:val="center"/>
          </w:tcPr>
          <w:p w14:paraId="6AFE8519" w14:textId="77777777" w:rsidR="00B52A27" w:rsidRPr="00780888" w:rsidRDefault="00B52A27" w:rsidP="00DA3AC7">
            <w:pPr>
              <w:spacing w:line="360" w:lineRule="auto"/>
              <w:jc w:val="center"/>
              <w:rPr>
                <w:ins w:id="1720" w:author="Author"/>
                <w:rFonts w:eastAsia="Arial"/>
                <w:b/>
                <w:sz w:val="22"/>
                <w:szCs w:val="22"/>
              </w:rPr>
            </w:pPr>
            <w:ins w:id="1721" w:author="Author">
              <w:r w:rsidRPr="00780888">
                <w:rPr>
                  <w:sz w:val="22"/>
                  <w:szCs w:val="22"/>
                </w:rPr>
                <w:t>3</w:t>
              </w:r>
            </w:ins>
          </w:p>
        </w:tc>
        <w:tc>
          <w:tcPr>
            <w:tcW w:w="1276" w:type="dxa"/>
            <w:tcBorders>
              <w:top w:val="single" w:sz="4" w:space="0" w:color="auto"/>
            </w:tcBorders>
            <w:vAlign w:val="center"/>
          </w:tcPr>
          <w:p w14:paraId="4144EF18" w14:textId="77777777" w:rsidR="00B52A27" w:rsidRPr="00780888" w:rsidRDefault="00B52A27" w:rsidP="00DA3AC7">
            <w:pPr>
              <w:spacing w:line="360" w:lineRule="auto"/>
              <w:jc w:val="center"/>
              <w:rPr>
                <w:ins w:id="1722" w:author="Author"/>
                <w:rFonts w:eastAsia="Arial"/>
                <w:b/>
                <w:sz w:val="22"/>
                <w:szCs w:val="22"/>
              </w:rPr>
            </w:pPr>
            <w:ins w:id="1723" w:author="Author">
              <w:r w:rsidRPr="00780888">
                <w:rPr>
                  <w:sz w:val="22"/>
                  <w:szCs w:val="22"/>
                </w:rPr>
                <w:t>4</w:t>
              </w:r>
            </w:ins>
          </w:p>
        </w:tc>
        <w:tc>
          <w:tcPr>
            <w:tcW w:w="1134" w:type="dxa"/>
            <w:tcBorders>
              <w:top w:val="single" w:sz="4" w:space="0" w:color="auto"/>
              <w:right w:val="nil"/>
            </w:tcBorders>
            <w:vAlign w:val="center"/>
          </w:tcPr>
          <w:p w14:paraId="0C953706" w14:textId="77777777" w:rsidR="00B52A27" w:rsidRPr="00780888" w:rsidRDefault="00B52A27" w:rsidP="00DA3AC7">
            <w:pPr>
              <w:spacing w:line="360" w:lineRule="auto"/>
              <w:jc w:val="center"/>
              <w:rPr>
                <w:ins w:id="1724" w:author="Author"/>
                <w:rFonts w:eastAsia="Arial"/>
                <w:b/>
                <w:sz w:val="22"/>
                <w:szCs w:val="22"/>
              </w:rPr>
            </w:pPr>
            <w:ins w:id="1725" w:author="Author">
              <w:r w:rsidRPr="00780888">
                <w:rPr>
                  <w:sz w:val="22"/>
                  <w:szCs w:val="22"/>
                </w:rPr>
                <w:t>1</w:t>
              </w:r>
            </w:ins>
          </w:p>
        </w:tc>
        <w:tc>
          <w:tcPr>
            <w:tcW w:w="1276" w:type="dxa"/>
            <w:tcBorders>
              <w:top w:val="single" w:sz="4" w:space="0" w:color="auto"/>
              <w:left w:val="nil"/>
              <w:bottom w:val="nil"/>
              <w:right w:val="nil"/>
            </w:tcBorders>
            <w:shd w:val="clear" w:color="auto" w:fill="E3A571"/>
            <w:vAlign w:val="center"/>
          </w:tcPr>
          <w:p w14:paraId="536CA9B6" w14:textId="77777777" w:rsidR="00B52A27" w:rsidRPr="00780888" w:rsidRDefault="00B52A27" w:rsidP="00DA3AC7">
            <w:pPr>
              <w:spacing w:line="360" w:lineRule="auto"/>
              <w:jc w:val="center"/>
              <w:rPr>
                <w:ins w:id="1726" w:author="Author"/>
                <w:sz w:val="20"/>
                <w:szCs w:val="22"/>
              </w:rPr>
            </w:pPr>
            <w:ins w:id="1727" w:author="Author">
              <w:r w:rsidRPr="00780888">
                <w:rPr>
                  <w:sz w:val="20"/>
                  <w:szCs w:val="22"/>
                </w:rPr>
                <w:t>Very high</w:t>
              </w:r>
            </w:ins>
          </w:p>
        </w:tc>
        <w:tc>
          <w:tcPr>
            <w:tcW w:w="1134" w:type="dxa"/>
            <w:tcBorders>
              <w:top w:val="single" w:sz="4" w:space="0" w:color="auto"/>
              <w:left w:val="nil"/>
            </w:tcBorders>
            <w:shd w:val="clear" w:color="auto" w:fill="auto"/>
            <w:vAlign w:val="center"/>
          </w:tcPr>
          <w:p w14:paraId="0AB77E5E" w14:textId="77777777" w:rsidR="00B52A27" w:rsidRPr="00780888" w:rsidRDefault="00B52A27" w:rsidP="00DA3AC7">
            <w:pPr>
              <w:spacing w:line="360" w:lineRule="auto"/>
              <w:jc w:val="center"/>
              <w:rPr>
                <w:ins w:id="1728" w:author="Author"/>
                <w:sz w:val="22"/>
                <w:szCs w:val="22"/>
              </w:rPr>
            </w:pPr>
            <w:ins w:id="1729" w:author="Author">
              <w:r w:rsidRPr="00780888">
                <w:rPr>
                  <w:sz w:val="22"/>
                  <w:szCs w:val="22"/>
                </w:rPr>
                <w:t>1</w:t>
              </w:r>
            </w:ins>
          </w:p>
        </w:tc>
      </w:tr>
      <w:tr w:rsidR="00B52A27" w:rsidRPr="001D763C" w14:paraId="0999E884" w14:textId="77777777" w:rsidTr="00DA3AC7">
        <w:trPr>
          <w:trHeight w:val="171"/>
          <w:jc w:val="center"/>
          <w:ins w:id="1730" w:author="Author"/>
        </w:trPr>
        <w:tc>
          <w:tcPr>
            <w:tcW w:w="3828" w:type="dxa"/>
            <w:vAlign w:val="center"/>
          </w:tcPr>
          <w:p w14:paraId="50AB6BDC" w14:textId="77777777" w:rsidR="00B52A27" w:rsidRPr="00780888" w:rsidRDefault="00B52A27" w:rsidP="00DA3AC7">
            <w:pPr>
              <w:spacing w:line="360" w:lineRule="auto"/>
              <w:rPr>
                <w:ins w:id="1731" w:author="Author"/>
                <w:rFonts w:eastAsia="Arial"/>
                <w:b/>
                <w:sz w:val="22"/>
                <w:szCs w:val="22"/>
              </w:rPr>
            </w:pPr>
            <w:ins w:id="1732" w:author="Author">
              <w:r w:rsidRPr="00780888">
                <w:rPr>
                  <w:color w:val="000000" w:themeColor="text1"/>
                  <w:sz w:val="22"/>
                  <w:szCs w:val="22"/>
                </w:rPr>
                <w:t>Flush flood in Datong Mountain</w:t>
              </w:r>
            </w:ins>
          </w:p>
        </w:tc>
        <w:tc>
          <w:tcPr>
            <w:tcW w:w="1275" w:type="dxa"/>
            <w:vAlign w:val="center"/>
          </w:tcPr>
          <w:p w14:paraId="5B55AA8A" w14:textId="77777777" w:rsidR="00B52A27" w:rsidRPr="00780888" w:rsidRDefault="00B52A27" w:rsidP="00DA3AC7">
            <w:pPr>
              <w:spacing w:line="360" w:lineRule="auto"/>
              <w:jc w:val="center"/>
              <w:rPr>
                <w:ins w:id="1733" w:author="Author"/>
                <w:rFonts w:eastAsia="Arial"/>
                <w:b/>
                <w:sz w:val="22"/>
                <w:szCs w:val="22"/>
              </w:rPr>
            </w:pPr>
            <w:ins w:id="1734" w:author="Author">
              <w:r w:rsidRPr="00780888">
                <w:rPr>
                  <w:sz w:val="22"/>
                  <w:szCs w:val="22"/>
                </w:rPr>
                <w:t>1</w:t>
              </w:r>
            </w:ins>
          </w:p>
        </w:tc>
        <w:tc>
          <w:tcPr>
            <w:tcW w:w="1276" w:type="dxa"/>
            <w:vAlign w:val="center"/>
          </w:tcPr>
          <w:p w14:paraId="007C6540" w14:textId="77777777" w:rsidR="00B52A27" w:rsidRPr="00780888" w:rsidRDefault="00B52A27" w:rsidP="00DA3AC7">
            <w:pPr>
              <w:spacing w:line="360" w:lineRule="auto"/>
              <w:jc w:val="center"/>
              <w:rPr>
                <w:ins w:id="1735" w:author="Author"/>
                <w:rFonts w:eastAsia="Arial"/>
                <w:b/>
                <w:sz w:val="22"/>
                <w:szCs w:val="22"/>
              </w:rPr>
            </w:pPr>
            <w:ins w:id="1736" w:author="Author">
              <w:r w:rsidRPr="00780888">
                <w:rPr>
                  <w:sz w:val="22"/>
                  <w:szCs w:val="22"/>
                </w:rPr>
                <w:t>1</w:t>
              </w:r>
            </w:ins>
          </w:p>
        </w:tc>
        <w:tc>
          <w:tcPr>
            <w:tcW w:w="1134" w:type="dxa"/>
            <w:tcBorders>
              <w:right w:val="nil"/>
            </w:tcBorders>
            <w:vAlign w:val="center"/>
          </w:tcPr>
          <w:p w14:paraId="3F44F80E" w14:textId="77777777" w:rsidR="00B52A27" w:rsidRPr="00780888" w:rsidRDefault="00B52A27" w:rsidP="00DA3AC7">
            <w:pPr>
              <w:spacing w:line="360" w:lineRule="auto"/>
              <w:jc w:val="center"/>
              <w:rPr>
                <w:ins w:id="1737" w:author="Author"/>
                <w:rFonts w:eastAsia="Arial"/>
                <w:b/>
                <w:sz w:val="22"/>
                <w:szCs w:val="22"/>
              </w:rPr>
            </w:pPr>
            <w:ins w:id="1738" w:author="Author">
              <w:r w:rsidRPr="00780888">
                <w:rPr>
                  <w:sz w:val="22"/>
                  <w:szCs w:val="22"/>
                </w:rPr>
                <w:t>3</w:t>
              </w:r>
            </w:ins>
          </w:p>
        </w:tc>
        <w:tc>
          <w:tcPr>
            <w:tcW w:w="1276" w:type="dxa"/>
            <w:tcBorders>
              <w:top w:val="nil"/>
              <w:left w:val="nil"/>
              <w:bottom w:val="nil"/>
              <w:right w:val="nil"/>
            </w:tcBorders>
            <w:shd w:val="clear" w:color="auto" w:fill="FABF8F" w:themeFill="accent6" w:themeFillTint="99"/>
            <w:vAlign w:val="center"/>
          </w:tcPr>
          <w:p w14:paraId="53ED0694" w14:textId="77777777" w:rsidR="00B52A27" w:rsidRPr="00780888" w:rsidRDefault="00B52A27" w:rsidP="00DA3AC7">
            <w:pPr>
              <w:spacing w:line="360" w:lineRule="auto"/>
              <w:jc w:val="center"/>
              <w:rPr>
                <w:ins w:id="1739" w:author="Author"/>
                <w:sz w:val="20"/>
                <w:szCs w:val="22"/>
              </w:rPr>
            </w:pPr>
            <w:ins w:id="1740" w:author="Author">
              <w:r w:rsidRPr="00780888">
                <w:rPr>
                  <w:sz w:val="20"/>
                  <w:szCs w:val="22"/>
                </w:rPr>
                <w:t>Higher</w:t>
              </w:r>
            </w:ins>
          </w:p>
        </w:tc>
        <w:tc>
          <w:tcPr>
            <w:tcW w:w="1134" w:type="dxa"/>
            <w:tcBorders>
              <w:left w:val="nil"/>
            </w:tcBorders>
            <w:shd w:val="clear" w:color="auto" w:fill="auto"/>
            <w:vAlign w:val="center"/>
          </w:tcPr>
          <w:p w14:paraId="47224ABC" w14:textId="77777777" w:rsidR="00B52A27" w:rsidRPr="00780888" w:rsidRDefault="00B52A27" w:rsidP="00DA3AC7">
            <w:pPr>
              <w:spacing w:line="360" w:lineRule="auto"/>
              <w:jc w:val="center"/>
              <w:rPr>
                <w:ins w:id="1741" w:author="Author"/>
                <w:sz w:val="22"/>
                <w:szCs w:val="22"/>
              </w:rPr>
            </w:pPr>
            <w:ins w:id="1742" w:author="Author">
              <w:r w:rsidRPr="00780888">
                <w:rPr>
                  <w:sz w:val="22"/>
                  <w:szCs w:val="22"/>
                </w:rPr>
                <w:t>2</w:t>
              </w:r>
            </w:ins>
          </w:p>
        </w:tc>
      </w:tr>
      <w:tr w:rsidR="00B52A27" w:rsidRPr="001D763C" w14:paraId="534314A1" w14:textId="77777777" w:rsidTr="00DA3AC7">
        <w:trPr>
          <w:trHeight w:val="234"/>
          <w:jc w:val="center"/>
          <w:ins w:id="1743" w:author="Author"/>
        </w:trPr>
        <w:tc>
          <w:tcPr>
            <w:tcW w:w="3828" w:type="dxa"/>
            <w:vAlign w:val="center"/>
          </w:tcPr>
          <w:p w14:paraId="7079B7BD" w14:textId="77777777" w:rsidR="00B52A27" w:rsidRPr="00780888" w:rsidRDefault="00B52A27" w:rsidP="00DA3AC7">
            <w:pPr>
              <w:spacing w:line="360" w:lineRule="auto"/>
              <w:rPr>
                <w:ins w:id="1744" w:author="Author"/>
                <w:rFonts w:eastAsia="Arial"/>
                <w:b/>
                <w:sz w:val="22"/>
                <w:szCs w:val="22"/>
              </w:rPr>
            </w:pPr>
            <w:ins w:id="1745" w:author="Author">
              <w:r w:rsidRPr="00780888">
                <w:rPr>
                  <w:color w:val="000000" w:themeColor="text1"/>
                  <w:sz w:val="22"/>
                  <w:szCs w:val="22"/>
                </w:rPr>
                <w:t>Rainstorm in Fujian, Jiangxi and Hunan</w:t>
              </w:r>
            </w:ins>
          </w:p>
        </w:tc>
        <w:tc>
          <w:tcPr>
            <w:tcW w:w="1275" w:type="dxa"/>
            <w:vAlign w:val="center"/>
          </w:tcPr>
          <w:p w14:paraId="088AB8D0" w14:textId="77777777" w:rsidR="00B52A27" w:rsidRPr="00780888" w:rsidRDefault="00B52A27" w:rsidP="00DA3AC7">
            <w:pPr>
              <w:spacing w:line="360" w:lineRule="auto"/>
              <w:jc w:val="center"/>
              <w:rPr>
                <w:ins w:id="1746" w:author="Author"/>
                <w:rFonts w:eastAsia="Arial"/>
                <w:b/>
                <w:sz w:val="22"/>
                <w:szCs w:val="22"/>
              </w:rPr>
            </w:pPr>
            <w:ins w:id="1747" w:author="Author">
              <w:r w:rsidRPr="00780888">
                <w:rPr>
                  <w:sz w:val="22"/>
                  <w:szCs w:val="22"/>
                </w:rPr>
                <w:t>2</w:t>
              </w:r>
            </w:ins>
          </w:p>
        </w:tc>
        <w:tc>
          <w:tcPr>
            <w:tcW w:w="1276" w:type="dxa"/>
            <w:vAlign w:val="center"/>
          </w:tcPr>
          <w:p w14:paraId="4CE0AD72" w14:textId="77777777" w:rsidR="00B52A27" w:rsidRPr="00780888" w:rsidRDefault="00B52A27" w:rsidP="00DA3AC7">
            <w:pPr>
              <w:spacing w:line="360" w:lineRule="auto"/>
              <w:jc w:val="center"/>
              <w:rPr>
                <w:ins w:id="1748" w:author="Author"/>
                <w:rFonts w:eastAsia="Arial"/>
                <w:b/>
                <w:sz w:val="22"/>
                <w:szCs w:val="22"/>
              </w:rPr>
            </w:pPr>
            <w:ins w:id="1749" w:author="Author">
              <w:r w:rsidRPr="00780888">
                <w:rPr>
                  <w:sz w:val="22"/>
                  <w:szCs w:val="22"/>
                </w:rPr>
                <w:t>3</w:t>
              </w:r>
            </w:ins>
          </w:p>
        </w:tc>
        <w:tc>
          <w:tcPr>
            <w:tcW w:w="1134" w:type="dxa"/>
            <w:tcBorders>
              <w:right w:val="nil"/>
            </w:tcBorders>
            <w:vAlign w:val="center"/>
          </w:tcPr>
          <w:p w14:paraId="626ADCDB" w14:textId="77777777" w:rsidR="00B52A27" w:rsidRPr="00780888" w:rsidRDefault="00B52A27" w:rsidP="00DA3AC7">
            <w:pPr>
              <w:spacing w:line="360" w:lineRule="auto"/>
              <w:jc w:val="center"/>
              <w:rPr>
                <w:ins w:id="1750" w:author="Author"/>
                <w:rFonts w:eastAsia="Arial"/>
                <w:b/>
                <w:sz w:val="22"/>
                <w:szCs w:val="22"/>
              </w:rPr>
            </w:pPr>
            <w:ins w:id="1751" w:author="Author">
              <w:r w:rsidRPr="00780888">
                <w:rPr>
                  <w:sz w:val="22"/>
                  <w:szCs w:val="22"/>
                </w:rPr>
                <w:t>4</w:t>
              </w:r>
            </w:ins>
          </w:p>
        </w:tc>
        <w:tc>
          <w:tcPr>
            <w:tcW w:w="1276" w:type="dxa"/>
            <w:tcBorders>
              <w:top w:val="nil"/>
              <w:left w:val="nil"/>
              <w:bottom w:val="nil"/>
              <w:right w:val="nil"/>
            </w:tcBorders>
            <w:shd w:val="clear" w:color="auto" w:fill="FABF8F" w:themeFill="accent6" w:themeFillTint="99"/>
            <w:vAlign w:val="center"/>
          </w:tcPr>
          <w:p w14:paraId="38A7B3B9" w14:textId="77777777" w:rsidR="00B52A27" w:rsidRPr="00780888" w:rsidRDefault="00B52A27" w:rsidP="00DA3AC7">
            <w:pPr>
              <w:spacing w:line="360" w:lineRule="auto"/>
              <w:jc w:val="center"/>
              <w:rPr>
                <w:ins w:id="1752" w:author="Author"/>
                <w:sz w:val="20"/>
                <w:szCs w:val="22"/>
              </w:rPr>
            </w:pPr>
            <w:ins w:id="1753" w:author="Author">
              <w:r w:rsidRPr="00780888">
                <w:rPr>
                  <w:sz w:val="20"/>
                  <w:szCs w:val="22"/>
                </w:rPr>
                <w:t>Higher</w:t>
              </w:r>
            </w:ins>
          </w:p>
        </w:tc>
        <w:tc>
          <w:tcPr>
            <w:tcW w:w="1134" w:type="dxa"/>
            <w:tcBorders>
              <w:left w:val="nil"/>
            </w:tcBorders>
            <w:shd w:val="clear" w:color="auto" w:fill="auto"/>
            <w:vAlign w:val="center"/>
          </w:tcPr>
          <w:p w14:paraId="14A684D8" w14:textId="77777777" w:rsidR="00B52A27" w:rsidRPr="00780888" w:rsidRDefault="00B52A27" w:rsidP="00DA3AC7">
            <w:pPr>
              <w:spacing w:line="360" w:lineRule="auto"/>
              <w:jc w:val="center"/>
              <w:rPr>
                <w:ins w:id="1754" w:author="Author"/>
                <w:sz w:val="22"/>
                <w:szCs w:val="22"/>
              </w:rPr>
            </w:pPr>
            <w:ins w:id="1755" w:author="Author">
              <w:r w:rsidRPr="00780888">
                <w:rPr>
                  <w:sz w:val="22"/>
                  <w:szCs w:val="22"/>
                </w:rPr>
                <w:t>3</w:t>
              </w:r>
            </w:ins>
          </w:p>
        </w:tc>
      </w:tr>
      <w:tr w:rsidR="00B52A27" w:rsidRPr="001D763C" w14:paraId="1045BD30" w14:textId="77777777" w:rsidTr="00DA3AC7">
        <w:trPr>
          <w:trHeight w:val="267"/>
          <w:jc w:val="center"/>
          <w:ins w:id="1756" w:author="Author"/>
        </w:trPr>
        <w:tc>
          <w:tcPr>
            <w:tcW w:w="3828" w:type="dxa"/>
            <w:vAlign w:val="center"/>
          </w:tcPr>
          <w:p w14:paraId="4F7B4D3D" w14:textId="77777777" w:rsidR="00B52A27" w:rsidRPr="00780888" w:rsidRDefault="00B52A27" w:rsidP="00DA3AC7">
            <w:pPr>
              <w:spacing w:line="360" w:lineRule="auto"/>
              <w:rPr>
                <w:ins w:id="1757" w:author="Author"/>
                <w:rFonts w:eastAsia="Arial"/>
                <w:b/>
                <w:sz w:val="22"/>
                <w:szCs w:val="22"/>
              </w:rPr>
            </w:pPr>
            <w:ins w:id="1758" w:author="Author">
              <w:r w:rsidRPr="00780888">
                <w:rPr>
                  <w:color w:val="000000" w:themeColor="text1"/>
                  <w:sz w:val="22"/>
                  <w:szCs w:val="22"/>
                </w:rPr>
                <w:t>Drought in Yangtze River</w:t>
              </w:r>
            </w:ins>
          </w:p>
        </w:tc>
        <w:tc>
          <w:tcPr>
            <w:tcW w:w="1275" w:type="dxa"/>
            <w:vAlign w:val="center"/>
          </w:tcPr>
          <w:p w14:paraId="484EF474" w14:textId="77777777" w:rsidR="00B52A27" w:rsidRPr="00780888" w:rsidRDefault="00B52A27" w:rsidP="00DA3AC7">
            <w:pPr>
              <w:spacing w:line="360" w:lineRule="auto"/>
              <w:jc w:val="center"/>
              <w:rPr>
                <w:ins w:id="1759" w:author="Author"/>
                <w:rFonts w:eastAsia="Arial"/>
                <w:b/>
                <w:sz w:val="22"/>
                <w:szCs w:val="22"/>
              </w:rPr>
            </w:pPr>
            <w:ins w:id="1760" w:author="Author">
              <w:r w:rsidRPr="00780888">
                <w:rPr>
                  <w:sz w:val="22"/>
                  <w:szCs w:val="22"/>
                </w:rPr>
                <w:t>4</w:t>
              </w:r>
            </w:ins>
          </w:p>
        </w:tc>
        <w:tc>
          <w:tcPr>
            <w:tcW w:w="1276" w:type="dxa"/>
            <w:vAlign w:val="center"/>
          </w:tcPr>
          <w:p w14:paraId="1804D112" w14:textId="77777777" w:rsidR="00B52A27" w:rsidRPr="00780888" w:rsidRDefault="00B52A27" w:rsidP="00DA3AC7">
            <w:pPr>
              <w:spacing w:line="360" w:lineRule="auto"/>
              <w:jc w:val="center"/>
              <w:rPr>
                <w:ins w:id="1761" w:author="Author"/>
                <w:rFonts w:eastAsia="Arial"/>
                <w:b/>
                <w:sz w:val="22"/>
                <w:szCs w:val="22"/>
              </w:rPr>
            </w:pPr>
            <w:ins w:id="1762" w:author="Author">
              <w:r w:rsidRPr="00780888">
                <w:rPr>
                  <w:sz w:val="22"/>
                  <w:szCs w:val="22"/>
                </w:rPr>
                <w:t>2</w:t>
              </w:r>
            </w:ins>
          </w:p>
        </w:tc>
        <w:tc>
          <w:tcPr>
            <w:tcW w:w="1134" w:type="dxa"/>
            <w:vAlign w:val="center"/>
          </w:tcPr>
          <w:p w14:paraId="0BD56B98" w14:textId="77777777" w:rsidR="00B52A27" w:rsidRPr="00780888" w:rsidRDefault="00B52A27" w:rsidP="00DA3AC7">
            <w:pPr>
              <w:spacing w:line="360" w:lineRule="auto"/>
              <w:jc w:val="center"/>
              <w:rPr>
                <w:ins w:id="1763" w:author="Author"/>
                <w:rFonts w:eastAsia="Arial"/>
                <w:b/>
                <w:sz w:val="22"/>
                <w:szCs w:val="22"/>
              </w:rPr>
            </w:pPr>
            <w:ins w:id="1764" w:author="Author">
              <w:r w:rsidRPr="00780888">
                <w:rPr>
                  <w:sz w:val="22"/>
                  <w:szCs w:val="22"/>
                </w:rPr>
                <w:t>2</w:t>
              </w:r>
            </w:ins>
          </w:p>
        </w:tc>
        <w:tc>
          <w:tcPr>
            <w:tcW w:w="1276" w:type="dxa"/>
            <w:tcBorders>
              <w:top w:val="nil"/>
              <w:bottom w:val="nil"/>
            </w:tcBorders>
            <w:shd w:val="clear" w:color="auto" w:fill="D9D9D9" w:themeFill="background1" w:themeFillShade="D9"/>
            <w:vAlign w:val="center"/>
          </w:tcPr>
          <w:p w14:paraId="158D67B6" w14:textId="77777777" w:rsidR="00B52A27" w:rsidRPr="00780888" w:rsidRDefault="00B52A27" w:rsidP="00DA3AC7">
            <w:pPr>
              <w:spacing w:line="360" w:lineRule="auto"/>
              <w:jc w:val="center"/>
              <w:rPr>
                <w:ins w:id="1765" w:author="Author"/>
                <w:sz w:val="20"/>
                <w:szCs w:val="22"/>
              </w:rPr>
            </w:pPr>
            <w:ins w:id="1766" w:author="Author">
              <w:r w:rsidRPr="00780888">
                <w:rPr>
                  <w:sz w:val="20"/>
                  <w:szCs w:val="22"/>
                </w:rPr>
                <w:t>Neutral</w:t>
              </w:r>
            </w:ins>
          </w:p>
        </w:tc>
        <w:tc>
          <w:tcPr>
            <w:tcW w:w="1134" w:type="dxa"/>
            <w:shd w:val="clear" w:color="auto" w:fill="auto"/>
            <w:vAlign w:val="center"/>
          </w:tcPr>
          <w:p w14:paraId="6CD05B26" w14:textId="77777777" w:rsidR="00B52A27" w:rsidRPr="00780888" w:rsidRDefault="00B52A27" w:rsidP="00DA3AC7">
            <w:pPr>
              <w:spacing w:line="360" w:lineRule="auto"/>
              <w:jc w:val="center"/>
              <w:rPr>
                <w:ins w:id="1767" w:author="Author"/>
                <w:sz w:val="22"/>
                <w:szCs w:val="22"/>
              </w:rPr>
            </w:pPr>
            <w:ins w:id="1768" w:author="Author">
              <w:r w:rsidRPr="00780888">
                <w:rPr>
                  <w:sz w:val="22"/>
                  <w:szCs w:val="22"/>
                </w:rPr>
                <w:t>4</w:t>
              </w:r>
            </w:ins>
          </w:p>
        </w:tc>
      </w:tr>
      <w:tr w:rsidR="00B52A27" w:rsidRPr="001D763C" w14:paraId="151C0D71" w14:textId="77777777" w:rsidTr="00DA3AC7">
        <w:trPr>
          <w:trHeight w:val="274"/>
          <w:jc w:val="center"/>
          <w:ins w:id="1769" w:author="Author"/>
        </w:trPr>
        <w:tc>
          <w:tcPr>
            <w:tcW w:w="3828" w:type="dxa"/>
            <w:vAlign w:val="center"/>
          </w:tcPr>
          <w:p w14:paraId="5E77A1FE" w14:textId="77777777" w:rsidR="00B52A27" w:rsidRPr="00780888" w:rsidRDefault="00B52A27" w:rsidP="00DA3AC7">
            <w:pPr>
              <w:spacing w:line="360" w:lineRule="auto"/>
              <w:rPr>
                <w:ins w:id="1770" w:author="Author"/>
                <w:rFonts w:eastAsia="Arial"/>
                <w:b/>
                <w:sz w:val="22"/>
                <w:szCs w:val="22"/>
              </w:rPr>
            </w:pPr>
            <w:ins w:id="1771" w:author="Author">
              <w:r w:rsidRPr="00780888">
                <w:rPr>
                  <w:color w:val="000000" w:themeColor="text1"/>
                  <w:sz w:val="22"/>
                  <w:szCs w:val="22"/>
                </w:rPr>
                <w:t>Low temperature in South China</w:t>
              </w:r>
            </w:ins>
          </w:p>
        </w:tc>
        <w:tc>
          <w:tcPr>
            <w:tcW w:w="1275" w:type="dxa"/>
            <w:vAlign w:val="center"/>
          </w:tcPr>
          <w:p w14:paraId="2E8E7906" w14:textId="77777777" w:rsidR="00B52A27" w:rsidRPr="00780888" w:rsidRDefault="00B52A27" w:rsidP="00DA3AC7">
            <w:pPr>
              <w:spacing w:line="360" w:lineRule="auto"/>
              <w:jc w:val="center"/>
              <w:rPr>
                <w:ins w:id="1772" w:author="Author"/>
                <w:rFonts w:eastAsia="Arial"/>
                <w:b/>
                <w:sz w:val="22"/>
                <w:szCs w:val="22"/>
              </w:rPr>
            </w:pPr>
            <w:ins w:id="1773" w:author="Author">
              <w:r w:rsidRPr="00780888">
                <w:rPr>
                  <w:sz w:val="22"/>
                  <w:szCs w:val="22"/>
                </w:rPr>
                <w:t>6</w:t>
              </w:r>
            </w:ins>
          </w:p>
        </w:tc>
        <w:tc>
          <w:tcPr>
            <w:tcW w:w="1276" w:type="dxa"/>
            <w:vAlign w:val="center"/>
          </w:tcPr>
          <w:p w14:paraId="2AC5964D" w14:textId="77777777" w:rsidR="00B52A27" w:rsidRPr="00780888" w:rsidRDefault="00B52A27" w:rsidP="00DA3AC7">
            <w:pPr>
              <w:spacing w:line="360" w:lineRule="auto"/>
              <w:jc w:val="center"/>
              <w:rPr>
                <w:ins w:id="1774" w:author="Author"/>
                <w:rFonts w:eastAsia="Arial"/>
                <w:b/>
                <w:sz w:val="22"/>
                <w:szCs w:val="22"/>
              </w:rPr>
            </w:pPr>
            <w:ins w:id="1775" w:author="Author">
              <w:r w:rsidRPr="00780888">
                <w:rPr>
                  <w:sz w:val="22"/>
                  <w:szCs w:val="22"/>
                </w:rPr>
                <w:t>5</w:t>
              </w:r>
            </w:ins>
          </w:p>
        </w:tc>
        <w:tc>
          <w:tcPr>
            <w:tcW w:w="1134" w:type="dxa"/>
            <w:tcBorders>
              <w:right w:val="nil"/>
            </w:tcBorders>
            <w:vAlign w:val="center"/>
          </w:tcPr>
          <w:p w14:paraId="7923C782" w14:textId="77777777" w:rsidR="00B52A27" w:rsidRPr="00780888" w:rsidRDefault="00B52A27" w:rsidP="00DA3AC7">
            <w:pPr>
              <w:spacing w:line="360" w:lineRule="auto"/>
              <w:jc w:val="center"/>
              <w:rPr>
                <w:ins w:id="1776" w:author="Author"/>
                <w:rFonts w:eastAsia="Arial"/>
                <w:b/>
                <w:sz w:val="22"/>
                <w:szCs w:val="22"/>
              </w:rPr>
            </w:pPr>
            <w:ins w:id="1777" w:author="Author">
              <w:r w:rsidRPr="00780888">
                <w:rPr>
                  <w:sz w:val="22"/>
                  <w:szCs w:val="22"/>
                </w:rPr>
                <w:t>6</w:t>
              </w:r>
            </w:ins>
          </w:p>
        </w:tc>
        <w:tc>
          <w:tcPr>
            <w:tcW w:w="1276" w:type="dxa"/>
            <w:tcBorders>
              <w:top w:val="nil"/>
              <w:left w:val="nil"/>
              <w:bottom w:val="nil"/>
              <w:right w:val="nil"/>
            </w:tcBorders>
            <w:shd w:val="clear" w:color="auto" w:fill="D6E3BC" w:themeFill="accent3" w:themeFillTint="66"/>
            <w:vAlign w:val="center"/>
          </w:tcPr>
          <w:p w14:paraId="6CA9C7A0" w14:textId="77777777" w:rsidR="00B52A27" w:rsidRPr="00780888" w:rsidRDefault="00B52A27" w:rsidP="00DA3AC7">
            <w:pPr>
              <w:spacing w:line="360" w:lineRule="auto"/>
              <w:jc w:val="center"/>
              <w:rPr>
                <w:ins w:id="1778" w:author="Author"/>
                <w:sz w:val="20"/>
                <w:szCs w:val="22"/>
              </w:rPr>
            </w:pPr>
            <w:ins w:id="1779" w:author="Author">
              <w:r w:rsidRPr="00780888">
                <w:rPr>
                  <w:sz w:val="20"/>
                  <w:szCs w:val="22"/>
                </w:rPr>
                <w:t>Low</w:t>
              </w:r>
            </w:ins>
          </w:p>
        </w:tc>
        <w:tc>
          <w:tcPr>
            <w:tcW w:w="1134" w:type="dxa"/>
            <w:tcBorders>
              <w:left w:val="nil"/>
            </w:tcBorders>
            <w:shd w:val="clear" w:color="auto" w:fill="auto"/>
            <w:vAlign w:val="center"/>
          </w:tcPr>
          <w:p w14:paraId="485C39A3" w14:textId="77777777" w:rsidR="00B52A27" w:rsidRPr="00780888" w:rsidRDefault="00B52A27" w:rsidP="00DA3AC7">
            <w:pPr>
              <w:spacing w:line="360" w:lineRule="auto"/>
              <w:jc w:val="center"/>
              <w:rPr>
                <w:ins w:id="1780" w:author="Author"/>
                <w:sz w:val="22"/>
                <w:szCs w:val="22"/>
              </w:rPr>
            </w:pPr>
            <w:ins w:id="1781" w:author="Author">
              <w:r w:rsidRPr="00780888">
                <w:rPr>
                  <w:sz w:val="22"/>
                  <w:szCs w:val="22"/>
                </w:rPr>
                <w:t>5</w:t>
              </w:r>
            </w:ins>
          </w:p>
        </w:tc>
      </w:tr>
      <w:tr w:rsidR="00B52A27" w:rsidRPr="001D763C" w14:paraId="0B97460B" w14:textId="77777777" w:rsidTr="00DA3AC7">
        <w:trPr>
          <w:trHeight w:val="267"/>
          <w:jc w:val="center"/>
          <w:ins w:id="1782" w:author="Author"/>
        </w:trPr>
        <w:tc>
          <w:tcPr>
            <w:tcW w:w="3828" w:type="dxa"/>
            <w:vAlign w:val="center"/>
          </w:tcPr>
          <w:p w14:paraId="703C58C0" w14:textId="77777777" w:rsidR="00B52A27" w:rsidRPr="00780888" w:rsidRDefault="00B52A27" w:rsidP="00DA3AC7">
            <w:pPr>
              <w:spacing w:line="360" w:lineRule="auto"/>
              <w:rPr>
                <w:ins w:id="1783" w:author="Author"/>
                <w:rFonts w:eastAsia="Arial"/>
                <w:b/>
                <w:sz w:val="22"/>
                <w:szCs w:val="22"/>
              </w:rPr>
            </w:pPr>
            <w:ins w:id="1784" w:author="Author">
              <w:r w:rsidRPr="00780888">
                <w:rPr>
                  <w:color w:val="000000" w:themeColor="text1"/>
                  <w:sz w:val="22"/>
                  <w:szCs w:val="22"/>
                </w:rPr>
                <w:t>Rainstorm in Liaoning</w:t>
              </w:r>
            </w:ins>
          </w:p>
        </w:tc>
        <w:tc>
          <w:tcPr>
            <w:tcW w:w="1275" w:type="dxa"/>
            <w:vAlign w:val="center"/>
          </w:tcPr>
          <w:p w14:paraId="5625C080" w14:textId="77777777" w:rsidR="00B52A27" w:rsidRPr="00780888" w:rsidRDefault="00B52A27" w:rsidP="00DA3AC7">
            <w:pPr>
              <w:spacing w:line="360" w:lineRule="auto"/>
              <w:jc w:val="center"/>
              <w:rPr>
                <w:ins w:id="1785" w:author="Author"/>
                <w:rFonts w:eastAsia="Arial"/>
                <w:b/>
                <w:sz w:val="22"/>
                <w:szCs w:val="22"/>
              </w:rPr>
            </w:pPr>
            <w:ins w:id="1786" w:author="Author">
              <w:r w:rsidRPr="00780888">
                <w:rPr>
                  <w:sz w:val="22"/>
                  <w:szCs w:val="22"/>
                </w:rPr>
                <w:t>7</w:t>
              </w:r>
            </w:ins>
          </w:p>
        </w:tc>
        <w:tc>
          <w:tcPr>
            <w:tcW w:w="1276" w:type="dxa"/>
            <w:vAlign w:val="center"/>
          </w:tcPr>
          <w:p w14:paraId="0156C6FF" w14:textId="77777777" w:rsidR="00B52A27" w:rsidRPr="00780888" w:rsidRDefault="00B52A27" w:rsidP="00DA3AC7">
            <w:pPr>
              <w:spacing w:line="360" w:lineRule="auto"/>
              <w:jc w:val="center"/>
              <w:rPr>
                <w:ins w:id="1787" w:author="Author"/>
                <w:rFonts w:eastAsia="Arial"/>
                <w:b/>
                <w:sz w:val="22"/>
                <w:szCs w:val="22"/>
              </w:rPr>
            </w:pPr>
            <w:ins w:id="1788" w:author="Author">
              <w:r w:rsidRPr="00780888">
                <w:rPr>
                  <w:sz w:val="22"/>
                  <w:szCs w:val="22"/>
                </w:rPr>
                <w:t>8</w:t>
              </w:r>
            </w:ins>
          </w:p>
        </w:tc>
        <w:tc>
          <w:tcPr>
            <w:tcW w:w="1134" w:type="dxa"/>
            <w:tcBorders>
              <w:right w:val="nil"/>
            </w:tcBorders>
            <w:vAlign w:val="center"/>
          </w:tcPr>
          <w:p w14:paraId="791CC59A" w14:textId="77777777" w:rsidR="00B52A27" w:rsidRPr="00780888" w:rsidRDefault="00B52A27" w:rsidP="00DA3AC7">
            <w:pPr>
              <w:spacing w:line="360" w:lineRule="auto"/>
              <w:jc w:val="center"/>
              <w:rPr>
                <w:ins w:id="1789" w:author="Author"/>
                <w:rFonts w:eastAsia="Arial"/>
                <w:b/>
                <w:sz w:val="22"/>
                <w:szCs w:val="22"/>
              </w:rPr>
            </w:pPr>
            <w:ins w:id="1790" w:author="Author">
              <w:r w:rsidRPr="00780888">
                <w:rPr>
                  <w:sz w:val="22"/>
                  <w:szCs w:val="22"/>
                </w:rPr>
                <w:t>7</w:t>
              </w:r>
            </w:ins>
          </w:p>
        </w:tc>
        <w:tc>
          <w:tcPr>
            <w:tcW w:w="1276" w:type="dxa"/>
            <w:tcBorders>
              <w:top w:val="nil"/>
              <w:left w:val="nil"/>
              <w:bottom w:val="nil"/>
              <w:right w:val="nil"/>
            </w:tcBorders>
            <w:shd w:val="clear" w:color="auto" w:fill="C2D69B" w:themeFill="accent3" w:themeFillTint="99"/>
            <w:vAlign w:val="center"/>
          </w:tcPr>
          <w:p w14:paraId="5FD5A226" w14:textId="77777777" w:rsidR="00B52A27" w:rsidRPr="00780888" w:rsidRDefault="00B52A27" w:rsidP="00DA3AC7">
            <w:pPr>
              <w:spacing w:line="360" w:lineRule="auto"/>
              <w:jc w:val="center"/>
              <w:rPr>
                <w:ins w:id="1791" w:author="Author"/>
                <w:sz w:val="20"/>
                <w:szCs w:val="22"/>
              </w:rPr>
            </w:pPr>
            <w:ins w:id="1792" w:author="Author">
              <w:r w:rsidRPr="00780888">
                <w:rPr>
                  <w:sz w:val="20"/>
                  <w:szCs w:val="22"/>
                </w:rPr>
                <w:t>Lower</w:t>
              </w:r>
            </w:ins>
          </w:p>
        </w:tc>
        <w:tc>
          <w:tcPr>
            <w:tcW w:w="1134" w:type="dxa"/>
            <w:tcBorders>
              <w:left w:val="nil"/>
            </w:tcBorders>
            <w:shd w:val="clear" w:color="auto" w:fill="auto"/>
            <w:vAlign w:val="center"/>
          </w:tcPr>
          <w:p w14:paraId="21BA8544" w14:textId="77777777" w:rsidR="00B52A27" w:rsidRPr="00780888" w:rsidRDefault="00B52A27" w:rsidP="00DA3AC7">
            <w:pPr>
              <w:spacing w:line="360" w:lineRule="auto"/>
              <w:jc w:val="center"/>
              <w:rPr>
                <w:ins w:id="1793" w:author="Author"/>
                <w:sz w:val="22"/>
                <w:szCs w:val="22"/>
              </w:rPr>
            </w:pPr>
            <w:ins w:id="1794" w:author="Author">
              <w:r w:rsidRPr="00780888">
                <w:rPr>
                  <w:sz w:val="22"/>
                  <w:szCs w:val="22"/>
                </w:rPr>
                <w:t>6</w:t>
              </w:r>
            </w:ins>
          </w:p>
        </w:tc>
      </w:tr>
      <w:tr w:rsidR="00B52A27" w:rsidRPr="001D763C" w14:paraId="6487B7E0" w14:textId="77777777" w:rsidTr="00DA3AC7">
        <w:trPr>
          <w:trHeight w:val="98"/>
          <w:jc w:val="center"/>
          <w:ins w:id="1795" w:author="Author"/>
        </w:trPr>
        <w:tc>
          <w:tcPr>
            <w:tcW w:w="3828" w:type="dxa"/>
          </w:tcPr>
          <w:p w14:paraId="4566BA49" w14:textId="77777777" w:rsidR="00B52A27" w:rsidRPr="00780888" w:rsidRDefault="00B52A27" w:rsidP="00DA3AC7">
            <w:pPr>
              <w:spacing w:line="360" w:lineRule="auto"/>
              <w:rPr>
                <w:ins w:id="1796" w:author="Author"/>
                <w:rFonts w:eastAsia="Arial"/>
                <w:b/>
                <w:sz w:val="22"/>
                <w:szCs w:val="22"/>
              </w:rPr>
            </w:pPr>
            <w:ins w:id="1797" w:author="Author">
              <w:r w:rsidRPr="00780888">
                <w:rPr>
                  <w:color w:val="000000" w:themeColor="text1"/>
                  <w:sz w:val="22"/>
                  <w:szCs w:val="22"/>
                </w:rPr>
                <w:t>Typhoon Chaba</w:t>
              </w:r>
            </w:ins>
          </w:p>
        </w:tc>
        <w:tc>
          <w:tcPr>
            <w:tcW w:w="1275" w:type="dxa"/>
            <w:vAlign w:val="center"/>
          </w:tcPr>
          <w:p w14:paraId="11055565" w14:textId="77777777" w:rsidR="00B52A27" w:rsidRPr="00780888" w:rsidRDefault="00B52A27" w:rsidP="00DA3AC7">
            <w:pPr>
              <w:spacing w:line="360" w:lineRule="auto"/>
              <w:jc w:val="center"/>
              <w:rPr>
                <w:ins w:id="1798" w:author="Author"/>
                <w:rFonts w:eastAsia="Arial"/>
                <w:b/>
                <w:sz w:val="22"/>
                <w:szCs w:val="22"/>
              </w:rPr>
            </w:pPr>
            <w:ins w:id="1799" w:author="Author">
              <w:r w:rsidRPr="00780888">
                <w:rPr>
                  <w:sz w:val="22"/>
                  <w:szCs w:val="22"/>
                </w:rPr>
                <w:t>8</w:t>
              </w:r>
            </w:ins>
          </w:p>
        </w:tc>
        <w:tc>
          <w:tcPr>
            <w:tcW w:w="1276" w:type="dxa"/>
            <w:vAlign w:val="center"/>
          </w:tcPr>
          <w:p w14:paraId="14A9B320" w14:textId="77777777" w:rsidR="00B52A27" w:rsidRPr="00780888" w:rsidRDefault="00B52A27" w:rsidP="00DA3AC7">
            <w:pPr>
              <w:spacing w:line="360" w:lineRule="auto"/>
              <w:jc w:val="center"/>
              <w:rPr>
                <w:ins w:id="1800" w:author="Author"/>
                <w:rFonts w:eastAsia="Arial"/>
                <w:b/>
                <w:sz w:val="22"/>
                <w:szCs w:val="22"/>
              </w:rPr>
            </w:pPr>
            <w:ins w:id="1801" w:author="Author">
              <w:r w:rsidRPr="00780888">
                <w:rPr>
                  <w:sz w:val="22"/>
                  <w:szCs w:val="22"/>
                </w:rPr>
                <w:t>6</w:t>
              </w:r>
            </w:ins>
          </w:p>
        </w:tc>
        <w:tc>
          <w:tcPr>
            <w:tcW w:w="1134" w:type="dxa"/>
            <w:tcBorders>
              <w:right w:val="nil"/>
            </w:tcBorders>
            <w:vAlign w:val="center"/>
          </w:tcPr>
          <w:p w14:paraId="4D498547" w14:textId="77777777" w:rsidR="00B52A27" w:rsidRPr="00780888" w:rsidRDefault="00B52A27" w:rsidP="00DA3AC7">
            <w:pPr>
              <w:spacing w:line="360" w:lineRule="auto"/>
              <w:jc w:val="center"/>
              <w:rPr>
                <w:ins w:id="1802" w:author="Author"/>
                <w:rFonts w:eastAsia="Arial"/>
                <w:b/>
                <w:sz w:val="22"/>
                <w:szCs w:val="22"/>
              </w:rPr>
            </w:pPr>
            <w:ins w:id="1803" w:author="Author">
              <w:r w:rsidRPr="00780888">
                <w:rPr>
                  <w:sz w:val="22"/>
                  <w:szCs w:val="22"/>
                </w:rPr>
                <w:t>5</w:t>
              </w:r>
            </w:ins>
          </w:p>
        </w:tc>
        <w:tc>
          <w:tcPr>
            <w:tcW w:w="1276" w:type="dxa"/>
            <w:tcBorders>
              <w:top w:val="nil"/>
              <w:left w:val="nil"/>
              <w:bottom w:val="nil"/>
              <w:right w:val="nil"/>
            </w:tcBorders>
            <w:shd w:val="clear" w:color="auto" w:fill="C2D69B" w:themeFill="accent3" w:themeFillTint="99"/>
            <w:vAlign w:val="center"/>
          </w:tcPr>
          <w:p w14:paraId="188AC68B" w14:textId="77777777" w:rsidR="00B52A27" w:rsidRPr="00780888" w:rsidRDefault="00B52A27" w:rsidP="00DA3AC7">
            <w:pPr>
              <w:spacing w:line="360" w:lineRule="auto"/>
              <w:jc w:val="center"/>
              <w:rPr>
                <w:ins w:id="1804" w:author="Author"/>
                <w:sz w:val="20"/>
                <w:szCs w:val="22"/>
              </w:rPr>
            </w:pPr>
            <w:ins w:id="1805" w:author="Author">
              <w:r w:rsidRPr="00780888">
                <w:rPr>
                  <w:sz w:val="20"/>
                  <w:szCs w:val="22"/>
                </w:rPr>
                <w:t>Lower</w:t>
              </w:r>
            </w:ins>
          </w:p>
        </w:tc>
        <w:tc>
          <w:tcPr>
            <w:tcW w:w="1134" w:type="dxa"/>
            <w:tcBorders>
              <w:left w:val="nil"/>
            </w:tcBorders>
            <w:shd w:val="clear" w:color="auto" w:fill="auto"/>
            <w:vAlign w:val="center"/>
          </w:tcPr>
          <w:p w14:paraId="1EEF7C7E" w14:textId="77777777" w:rsidR="00B52A27" w:rsidRPr="00780888" w:rsidRDefault="00B52A27" w:rsidP="00DA3AC7">
            <w:pPr>
              <w:spacing w:line="360" w:lineRule="auto"/>
              <w:jc w:val="center"/>
              <w:rPr>
                <w:ins w:id="1806" w:author="Author"/>
                <w:sz w:val="22"/>
                <w:szCs w:val="22"/>
              </w:rPr>
            </w:pPr>
            <w:ins w:id="1807" w:author="Author">
              <w:r w:rsidRPr="00780888">
                <w:rPr>
                  <w:sz w:val="22"/>
                  <w:szCs w:val="22"/>
                </w:rPr>
                <w:t>7</w:t>
              </w:r>
            </w:ins>
          </w:p>
        </w:tc>
      </w:tr>
      <w:tr w:rsidR="00B52A27" w:rsidRPr="001D763C" w14:paraId="6051266E" w14:textId="77777777" w:rsidTr="00DA3AC7">
        <w:trPr>
          <w:trHeight w:val="267"/>
          <w:jc w:val="center"/>
          <w:ins w:id="1808" w:author="Author"/>
        </w:trPr>
        <w:tc>
          <w:tcPr>
            <w:tcW w:w="3828" w:type="dxa"/>
          </w:tcPr>
          <w:p w14:paraId="45A5FEDE" w14:textId="77777777" w:rsidR="00B52A27" w:rsidRPr="00780888" w:rsidRDefault="00B52A27" w:rsidP="00DA3AC7">
            <w:pPr>
              <w:spacing w:line="360" w:lineRule="auto"/>
              <w:rPr>
                <w:ins w:id="1809" w:author="Author"/>
                <w:color w:val="000000" w:themeColor="text1"/>
                <w:sz w:val="22"/>
                <w:szCs w:val="22"/>
              </w:rPr>
            </w:pPr>
            <w:ins w:id="1810" w:author="Author">
              <w:r w:rsidRPr="00780888">
                <w:rPr>
                  <w:color w:val="000000" w:themeColor="text1"/>
                  <w:sz w:val="22"/>
                  <w:szCs w:val="22"/>
                </w:rPr>
                <w:t>Rainstorm in Sichuan</w:t>
              </w:r>
            </w:ins>
          </w:p>
        </w:tc>
        <w:tc>
          <w:tcPr>
            <w:tcW w:w="1275" w:type="dxa"/>
            <w:vAlign w:val="center"/>
          </w:tcPr>
          <w:p w14:paraId="0C2F531C" w14:textId="77777777" w:rsidR="00B52A27" w:rsidRPr="00780888" w:rsidRDefault="00B52A27" w:rsidP="00DA3AC7">
            <w:pPr>
              <w:spacing w:line="360" w:lineRule="auto"/>
              <w:jc w:val="center"/>
              <w:rPr>
                <w:ins w:id="1811" w:author="Author"/>
                <w:sz w:val="22"/>
                <w:szCs w:val="22"/>
              </w:rPr>
            </w:pPr>
            <w:ins w:id="1812" w:author="Author">
              <w:r w:rsidRPr="00780888">
                <w:rPr>
                  <w:sz w:val="22"/>
                  <w:szCs w:val="22"/>
                </w:rPr>
                <w:t>5</w:t>
              </w:r>
            </w:ins>
          </w:p>
        </w:tc>
        <w:tc>
          <w:tcPr>
            <w:tcW w:w="1276" w:type="dxa"/>
            <w:vAlign w:val="center"/>
          </w:tcPr>
          <w:p w14:paraId="0E93FF17" w14:textId="77777777" w:rsidR="00B52A27" w:rsidRPr="00780888" w:rsidRDefault="00B52A27" w:rsidP="00DA3AC7">
            <w:pPr>
              <w:spacing w:line="360" w:lineRule="auto"/>
              <w:jc w:val="center"/>
              <w:rPr>
                <w:ins w:id="1813" w:author="Author"/>
                <w:sz w:val="22"/>
                <w:szCs w:val="22"/>
              </w:rPr>
            </w:pPr>
            <w:ins w:id="1814" w:author="Author">
              <w:r w:rsidRPr="00780888">
                <w:rPr>
                  <w:sz w:val="22"/>
                  <w:szCs w:val="22"/>
                </w:rPr>
                <w:t>7</w:t>
              </w:r>
            </w:ins>
          </w:p>
        </w:tc>
        <w:tc>
          <w:tcPr>
            <w:tcW w:w="1134" w:type="dxa"/>
            <w:tcBorders>
              <w:right w:val="nil"/>
            </w:tcBorders>
            <w:vAlign w:val="center"/>
          </w:tcPr>
          <w:p w14:paraId="5EADC562" w14:textId="77777777" w:rsidR="00B52A27" w:rsidRPr="00780888" w:rsidRDefault="00B52A27" w:rsidP="00DA3AC7">
            <w:pPr>
              <w:spacing w:line="360" w:lineRule="auto"/>
              <w:jc w:val="center"/>
              <w:rPr>
                <w:ins w:id="1815" w:author="Author"/>
                <w:sz w:val="22"/>
                <w:szCs w:val="22"/>
              </w:rPr>
            </w:pPr>
            <w:ins w:id="1816" w:author="Author">
              <w:r w:rsidRPr="00780888">
                <w:rPr>
                  <w:sz w:val="22"/>
                  <w:szCs w:val="22"/>
                </w:rPr>
                <w:t>8</w:t>
              </w:r>
            </w:ins>
          </w:p>
        </w:tc>
        <w:tc>
          <w:tcPr>
            <w:tcW w:w="1276" w:type="dxa"/>
            <w:tcBorders>
              <w:top w:val="nil"/>
              <w:left w:val="nil"/>
              <w:bottom w:val="single" w:sz="4" w:space="0" w:color="auto"/>
              <w:right w:val="nil"/>
            </w:tcBorders>
            <w:shd w:val="clear" w:color="auto" w:fill="A6BE73"/>
            <w:vAlign w:val="center"/>
          </w:tcPr>
          <w:p w14:paraId="4B7A2B00" w14:textId="77777777" w:rsidR="00B52A27" w:rsidRPr="00780888" w:rsidRDefault="00B52A27" w:rsidP="00DA3AC7">
            <w:pPr>
              <w:spacing w:line="360" w:lineRule="auto"/>
              <w:jc w:val="center"/>
              <w:rPr>
                <w:ins w:id="1817" w:author="Author"/>
                <w:sz w:val="20"/>
                <w:szCs w:val="22"/>
              </w:rPr>
            </w:pPr>
            <w:ins w:id="1818" w:author="Author">
              <w:r w:rsidRPr="00780888">
                <w:rPr>
                  <w:sz w:val="20"/>
                  <w:szCs w:val="22"/>
                </w:rPr>
                <w:t>Very low</w:t>
              </w:r>
            </w:ins>
          </w:p>
        </w:tc>
        <w:tc>
          <w:tcPr>
            <w:tcW w:w="1134" w:type="dxa"/>
            <w:tcBorders>
              <w:left w:val="nil"/>
            </w:tcBorders>
            <w:shd w:val="clear" w:color="auto" w:fill="auto"/>
            <w:vAlign w:val="center"/>
          </w:tcPr>
          <w:p w14:paraId="28D07625" w14:textId="77777777" w:rsidR="00B52A27" w:rsidRPr="00780888" w:rsidRDefault="00B52A27" w:rsidP="00DA3AC7">
            <w:pPr>
              <w:spacing w:line="360" w:lineRule="auto"/>
              <w:jc w:val="center"/>
              <w:rPr>
                <w:ins w:id="1819" w:author="Author"/>
                <w:sz w:val="22"/>
                <w:szCs w:val="22"/>
              </w:rPr>
            </w:pPr>
            <w:ins w:id="1820" w:author="Author">
              <w:r w:rsidRPr="00780888">
                <w:rPr>
                  <w:sz w:val="22"/>
                  <w:szCs w:val="22"/>
                </w:rPr>
                <w:t>8</w:t>
              </w:r>
            </w:ins>
          </w:p>
        </w:tc>
      </w:tr>
    </w:tbl>
    <w:p w14:paraId="1B87C69C" w14:textId="3297D043" w:rsidR="00B52A27" w:rsidRDefault="00B52A27">
      <w:pPr>
        <w:pBdr>
          <w:top w:val="nil"/>
          <w:left w:val="nil"/>
          <w:bottom w:val="nil"/>
          <w:right w:val="nil"/>
          <w:between w:val="nil"/>
        </w:pBdr>
        <w:spacing w:line="480" w:lineRule="auto"/>
        <w:jc w:val="center"/>
        <w:rPr>
          <w:ins w:id="1821" w:author="Author"/>
          <w:rFonts w:eastAsia="Arial"/>
          <w:b/>
        </w:rPr>
      </w:pPr>
      <w:ins w:id="1822" w:author="Author">
        <w:r>
          <w:rPr>
            <w:rFonts w:eastAsia="Arial"/>
            <w:b/>
          </w:rPr>
          <w:t xml:space="preserve">Table </w:t>
        </w:r>
        <w:r w:rsidR="00FA7DC7">
          <w:rPr>
            <w:rFonts w:eastAsia="Arial"/>
            <w:b/>
          </w:rPr>
          <w:t>4</w:t>
        </w:r>
        <w:del w:id="1823" w:author="Author">
          <w:r w:rsidDel="00FA7DC7">
            <w:rPr>
              <w:rFonts w:eastAsia="Arial"/>
              <w:b/>
            </w:rPr>
            <w:delText>6</w:delText>
          </w:r>
        </w:del>
        <w:r>
          <w:rPr>
            <w:rFonts w:eastAsia="Arial"/>
            <w:b/>
          </w:rPr>
          <w:t>. C</w:t>
        </w:r>
        <w:r w:rsidRPr="00B22A06">
          <w:rPr>
            <w:rFonts w:eastAsia="Arial"/>
            <w:b/>
          </w:rPr>
          <w:t>ompar</w:t>
        </w:r>
        <w:r>
          <w:rPr>
            <w:rFonts w:eastAsia="Arial"/>
            <w:b/>
          </w:rPr>
          <w:t>ison</w:t>
        </w:r>
        <w:r w:rsidRPr="00B22A06">
          <w:rPr>
            <w:rFonts w:eastAsia="Arial"/>
            <w:b/>
          </w:rPr>
          <w:t xml:space="preserve"> </w:t>
        </w:r>
        <w:r>
          <w:rPr>
            <w:rFonts w:eastAsia="Arial"/>
            <w:b/>
          </w:rPr>
          <w:t xml:space="preserve">with </w:t>
        </w:r>
        <w:r w:rsidRPr="00B22A06">
          <w:rPr>
            <w:rFonts w:eastAsia="Arial"/>
            <w:b/>
          </w:rPr>
          <w:t>matrix grading risk ranking.</w:t>
        </w:r>
      </w:ins>
    </w:p>
    <w:p w14:paraId="4170FAEA" w14:textId="2656A95E" w:rsidR="00D912E9" w:rsidDel="00B52A27" w:rsidRDefault="00D912E9" w:rsidP="00F144D9">
      <w:pPr>
        <w:pBdr>
          <w:top w:val="nil"/>
          <w:left w:val="nil"/>
          <w:bottom w:val="nil"/>
          <w:right w:val="nil"/>
          <w:between w:val="nil"/>
        </w:pBdr>
        <w:spacing w:line="480" w:lineRule="auto"/>
        <w:rPr>
          <w:del w:id="1824" w:author="Author"/>
          <w:rFonts w:eastAsia="Arial"/>
          <w:b/>
        </w:rPr>
      </w:pPr>
    </w:p>
    <w:p w14:paraId="1CBE7CAF" w14:textId="4321265C" w:rsidR="00D912E9" w:rsidRDefault="00D912E9" w:rsidP="00EC1B82">
      <w:pPr>
        <w:keepNext/>
        <w:pBdr>
          <w:top w:val="nil"/>
          <w:left w:val="nil"/>
          <w:bottom w:val="nil"/>
          <w:right w:val="nil"/>
          <w:between w:val="nil"/>
        </w:pBdr>
        <w:spacing w:line="480" w:lineRule="auto"/>
        <w:rPr>
          <w:color w:val="000000"/>
        </w:rPr>
      </w:pPr>
      <w:r>
        <w:rPr>
          <w:b/>
        </w:rPr>
        <w:t>4.</w:t>
      </w:r>
      <w:r w:rsidRPr="00B22A06">
        <w:rPr>
          <w:b/>
          <w:color w:val="000000"/>
        </w:rPr>
        <w:t xml:space="preserve">2. </w:t>
      </w:r>
      <w:r>
        <w:rPr>
          <w:b/>
          <w:color w:val="000000"/>
        </w:rPr>
        <w:t>Evaluation of the sentiment analysis method</w:t>
      </w:r>
    </w:p>
    <w:p w14:paraId="7E1A9C98" w14:textId="1856AA59" w:rsidR="007E25C3" w:rsidDel="00D639C1" w:rsidRDefault="007E25C3">
      <w:pPr>
        <w:spacing w:line="480" w:lineRule="auto"/>
        <w:rPr>
          <w:del w:id="1825" w:author="Author"/>
        </w:rPr>
      </w:pPr>
      <w:r>
        <w:rPr>
          <w:color w:val="000000"/>
        </w:rPr>
        <w:t>As discussed, w</w:t>
      </w:r>
      <w:r w:rsidR="00D912E9">
        <w:rPr>
          <w:color w:val="000000"/>
        </w:rPr>
        <w:t xml:space="preserve">e use </w:t>
      </w:r>
      <w:proofErr w:type="spellStart"/>
      <w:r w:rsidR="00D912E9">
        <w:rPr>
          <w:color w:val="000000"/>
        </w:rPr>
        <w:t>RoBERTa</w:t>
      </w:r>
      <w:proofErr w:type="spellEnd"/>
      <w:r w:rsidR="00D912E9">
        <w:rPr>
          <w:color w:val="000000"/>
        </w:rPr>
        <w:t xml:space="preserve"> to compute the two-dimension sentiment for each post in our model. Several deep learning language models (LM) are chosen as the </w:t>
      </w:r>
      <w:r w:rsidR="008803DF">
        <w:rPr>
          <w:color w:val="000000"/>
        </w:rPr>
        <w:t>benchmark</w:t>
      </w:r>
      <w:r w:rsidR="00D912E9">
        <w:rPr>
          <w:color w:val="000000"/>
        </w:rPr>
        <w:t>s for comparison</w:t>
      </w:r>
      <w:ins w:id="1826" w:author="Author">
        <w:r w:rsidR="00D639C1">
          <w:rPr>
            <w:color w:val="000000"/>
          </w:rPr>
          <w:t xml:space="preserve">, including </w:t>
        </w:r>
        <w:proofErr w:type="spellStart"/>
        <w:r w:rsidR="00D639C1">
          <w:rPr>
            <w:color w:val="000000"/>
          </w:rPr>
          <w:t>TextCNN</w:t>
        </w:r>
        <w:proofErr w:type="spellEnd"/>
        <w:r w:rsidR="00D639C1">
          <w:rPr>
            <w:color w:val="000000"/>
          </w:rPr>
          <w:t xml:space="preserve">, </w:t>
        </w:r>
        <w:proofErr w:type="spellStart"/>
        <w:r w:rsidR="00D639C1">
          <w:rPr>
            <w:color w:val="000000"/>
          </w:rPr>
          <w:t>TextRCNN</w:t>
        </w:r>
        <w:proofErr w:type="spellEnd"/>
        <w:r w:rsidR="00D639C1">
          <w:rPr>
            <w:color w:val="000000"/>
          </w:rPr>
          <w:t xml:space="preserve">, </w:t>
        </w:r>
        <w:proofErr w:type="spellStart"/>
        <w:r w:rsidR="00D639C1" w:rsidRPr="00D060CB">
          <w:t>TextRNNAtt</w:t>
        </w:r>
        <w:proofErr w:type="spellEnd"/>
        <w:r w:rsidR="00D639C1" w:rsidRPr="004F617C">
          <w:t xml:space="preserve"> (</w:t>
        </w:r>
        <w:proofErr w:type="spellStart"/>
        <w:r w:rsidR="00D639C1" w:rsidRPr="004F617C">
          <w:t>TextRNN</w:t>
        </w:r>
        <w:proofErr w:type="spellEnd"/>
        <w:r w:rsidR="00D639C1" w:rsidRPr="004F617C">
          <w:t xml:space="preserve"> with attention)</w:t>
        </w:r>
        <w:r w:rsidR="00D639C1">
          <w:t>,</w:t>
        </w:r>
        <w:r w:rsidR="00D639C1" w:rsidRPr="004F617C">
          <w:t xml:space="preserve"> </w:t>
        </w:r>
        <w:r w:rsidR="00D639C1">
          <w:t xml:space="preserve">and </w:t>
        </w:r>
        <w:r w:rsidR="00D639C1">
          <w:lastRenderedPageBreak/>
          <w:t>DPCNN</w:t>
        </w:r>
        <w:r w:rsidR="00D639C1">
          <w:rPr>
            <w:color w:val="000000"/>
          </w:rPr>
          <w:t xml:space="preserve">. </w:t>
        </w:r>
      </w:ins>
      <w:del w:id="1827" w:author="Author">
        <w:r w:rsidR="00D912E9" w:rsidDel="00D639C1">
          <w:rPr>
            <w:color w:val="000000"/>
          </w:rPr>
          <w:delText xml:space="preserve">. The first one is </w:delText>
        </w:r>
        <w:r w:rsidR="00D912E9" w:rsidRPr="00D060CB" w:rsidDel="00D639C1">
          <w:delText>TextCNN</w:delText>
        </w:r>
        <w:r w:rsidR="00D912E9" w:rsidDel="00D639C1">
          <w:delText>,</w:delText>
        </w:r>
        <w:r w:rsidR="00D912E9" w:rsidRPr="004F617C" w:rsidDel="00D639C1">
          <w:delText xml:space="preserve"> a convolutional neural network (CNN) for text classification. It consists of an embedding layer, a CNN layer, and a softmax layer. The embed layer translates each word of an input sentence into a </w:delText>
        </w:r>
        <w:r w:rsidR="00D912E9" w:rsidDel="00D639C1">
          <w:delText xml:space="preserve">continuous embedding </w:delText>
        </w:r>
        <w:r w:rsidR="00D912E9" w:rsidRPr="004F617C" w:rsidDel="00D639C1">
          <w:delText>vector, and the CNN layer conducts convolution operation</w:delText>
        </w:r>
        <w:r w:rsidR="00D912E9" w:rsidDel="00D639C1">
          <w:delText>s</w:delText>
        </w:r>
        <w:r w:rsidR="00D912E9" w:rsidRPr="004F617C" w:rsidDel="00D639C1">
          <w:delText xml:space="preserve"> with max-pooling</w:delText>
        </w:r>
        <w:r w:rsidR="00D912E9" w:rsidDel="00D639C1">
          <w:delText xml:space="preserve"> </w:delText>
        </w:r>
        <w:r w:rsidR="00D912E9" w:rsidDel="00D639C1">
          <w:fldChar w:fldCharType="begin"/>
        </w:r>
        <w:r w:rsidR="00D912E9" w:rsidDel="00D639C1">
          <w:delInstrText xml:space="preserve"> ADDIN EN.CITE &lt;EndNote&gt;&lt;Cite&gt;&lt;Author&gt;Gong&lt;/Author&gt;&lt;Year&gt;2018&lt;/Year&gt;&lt;RecNum&gt;83&lt;/RecNum&gt;&lt;DisplayText&gt;(Gong &amp;amp; Ji, 2018)&lt;/DisplayText&gt;&lt;record&gt;&lt;rec-number&gt;83&lt;/rec-number&gt;&lt;foreign-keys&gt;&lt;key app="EN" db-id="2t0w2ffe2ewzsaea5w2pds9esv595e59s5at" timestamp="1677093834" guid="e5c108e6-e9a2-4fa5-8671-2f8ed6945b29"&gt;83&lt;/key&gt;&lt;/foreign-keys&gt;&lt;ref-type name="Journal Article"&gt;17&lt;/ref-type&gt;&lt;contributors&gt;&lt;authors&gt;&lt;author&gt;Gong, Linyuan&lt;/author&gt;&lt;author&gt;Ji, Ruyi&lt;/author&gt;&lt;/authors&gt;&lt;/contributors&gt;&lt;titles&gt;&lt;title&gt;What does a TextCNN learn?&lt;/title&gt;&lt;secondary-title&gt;arXiv preprint arXiv:1801.06287&lt;/secondary-title&gt;&lt;/titles&gt;&lt;periodical&gt;&lt;full-title&gt;arXiv preprint arXiv:1801.06287&lt;/full-title&gt;&lt;/periodical&gt;&lt;dates&gt;&lt;year&gt;2018&lt;/year&gt;&lt;/dates&gt;&lt;urls&gt;&lt;/urls&gt;&lt;/record&gt;&lt;/Cite&gt;&lt;/EndNote&gt;</w:delInstrText>
        </w:r>
        <w:r w:rsidR="00D912E9" w:rsidDel="00D639C1">
          <w:fldChar w:fldCharType="separate"/>
        </w:r>
        <w:r w:rsidR="00D912E9" w:rsidDel="00D639C1">
          <w:rPr>
            <w:noProof/>
          </w:rPr>
          <w:delText>(Gong &amp; Ji, 2018)</w:delText>
        </w:r>
        <w:r w:rsidR="00D912E9" w:rsidDel="00D639C1">
          <w:fldChar w:fldCharType="end"/>
        </w:r>
        <w:r w:rsidR="00D912E9" w:rsidRPr="00A5711F" w:rsidDel="00D639C1">
          <w:delText>.</w:delText>
        </w:r>
        <w:r w:rsidR="00D912E9" w:rsidRPr="004F617C" w:rsidDel="00D639C1">
          <w:delText xml:space="preserve"> </w:delText>
        </w:r>
        <w:r w:rsidR="00D912E9" w:rsidDel="00D639C1">
          <w:delText xml:space="preserve">The </w:delText>
        </w:r>
        <w:r w:rsidR="00D912E9" w:rsidRPr="004F617C" w:rsidDel="00D639C1">
          <w:delText xml:space="preserve">softmax layer </w:delText>
        </w:r>
        <w:r w:rsidR="00D912E9" w:rsidDel="00D639C1">
          <w:delText xml:space="preserve">then </w:delText>
        </w:r>
        <w:r w:rsidR="00D912E9" w:rsidRPr="004F617C" w:rsidDel="00D639C1">
          <w:delText xml:space="preserve">calculates the output as the probability distribution over </w:delText>
        </w:r>
        <w:r w:rsidR="00D912E9" w:rsidRPr="00946F7D" w:rsidDel="00D639C1">
          <w:delText>labels</w:delText>
        </w:r>
        <w:r w:rsidR="00D912E9" w:rsidDel="00D639C1">
          <w:delText xml:space="preserve"> </w:delText>
        </w:r>
        <w:r w:rsidR="00D912E9" w:rsidDel="00D639C1">
          <w:fldChar w:fldCharType="begin"/>
        </w:r>
        <w:r w:rsidR="00D912E9" w:rsidDel="00D639C1">
          <w:delInstrText xml:space="preserve"> ADDIN EN.CITE &lt;EndNote&gt;&lt;Cite&gt;&lt;Author&gt;Kim&lt;/Author&gt;&lt;Year&gt;2014&lt;/Year&gt;&lt;RecNum&gt;90&lt;/RecNum&gt;&lt;DisplayText&gt;(Kim, 2014)&lt;/DisplayText&gt;&lt;record&gt;&lt;rec-number&gt;90&lt;/rec-number&gt;&lt;foreign-keys&gt;&lt;key app="EN" db-id="2t0w2ffe2ewzsaea5w2pds9esv595e59s5at" timestamp="1677094343" guid="71a10a95-0130-4492-bcdf-9510545ff78f"&gt;90&lt;/key&gt;&lt;/foreign-keys&gt;&lt;ref-type name="Conference Proceedings"&gt;10&lt;/ref-type&gt;&lt;contributors&gt;&lt;authors&gt;&lt;author&gt;Kim, Yoon&lt;/author&gt;&lt;/authors&gt;&lt;/contributors&gt;&lt;titles&gt;&lt;title&gt;Convolutional Neural Networks for Sentence Classification&lt;/title&gt;&lt;secondary-title&gt;Proceedings of the 2014 Conference on Empirical Methods in Natural Language Processing (EMNLP)&lt;/secondary-title&gt;&lt;/titles&gt;&lt;pages&gt;1746-1751&lt;/pages&gt;&lt;dates&gt;&lt;year&gt;2014&lt;/year&gt;&lt;/dates&gt;&lt;urls&gt;&lt;/urls&gt;&lt;electronic-resource-num&gt;https://doi.org/10.3115/v1/D14-1181&lt;/electronic-resource-num&gt;&lt;/record&gt;&lt;/Cite&gt;&lt;/EndNote&gt;</w:delInstrText>
        </w:r>
        <w:r w:rsidR="00D912E9" w:rsidDel="00D639C1">
          <w:fldChar w:fldCharType="separate"/>
        </w:r>
        <w:r w:rsidR="00D912E9" w:rsidDel="00D639C1">
          <w:rPr>
            <w:noProof/>
          </w:rPr>
          <w:delText>(Kim, 2014)</w:delText>
        </w:r>
        <w:r w:rsidR="00D912E9" w:rsidDel="00D639C1">
          <w:fldChar w:fldCharType="end"/>
        </w:r>
        <w:r w:rsidR="00D912E9" w:rsidRPr="00946F7D" w:rsidDel="00D639C1">
          <w:delText>.</w:delText>
        </w:r>
        <w:r w:rsidR="00D912E9" w:rsidDel="00D639C1">
          <w:delText xml:space="preserve"> Compared with traditional machine learning methods such as support vector machine (SVM), </w:delText>
        </w:r>
        <w:r w:rsidR="00D912E9" w:rsidRPr="004F617C" w:rsidDel="00D639C1">
          <w:delText xml:space="preserve">TextCNN </w:delText>
        </w:r>
        <w:r w:rsidR="00D912E9" w:rsidDel="00D639C1">
          <w:delText>achieves state-of-the-art performance</w:delText>
        </w:r>
        <w:r w:rsidR="00D912E9" w:rsidRPr="004F617C" w:rsidDel="00D639C1">
          <w:delText xml:space="preserve"> in</w:delText>
        </w:r>
        <w:r w:rsidR="00D912E9" w:rsidDel="00D639C1">
          <w:delText xml:space="preserve"> the </w:delText>
        </w:r>
        <w:r w:rsidR="00D912E9" w:rsidRPr="004F617C" w:rsidDel="00D639C1">
          <w:delText>sentiment</w:delText>
        </w:r>
        <w:r w:rsidR="00D912E9" w:rsidDel="00D639C1">
          <w:delText xml:space="preserve"> classification task. </w:delText>
        </w:r>
      </w:del>
    </w:p>
    <w:p w14:paraId="305875CD" w14:textId="19F1BDE5" w:rsidR="00CA4CB4" w:rsidDel="00D639C1" w:rsidRDefault="00CA4CB4">
      <w:pPr>
        <w:spacing w:line="480" w:lineRule="auto"/>
        <w:rPr>
          <w:del w:id="1828" w:author="Author"/>
        </w:rPr>
      </w:pPr>
    </w:p>
    <w:p w14:paraId="68927185" w14:textId="52BDF0E3" w:rsidR="007E25C3" w:rsidDel="00D639C1" w:rsidRDefault="007E25C3">
      <w:pPr>
        <w:spacing w:line="480" w:lineRule="auto"/>
        <w:rPr>
          <w:del w:id="1829" w:author="Author"/>
        </w:rPr>
      </w:pPr>
      <w:del w:id="1830" w:author="Author">
        <w:r w:rsidDel="00D639C1">
          <w:delText xml:space="preserve">The second </w:delText>
        </w:r>
        <w:r w:rsidR="008803DF" w:rsidDel="00D639C1">
          <w:delText>benchmark</w:delText>
        </w:r>
        <w:r w:rsidDel="00D639C1">
          <w:delText xml:space="preserve"> is </w:delText>
        </w:r>
        <w:r w:rsidR="00D912E9" w:rsidRPr="00D060CB" w:rsidDel="00D639C1">
          <w:delText>TextRCNN</w:delText>
        </w:r>
        <w:r w:rsidDel="00D639C1">
          <w:delText>,</w:delText>
        </w:r>
        <w:r w:rsidR="00D912E9" w:rsidRPr="004F617C" w:rsidDel="00D639C1">
          <w:delText xml:space="preserve"> a variant of TextCNN which combines a bi-directional recurrent </w:delText>
        </w:r>
        <w:r w:rsidR="00DD5692" w:rsidDel="00D639C1">
          <w:delText>neural network</w:delText>
        </w:r>
        <w:r w:rsidR="00D912E9" w:rsidRPr="004F617C" w:rsidDel="00D639C1">
          <w:delText xml:space="preserve"> (RNN) and a max-pooling layer from CNN. The design of TextRCNN could capture contextual information with the recurrent structure and constructs the text representation with a convolutional network</w:delText>
        </w:r>
        <w:r w:rsidR="00D912E9" w:rsidDel="00D639C1">
          <w:delText xml:space="preserve"> </w:delText>
        </w:r>
        <w:r w:rsidR="00D912E9" w:rsidDel="00D639C1">
          <w:fldChar w:fldCharType="begin"/>
        </w:r>
        <w:r w:rsidR="00AF62D9" w:rsidDel="00D639C1">
          <w:delInstrText xml:space="preserve"> ADDIN EN.CITE &lt;EndNote&gt;&lt;Cite&gt;&lt;Author&gt;Lai&lt;/Author&gt;&lt;Year&gt;2015&lt;/Year&gt;&lt;RecNum&gt;86&lt;/RecNum&gt;&lt;DisplayText&gt;(Lai, Xu, Liu, &amp;amp; Zhao, 2015)&lt;/DisplayText&gt;&lt;record&gt;&lt;rec-number&gt;86&lt;/rec-number&gt;&lt;foreign-keys&gt;&lt;key app="EN" db-id="2t0w2ffe2ewzsaea5w2pds9esv595e59s5at" timestamp="1677093842" guid="5486b53f-5d51-466d-9af1-2e4fe372f821"&gt;86&lt;/key&gt;&lt;/foreign-keys&gt;&lt;ref-type name="Conference Proceedings"&gt;10&lt;/ref-type&gt;&lt;contributors&gt;&lt;authors&gt;&lt;author&gt;Lai, Siwei&lt;/author&gt;&lt;author&gt;Xu, Liheng&lt;/author&gt;&lt;author&gt;Liu, Kang&lt;/author&gt;&lt;author&gt;Zhao, Jun&lt;/author&gt;&lt;/authors&gt;&lt;/contributors&gt;&lt;titles&gt;&lt;title&gt;Recurrent convolutional neural networks for text classification&lt;/title&gt;&lt;secondary-title&gt;Proceedings of the AAAI conference on artificial intelligence&lt;/secondary-title&gt;&lt;/titles&gt;&lt;volume&gt;29&lt;/volume&gt;&lt;number&gt;1&lt;/number&gt;&lt;dates&gt;&lt;year&gt;2015&lt;/year&gt;&lt;/dates&gt;&lt;isbn&gt;2374-3468&lt;/isbn&gt;&lt;urls&gt;&lt;/urls&gt;&lt;/record&gt;&lt;/Cite&gt;&lt;/EndNote&gt;</w:delInstrText>
        </w:r>
        <w:r w:rsidR="00D912E9" w:rsidDel="00D639C1">
          <w:fldChar w:fldCharType="separate"/>
        </w:r>
        <w:r w:rsidR="00AF62D9" w:rsidDel="00D639C1">
          <w:rPr>
            <w:noProof/>
          </w:rPr>
          <w:delText>(Lai, Xu, Liu, &amp; Zhao, 2015)</w:delText>
        </w:r>
        <w:r w:rsidR="00D912E9" w:rsidDel="00D639C1">
          <w:fldChar w:fldCharType="end"/>
        </w:r>
        <w:r w:rsidR="00D912E9" w:rsidRPr="004F617C" w:rsidDel="00D639C1">
          <w:delText>. TextRCNN outperforms</w:delText>
        </w:r>
        <w:r w:rsidR="00D912E9" w:rsidDel="00D639C1">
          <w:delText xml:space="preserve"> </w:delText>
        </w:r>
        <w:r w:rsidR="00D912E9" w:rsidRPr="004F617C" w:rsidDel="00D639C1">
          <w:delText xml:space="preserve">CNN and RNN in </w:delText>
        </w:r>
        <w:r w:rsidR="00D912E9" w:rsidDel="00D639C1">
          <w:delText xml:space="preserve">various NLP </w:delText>
        </w:r>
        <w:r w:rsidR="00D912E9" w:rsidRPr="004F617C" w:rsidDel="00D639C1">
          <w:delText>tasks</w:delText>
        </w:r>
        <w:r w:rsidR="00D912E9" w:rsidDel="00D639C1">
          <w:delText xml:space="preserve"> like sentiment analysis. </w:delText>
        </w:r>
      </w:del>
    </w:p>
    <w:p w14:paraId="5FF2B913" w14:textId="5BCF259B" w:rsidR="007E25C3" w:rsidDel="00D639C1" w:rsidRDefault="007E25C3">
      <w:pPr>
        <w:spacing w:line="480" w:lineRule="auto"/>
        <w:rPr>
          <w:del w:id="1831" w:author="Author"/>
        </w:rPr>
      </w:pPr>
    </w:p>
    <w:p w14:paraId="558D9D62" w14:textId="69067E8F" w:rsidR="007E25C3" w:rsidDel="00D639C1" w:rsidRDefault="007E25C3">
      <w:pPr>
        <w:spacing w:line="480" w:lineRule="auto"/>
        <w:rPr>
          <w:del w:id="1832" w:author="Author"/>
        </w:rPr>
      </w:pPr>
      <w:del w:id="1833" w:author="Author">
        <w:r w:rsidDel="00D639C1">
          <w:delText xml:space="preserve">The third </w:delText>
        </w:r>
        <w:r w:rsidR="008803DF" w:rsidDel="00D639C1">
          <w:delText xml:space="preserve">benchmark </w:delText>
        </w:r>
        <w:r w:rsidDel="00D639C1">
          <w:delText xml:space="preserve">is </w:delText>
        </w:r>
        <w:r w:rsidR="00D912E9" w:rsidRPr="00D060CB" w:rsidDel="00D639C1">
          <w:delText>TextRNNAtt</w:delText>
        </w:r>
        <w:r w:rsidR="00D912E9" w:rsidRPr="004F617C" w:rsidDel="00D639C1">
          <w:delText xml:space="preserve"> (TextRNN with attention)</w:delText>
        </w:r>
        <w:r w:rsidDel="00D639C1">
          <w:delText>,</w:delText>
        </w:r>
        <w:r w:rsidR="00D912E9" w:rsidRPr="004F617C" w:rsidDel="00D639C1">
          <w:delText xml:space="preserve"> an RNN network with an attention layer. The attention mechanism calculates the weight of each word in an input sentence and constructs a sentence representation</w:delText>
        </w:r>
        <w:r w:rsidR="00D912E9" w:rsidDel="00D639C1">
          <w:delText xml:space="preserve"> </w:delText>
        </w:r>
        <w:r w:rsidR="00D912E9" w:rsidDel="00D639C1">
          <w:fldChar w:fldCharType="begin"/>
        </w:r>
        <w:r w:rsidR="00D912E9" w:rsidDel="00D639C1">
          <w:delInstrText xml:space="preserve"> ADDIN EN.CITE &lt;EndNote&gt;&lt;Cite&gt;&lt;Author&gt;Yang&lt;/Author&gt;&lt;Year&gt;2016&lt;/Year&gt;&lt;RecNum&gt;85&lt;/RecNum&gt;&lt;DisplayText&gt;(Yang et al., 2016)&lt;/DisplayText&gt;&lt;record&gt;&lt;rec-number&gt;85&lt;/rec-number&gt;&lt;foreign-keys&gt;&lt;key app="EN" db-id="2t0w2ffe2ewzsaea5w2pds9esv595e59s5at" timestamp="1677093841" guid="200d6db1-ae02-49fd-9a4a-5b958d427fb7"&gt;85&lt;/key&gt;&lt;/foreign-keys&gt;&lt;ref-type name="Conference Proceedings"&gt;10&lt;/ref-type&gt;&lt;contributors&gt;&lt;authors&gt;&lt;author&gt;Yang, Zichao&lt;/author&gt;&lt;author&gt;Yang, Diyi&lt;/author&gt;&lt;author&gt;Dyer, Chris&lt;/author&gt;&lt;author&gt;He, Xiaodong&lt;/author&gt;&lt;author&gt;Smola, Alex&lt;/author&gt;&lt;author&gt;Hovy, Eduard&lt;/author&gt;&lt;/authors&gt;&lt;/contributors&gt;&lt;titles&gt;&lt;title&gt;Hierarchical attention networks for document classification&lt;/title&gt;&lt;secondary-title&gt;Proceedings of the 2016 conference of the North American chapter of the association for computational linguistics: human language technologies&lt;/secondary-title&gt;&lt;/titles&gt;&lt;pages&gt;1480-1489&lt;/pages&gt;&lt;dates&gt;&lt;year&gt;2016&lt;/year&gt;&lt;/dates&gt;&lt;urls&gt;&lt;/urls&gt;&lt;/record&gt;&lt;/Cite&gt;&lt;/EndNote&gt;</w:delInstrText>
        </w:r>
        <w:r w:rsidR="00D912E9" w:rsidDel="00D639C1">
          <w:fldChar w:fldCharType="separate"/>
        </w:r>
        <w:r w:rsidR="00D912E9" w:rsidDel="00D639C1">
          <w:rPr>
            <w:noProof/>
          </w:rPr>
          <w:delText>(Yang et al., 2016)</w:delText>
        </w:r>
        <w:r w:rsidR="00D912E9" w:rsidDel="00D639C1">
          <w:fldChar w:fldCharType="end"/>
        </w:r>
        <w:r w:rsidR="00D912E9" w:rsidRPr="004F617C" w:rsidDel="00D639C1">
          <w:delText>. TextRNN could capture important words and outperform traditional SVM, RNN, and CNN networks by combining an attention layer in various review and sentiment datasets.</w:delText>
        </w:r>
        <w:r w:rsidR="00D912E9" w:rsidDel="00D639C1">
          <w:delText xml:space="preserve"> </w:delText>
        </w:r>
      </w:del>
    </w:p>
    <w:p w14:paraId="6562D82C" w14:textId="3932362D" w:rsidR="007E25C3" w:rsidDel="00D639C1" w:rsidRDefault="007E25C3">
      <w:pPr>
        <w:spacing w:line="480" w:lineRule="auto"/>
        <w:rPr>
          <w:del w:id="1834" w:author="Author"/>
        </w:rPr>
      </w:pPr>
    </w:p>
    <w:p w14:paraId="0CCAD594" w14:textId="2895B6EB" w:rsidR="007E25C3" w:rsidDel="00D639C1" w:rsidRDefault="007E25C3">
      <w:pPr>
        <w:spacing w:line="480" w:lineRule="auto"/>
        <w:rPr>
          <w:del w:id="1835" w:author="Author"/>
        </w:rPr>
      </w:pPr>
      <w:del w:id="1836" w:author="Author">
        <w:r w:rsidDel="00D639C1">
          <w:delText xml:space="preserve">The fourth </w:delText>
        </w:r>
        <w:r w:rsidR="008803DF" w:rsidDel="00D639C1">
          <w:delText>benchmark</w:delText>
        </w:r>
        <w:r w:rsidDel="00D639C1">
          <w:delText xml:space="preserve"> is </w:delText>
        </w:r>
        <w:r w:rsidRPr="00D060CB" w:rsidDel="00D639C1">
          <w:delText>DPCNN</w:delText>
        </w:r>
        <w:r w:rsidRPr="004F617C" w:rsidDel="00D639C1">
          <w:delText xml:space="preserve"> (deep pyramid CNN)</w:delText>
        </w:r>
        <w:r w:rsidDel="00D639C1">
          <w:delText>, which</w:delText>
        </w:r>
        <w:r w:rsidRPr="004F617C" w:rsidDel="00D639C1">
          <w:delText xml:space="preserve"> alternates </w:delText>
        </w:r>
        <w:r w:rsidDel="00D639C1">
          <w:delText xml:space="preserve">between </w:delText>
        </w:r>
        <w:r w:rsidRPr="004F617C" w:rsidDel="00D639C1">
          <w:delText xml:space="preserve">a convolution block and a downsampling layer over and over, leading to a deep network in which internal data shrinks in a pyramid </w:delText>
        </w:r>
        <w:r w:rsidRPr="00946F7D" w:rsidDel="00D639C1">
          <w:delText xml:space="preserve">shape </w:delText>
        </w:r>
        <w:r w:rsidDel="00D639C1">
          <w:fldChar w:fldCharType="begin"/>
        </w:r>
        <w:r w:rsidDel="00D639C1">
          <w:delInstrText xml:space="preserve"> ADDIN EN.CITE &lt;EndNote&gt;&lt;Cite&gt;&lt;Author&gt;Johnson&lt;/Author&gt;&lt;Year&gt;2017&lt;/Year&gt;&lt;RecNum&gt;82&lt;/RecNum&gt;&lt;DisplayText&gt;(Johnson &amp;amp; Zhang, 2017)&lt;/DisplayText&gt;&lt;record&gt;&lt;rec-number&gt;82&lt;/rec-number&gt;&lt;foreign-keys&gt;&lt;key app="EN" db-id="2t0w2ffe2ewzsaea5w2pds9esv595e59s5at" timestamp="1677093833" guid="bed12658-5818-426f-bbf2-3217ec3ee978"&gt;82&lt;/key&gt;&lt;/foreign-keys&gt;&lt;ref-type name="Conference Proceedings"&gt;10&lt;/ref-type&gt;&lt;contributors&gt;&lt;authors&gt;&lt;author&gt;Johnson, Rie&lt;/author&gt;&lt;author&gt;Zhang, Tong&lt;/author&gt;&lt;/authors&gt;&lt;/contributors&gt;&lt;titles&gt;&lt;title&gt;Deep pyramid convolutional neural networks for text categorization&lt;/title&gt;&lt;secondary-title&gt;Proceedings of the 55th Annual Meeting of the Association for Computational Linguistics (Volume 1: Long Papers)&lt;/secondary-title&gt;&lt;/titles&gt;&lt;pages&gt;562-570&lt;/pages&gt;&lt;dates&gt;&lt;year&gt;2017&lt;/year&gt;&lt;/dates&gt;&lt;urls&gt;&lt;/urls&gt;&lt;/record&gt;&lt;/Cite&gt;&lt;/EndNote&gt;</w:delInstrText>
        </w:r>
        <w:r w:rsidDel="00D639C1">
          <w:fldChar w:fldCharType="separate"/>
        </w:r>
        <w:r w:rsidDel="00D639C1">
          <w:rPr>
            <w:noProof/>
          </w:rPr>
          <w:delText>(Johnson &amp; Zhang, 2017)</w:delText>
        </w:r>
        <w:r w:rsidDel="00D639C1">
          <w:fldChar w:fldCharType="end"/>
        </w:r>
        <w:r w:rsidRPr="00946F7D" w:rsidDel="00D639C1">
          <w:delText>.</w:delText>
        </w:r>
        <w:r w:rsidRPr="004F617C" w:rsidDel="00D639C1">
          <w:delText xml:space="preserve"> The pyramid architecture increases the network depth with less computation complexity. DPCNN outperforms the previous best models, including TextRCNN, on six benchmark sentiment and topic classification datasets</w:delText>
        </w:r>
        <w:r w:rsidDel="00D639C1">
          <w:delText xml:space="preserve"> </w:delText>
        </w:r>
        <w:r w:rsidDel="00D639C1">
          <w:fldChar w:fldCharType="begin"/>
        </w:r>
        <w:r w:rsidDel="00D639C1">
          <w:delInstrText xml:space="preserve"> ADDIN EN.CITE &lt;EndNote&gt;&lt;Cite&gt;&lt;Author&gt;Johnson&lt;/Author&gt;&lt;Year&gt;2017&lt;/Year&gt;&lt;RecNum&gt;82&lt;/RecNum&gt;&lt;DisplayText&gt;(Johnson &amp;amp; Zhang, 2017)&lt;/DisplayText&gt;&lt;record&gt;&lt;rec-number&gt;82&lt;/rec-number&gt;&lt;foreign-keys&gt;&lt;key app="EN" db-id="2t0w2ffe2ewzsaea5w2pds9esv595e59s5at" timestamp="1677093833" guid="bed12658-5818-426f-bbf2-3217ec3ee978"&gt;82&lt;/key&gt;&lt;/foreign-keys&gt;&lt;ref-type name="Conference Proceedings"&gt;10&lt;/ref-type&gt;&lt;contributors&gt;&lt;authors&gt;&lt;author&gt;Johnson, Rie&lt;/author&gt;&lt;author&gt;Zhang, Tong&lt;/author&gt;&lt;/authors&gt;&lt;/contributors&gt;&lt;titles&gt;&lt;title&gt;Deep pyramid convolutional neural networks for text categorization&lt;/title&gt;&lt;secondary-title&gt;Proceedings of the 55th Annual Meeting of the Association for Computational Linguistics (Volume 1: Long Papers)&lt;/secondary-title&gt;&lt;/titles&gt;&lt;pages&gt;562-570&lt;/pages&gt;&lt;dates&gt;&lt;year&gt;2017&lt;/year&gt;&lt;/dates&gt;&lt;urls&gt;&lt;/urls&gt;&lt;/record&gt;&lt;/Cite&gt;&lt;/EndNote&gt;</w:delInstrText>
        </w:r>
        <w:r w:rsidDel="00D639C1">
          <w:fldChar w:fldCharType="separate"/>
        </w:r>
        <w:r w:rsidDel="00D639C1">
          <w:rPr>
            <w:noProof/>
          </w:rPr>
          <w:delText>(Johnson &amp; Zhang, 2017)</w:delText>
        </w:r>
        <w:r w:rsidDel="00D639C1">
          <w:fldChar w:fldCharType="end"/>
        </w:r>
        <w:r w:rsidRPr="004F617C" w:rsidDel="00D639C1">
          <w:delText>.</w:delText>
        </w:r>
        <w:r w:rsidDel="00D639C1">
          <w:delText xml:space="preserve"> </w:delText>
        </w:r>
      </w:del>
    </w:p>
    <w:p w14:paraId="3FB0868C" w14:textId="1297167D" w:rsidR="007E25C3" w:rsidDel="00D639C1" w:rsidRDefault="007E25C3">
      <w:pPr>
        <w:spacing w:line="480" w:lineRule="auto"/>
        <w:rPr>
          <w:del w:id="1837" w:author="Author"/>
        </w:rPr>
      </w:pPr>
    </w:p>
    <w:p w14:paraId="77650EEB" w14:textId="4DA197CE" w:rsidR="00D912E9" w:rsidRPr="00D378C1" w:rsidDel="00D639C1" w:rsidRDefault="00D912E9">
      <w:pPr>
        <w:spacing w:line="480" w:lineRule="auto"/>
        <w:rPr>
          <w:del w:id="1838" w:author="Author"/>
        </w:rPr>
      </w:pPr>
      <w:del w:id="1839" w:author="Author">
        <w:r w:rsidRPr="004F617C" w:rsidDel="00D639C1">
          <w:delText xml:space="preserve">TextCNN, TextRCNN, </w:delText>
        </w:r>
        <w:r w:rsidR="001E1183" w:rsidRPr="00D060CB" w:rsidDel="00D639C1">
          <w:delText>TextRNNAtt</w:delText>
        </w:r>
        <w:r w:rsidR="001E1183" w:rsidRPr="004F617C" w:rsidDel="00D639C1">
          <w:delText xml:space="preserve"> </w:delText>
        </w:r>
        <w:r w:rsidRPr="004F617C" w:rsidDel="00D639C1">
          <w:delText xml:space="preserve"> </w:delText>
        </w:r>
        <w:r w:rsidR="007E25C3" w:rsidDel="00D639C1">
          <w:delText xml:space="preserve">and DPCNN </w:delText>
        </w:r>
        <w:r w:rsidRPr="004F617C" w:rsidDel="00D639C1">
          <w:delText xml:space="preserve">are four widely used deep learning benchmarks. By </w:delText>
        </w:r>
        <w:r w:rsidDel="00D639C1">
          <w:delText xml:space="preserve">comparing </w:delText>
        </w:r>
        <w:r w:rsidR="00CA19DF" w:rsidDel="00D639C1">
          <w:delText xml:space="preserve">against </w:delText>
        </w:r>
        <w:r w:rsidRPr="004F617C" w:rsidDel="00D639C1">
          <w:delText xml:space="preserve">such representative </w:delText>
        </w:r>
        <w:r w:rsidR="00496B0E" w:rsidDel="00D639C1">
          <w:delText>benchmark</w:delText>
        </w:r>
        <w:r w:rsidRPr="004F617C" w:rsidDel="00D639C1">
          <w:delText>s, we could better evaluate the performance of LLM (i.e., RoBERTa</w:delText>
        </w:r>
        <w:r w:rsidDel="00D639C1">
          <w:delText>) and</w:delText>
        </w:r>
        <w:r w:rsidRPr="004F617C" w:rsidDel="00D639C1">
          <w:delText xml:space="preserve"> </w:delText>
        </w:r>
        <w:r w:rsidDel="00D639C1">
          <w:delText xml:space="preserve">provide </w:delText>
        </w:r>
        <w:r w:rsidRPr="004F617C" w:rsidDel="00D639C1">
          <w:delText>practical implications</w:delText>
        </w:r>
        <w:r w:rsidDel="00D639C1">
          <w:delText xml:space="preserve"> in the risk-related sentiment analysis task.</w:delText>
        </w:r>
      </w:del>
    </w:p>
    <w:p w14:paraId="4695F130" w14:textId="4B498729" w:rsidR="00D912E9" w:rsidDel="00D639C1" w:rsidRDefault="00D912E9">
      <w:pPr>
        <w:spacing w:line="480" w:lineRule="auto"/>
        <w:rPr>
          <w:del w:id="1840" w:author="Author"/>
        </w:rPr>
      </w:pPr>
    </w:p>
    <w:p w14:paraId="59FEBE13" w14:textId="2AFFC5CE" w:rsidR="00D912E9" w:rsidDel="00FA7DC7" w:rsidRDefault="0066581D">
      <w:pPr>
        <w:spacing w:line="480" w:lineRule="auto"/>
        <w:rPr>
          <w:del w:id="1841" w:author="Author"/>
        </w:rPr>
      </w:pPr>
      <w:del w:id="1842" w:author="Author">
        <w:r w:rsidDel="00D639C1">
          <w:delText>In each evaluation, t</w:delText>
        </w:r>
        <w:r w:rsidR="00D912E9" w:rsidRPr="00AE5BF2" w:rsidDel="00D639C1">
          <w:delText xml:space="preserve">wo models, one for valence and one for arousal, are trained separately. We randomly split the dataset into text and training datasets and repeated the process ten times for the significance test. </w:delText>
        </w:r>
      </w:del>
      <w:r w:rsidR="00D912E9" w:rsidRPr="00AE5BF2">
        <w:t xml:space="preserve">We choose </w:t>
      </w:r>
      <w:r w:rsidRPr="00AE5BF2">
        <w:t>three commonly used metrics</w:t>
      </w:r>
      <w:r>
        <w:t>, namely</w:t>
      </w:r>
      <w:r w:rsidRPr="00AE5BF2">
        <w:t xml:space="preserve"> </w:t>
      </w:r>
      <w:r w:rsidR="00D912E9" w:rsidRPr="00AE5BF2">
        <w:t>mean squared error (MSE), root-mean-square error (RMSE), and mean absolute error (MAE)</w:t>
      </w:r>
      <w:r>
        <w:t>,</w:t>
      </w:r>
      <w:r w:rsidR="00D912E9" w:rsidRPr="00AE5BF2">
        <w:t xml:space="preserve"> as evaluation metrics. Table </w:t>
      </w:r>
      <w:ins w:id="1843" w:author="Author">
        <w:r w:rsidR="00FA7DC7">
          <w:t xml:space="preserve">5 </w:t>
        </w:r>
      </w:ins>
      <w:del w:id="1844" w:author="Author">
        <w:r w:rsidR="00CE31E7" w:rsidDel="00FA7DC7">
          <w:delText>7</w:delText>
        </w:r>
        <w:r w:rsidR="00D912E9" w:rsidRPr="00AE5BF2" w:rsidDel="00FA7DC7">
          <w:delText xml:space="preserve"> </w:delText>
        </w:r>
      </w:del>
      <w:r w:rsidR="00D912E9" w:rsidRPr="00AE5BF2">
        <w:t xml:space="preserve">shows the comparison results of our proposed method and </w:t>
      </w:r>
      <w:r w:rsidR="002D20F6">
        <w:t xml:space="preserve">the </w:t>
      </w:r>
      <w:r w:rsidR="00D912E9" w:rsidRPr="00AE5BF2">
        <w:t xml:space="preserve">benchmarks. </w:t>
      </w:r>
    </w:p>
    <w:p w14:paraId="6EBC9299" w14:textId="77777777" w:rsidR="00A53488" w:rsidRDefault="00A53488" w:rsidP="00F144D9">
      <w:pPr>
        <w:spacing w:line="480" w:lineRule="auto"/>
      </w:pPr>
    </w:p>
    <w:tbl>
      <w:tblPr>
        <w:tblStyle w:val="TableGrid"/>
        <w:tblW w:w="837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3"/>
        <w:gridCol w:w="1231"/>
        <w:gridCol w:w="977"/>
        <w:gridCol w:w="1109"/>
        <w:gridCol w:w="1080"/>
        <w:gridCol w:w="1080"/>
        <w:gridCol w:w="990"/>
      </w:tblGrid>
      <w:tr w:rsidR="00D912E9" w:rsidRPr="001D763C" w14:paraId="48C1D895" w14:textId="77777777" w:rsidTr="00AD57C3">
        <w:trPr>
          <w:trHeight w:val="192"/>
          <w:jc w:val="center"/>
        </w:trPr>
        <w:tc>
          <w:tcPr>
            <w:tcW w:w="1903" w:type="dxa"/>
            <w:vMerge w:val="restart"/>
            <w:tcBorders>
              <w:top w:val="single" w:sz="4" w:space="0" w:color="auto"/>
            </w:tcBorders>
          </w:tcPr>
          <w:p w14:paraId="1CCEC09D" w14:textId="77777777" w:rsidR="00D912E9" w:rsidRPr="00D060CB" w:rsidRDefault="00D912E9" w:rsidP="00F144D9">
            <w:pPr>
              <w:spacing w:line="360" w:lineRule="auto"/>
              <w:rPr>
                <w:sz w:val="22"/>
                <w:szCs w:val="22"/>
              </w:rPr>
            </w:pPr>
          </w:p>
          <w:p w14:paraId="42C00095" w14:textId="77777777" w:rsidR="00D912E9" w:rsidRPr="00D060CB" w:rsidRDefault="00D912E9" w:rsidP="00F144D9">
            <w:pPr>
              <w:spacing w:line="360" w:lineRule="auto"/>
              <w:rPr>
                <w:sz w:val="22"/>
                <w:szCs w:val="22"/>
              </w:rPr>
            </w:pPr>
          </w:p>
        </w:tc>
        <w:tc>
          <w:tcPr>
            <w:tcW w:w="3317" w:type="dxa"/>
            <w:gridSpan w:val="3"/>
            <w:tcBorders>
              <w:top w:val="single" w:sz="4" w:space="0" w:color="auto"/>
              <w:bottom w:val="single" w:sz="4" w:space="0" w:color="auto"/>
              <w:right w:val="single" w:sz="4" w:space="0" w:color="auto"/>
            </w:tcBorders>
          </w:tcPr>
          <w:p w14:paraId="5AE31AC9" w14:textId="77777777" w:rsidR="00D912E9" w:rsidRPr="00EC7022" w:rsidRDefault="00D912E9" w:rsidP="00AD57C3">
            <w:pPr>
              <w:spacing w:line="360" w:lineRule="auto"/>
              <w:jc w:val="center"/>
              <w:rPr>
                <w:b/>
                <w:bCs/>
                <w:sz w:val="22"/>
                <w:szCs w:val="22"/>
              </w:rPr>
            </w:pPr>
            <w:r w:rsidRPr="00EC7022">
              <w:rPr>
                <w:b/>
                <w:bCs/>
                <w:sz w:val="22"/>
                <w:szCs w:val="22"/>
              </w:rPr>
              <w:t>Valence</w:t>
            </w:r>
          </w:p>
        </w:tc>
        <w:tc>
          <w:tcPr>
            <w:tcW w:w="3150" w:type="dxa"/>
            <w:gridSpan w:val="3"/>
            <w:tcBorders>
              <w:top w:val="single" w:sz="4" w:space="0" w:color="auto"/>
              <w:left w:val="single" w:sz="4" w:space="0" w:color="auto"/>
              <w:bottom w:val="single" w:sz="4" w:space="0" w:color="auto"/>
            </w:tcBorders>
          </w:tcPr>
          <w:p w14:paraId="558775DF" w14:textId="77777777" w:rsidR="00D912E9" w:rsidRPr="00EC7022" w:rsidRDefault="00D912E9" w:rsidP="00AD57C3">
            <w:pPr>
              <w:spacing w:line="360" w:lineRule="auto"/>
              <w:jc w:val="center"/>
              <w:rPr>
                <w:b/>
                <w:bCs/>
                <w:sz w:val="22"/>
                <w:szCs w:val="22"/>
              </w:rPr>
            </w:pPr>
            <w:r w:rsidRPr="00EC7022">
              <w:rPr>
                <w:b/>
                <w:bCs/>
                <w:sz w:val="22"/>
                <w:szCs w:val="22"/>
              </w:rPr>
              <w:t>Arousal</w:t>
            </w:r>
          </w:p>
        </w:tc>
      </w:tr>
      <w:tr w:rsidR="00D912E9" w:rsidRPr="001D763C" w14:paraId="285A8C22" w14:textId="77777777" w:rsidTr="00AD57C3">
        <w:trPr>
          <w:trHeight w:val="341"/>
          <w:jc w:val="center"/>
        </w:trPr>
        <w:tc>
          <w:tcPr>
            <w:tcW w:w="1903" w:type="dxa"/>
            <w:vMerge/>
            <w:tcBorders>
              <w:bottom w:val="single" w:sz="4" w:space="0" w:color="auto"/>
            </w:tcBorders>
          </w:tcPr>
          <w:p w14:paraId="4F9EAD89" w14:textId="77777777" w:rsidR="00D912E9" w:rsidRPr="00D060CB" w:rsidRDefault="00D912E9" w:rsidP="00F144D9">
            <w:pPr>
              <w:spacing w:line="360" w:lineRule="auto"/>
              <w:rPr>
                <w:sz w:val="22"/>
                <w:szCs w:val="22"/>
              </w:rPr>
            </w:pPr>
          </w:p>
        </w:tc>
        <w:tc>
          <w:tcPr>
            <w:tcW w:w="1231" w:type="dxa"/>
            <w:tcBorders>
              <w:top w:val="single" w:sz="4" w:space="0" w:color="auto"/>
              <w:bottom w:val="single" w:sz="4" w:space="0" w:color="auto"/>
            </w:tcBorders>
          </w:tcPr>
          <w:p w14:paraId="15743FB5" w14:textId="77777777" w:rsidR="00D912E9" w:rsidRPr="00D060CB" w:rsidRDefault="00D912E9" w:rsidP="00AD57C3">
            <w:pPr>
              <w:spacing w:line="360" w:lineRule="auto"/>
              <w:jc w:val="center"/>
              <w:rPr>
                <w:b/>
                <w:bCs/>
                <w:sz w:val="22"/>
                <w:szCs w:val="22"/>
              </w:rPr>
            </w:pPr>
            <w:r w:rsidRPr="00D060CB">
              <w:rPr>
                <w:b/>
                <w:bCs/>
                <w:sz w:val="22"/>
                <w:szCs w:val="22"/>
              </w:rPr>
              <w:t>MSE</w:t>
            </w:r>
          </w:p>
        </w:tc>
        <w:tc>
          <w:tcPr>
            <w:tcW w:w="977" w:type="dxa"/>
            <w:tcBorders>
              <w:top w:val="single" w:sz="4" w:space="0" w:color="auto"/>
              <w:bottom w:val="single" w:sz="4" w:space="0" w:color="auto"/>
            </w:tcBorders>
          </w:tcPr>
          <w:p w14:paraId="27BCBB8D" w14:textId="77777777" w:rsidR="00D912E9" w:rsidRPr="00D060CB" w:rsidRDefault="00D912E9" w:rsidP="00AD57C3">
            <w:pPr>
              <w:spacing w:line="360" w:lineRule="auto"/>
              <w:jc w:val="center"/>
              <w:rPr>
                <w:b/>
                <w:bCs/>
                <w:sz w:val="22"/>
                <w:szCs w:val="22"/>
              </w:rPr>
            </w:pPr>
            <w:r w:rsidRPr="00D060CB">
              <w:rPr>
                <w:b/>
                <w:bCs/>
                <w:sz w:val="22"/>
                <w:szCs w:val="22"/>
              </w:rPr>
              <w:t>RMSE</w:t>
            </w:r>
          </w:p>
        </w:tc>
        <w:tc>
          <w:tcPr>
            <w:tcW w:w="1109" w:type="dxa"/>
            <w:tcBorders>
              <w:top w:val="single" w:sz="4" w:space="0" w:color="auto"/>
              <w:bottom w:val="single" w:sz="4" w:space="0" w:color="auto"/>
              <w:right w:val="single" w:sz="4" w:space="0" w:color="auto"/>
            </w:tcBorders>
          </w:tcPr>
          <w:p w14:paraId="0E73DDED" w14:textId="77777777" w:rsidR="00D912E9" w:rsidRPr="00D060CB" w:rsidRDefault="00D912E9" w:rsidP="00AD57C3">
            <w:pPr>
              <w:spacing w:line="360" w:lineRule="auto"/>
              <w:jc w:val="center"/>
              <w:rPr>
                <w:b/>
                <w:bCs/>
                <w:sz w:val="22"/>
                <w:szCs w:val="22"/>
              </w:rPr>
            </w:pPr>
            <w:r w:rsidRPr="00D060CB">
              <w:rPr>
                <w:b/>
                <w:bCs/>
                <w:sz w:val="22"/>
                <w:szCs w:val="22"/>
              </w:rPr>
              <w:t>MAE</w:t>
            </w:r>
          </w:p>
        </w:tc>
        <w:tc>
          <w:tcPr>
            <w:tcW w:w="1080" w:type="dxa"/>
            <w:tcBorders>
              <w:top w:val="single" w:sz="4" w:space="0" w:color="auto"/>
              <w:left w:val="single" w:sz="4" w:space="0" w:color="auto"/>
              <w:bottom w:val="single" w:sz="4" w:space="0" w:color="auto"/>
            </w:tcBorders>
          </w:tcPr>
          <w:p w14:paraId="0E158E70" w14:textId="77777777" w:rsidR="00D912E9" w:rsidRPr="00D060CB" w:rsidRDefault="00D912E9" w:rsidP="00AD57C3">
            <w:pPr>
              <w:spacing w:line="360" w:lineRule="auto"/>
              <w:jc w:val="center"/>
              <w:rPr>
                <w:b/>
                <w:bCs/>
                <w:sz w:val="22"/>
                <w:szCs w:val="22"/>
              </w:rPr>
            </w:pPr>
            <w:r w:rsidRPr="00D060CB">
              <w:rPr>
                <w:b/>
                <w:bCs/>
                <w:sz w:val="22"/>
                <w:szCs w:val="22"/>
              </w:rPr>
              <w:t>MSE</w:t>
            </w:r>
          </w:p>
        </w:tc>
        <w:tc>
          <w:tcPr>
            <w:tcW w:w="1080" w:type="dxa"/>
            <w:tcBorders>
              <w:top w:val="single" w:sz="4" w:space="0" w:color="auto"/>
              <w:bottom w:val="single" w:sz="4" w:space="0" w:color="auto"/>
            </w:tcBorders>
          </w:tcPr>
          <w:p w14:paraId="6C062126" w14:textId="77777777" w:rsidR="00D912E9" w:rsidRPr="00D060CB" w:rsidRDefault="00D912E9" w:rsidP="00AD57C3">
            <w:pPr>
              <w:spacing w:line="360" w:lineRule="auto"/>
              <w:jc w:val="center"/>
              <w:rPr>
                <w:b/>
                <w:bCs/>
                <w:sz w:val="22"/>
                <w:szCs w:val="22"/>
              </w:rPr>
            </w:pPr>
            <w:r w:rsidRPr="00D060CB">
              <w:rPr>
                <w:b/>
                <w:bCs/>
                <w:sz w:val="22"/>
                <w:szCs w:val="22"/>
              </w:rPr>
              <w:t>RMSE</w:t>
            </w:r>
          </w:p>
        </w:tc>
        <w:tc>
          <w:tcPr>
            <w:tcW w:w="990" w:type="dxa"/>
            <w:tcBorders>
              <w:top w:val="single" w:sz="4" w:space="0" w:color="auto"/>
              <w:bottom w:val="single" w:sz="4" w:space="0" w:color="auto"/>
            </w:tcBorders>
          </w:tcPr>
          <w:p w14:paraId="42328D11" w14:textId="77777777" w:rsidR="00D912E9" w:rsidRPr="00D060CB" w:rsidRDefault="00D912E9" w:rsidP="00AD57C3">
            <w:pPr>
              <w:spacing w:line="360" w:lineRule="auto"/>
              <w:jc w:val="center"/>
              <w:rPr>
                <w:b/>
                <w:bCs/>
                <w:sz w:val="22"/>
                <w:szCs w:val="22"/>
              </w:rPr>
            </w:pPr>
            <w:r w:rsidRPr="00D060CB">
              <w:rPr>
                <w:b/>
                <w:bCs/>
                <w:sz w:val="22"/>
                <w:szCs w:val="22"/>
              </w:rPr>
              <w:t>MAE</w:t>
            </w:r>
          </w:p>
        </w:tc>
      </w:tr>
      <w:tr w:rsidR="00D912E9" w:rsidRPr="001D763C" w14:paraId="11724118" w14:textId="77777777" w:rsidTr="00AD57C3">
        <w:trPr>
          <w:trHeight w:val="192"/>
          <w:jc w:val="center"/>
        </w:trPr>
        <w:tc>
          <w:tcPr>
            <w:tcW w:w="1903" w:type="dxa"/>
            <w:tcBorders>
              <w:top w:val="single" w:sz="4" w:space="0" w:color="auto"/>
            </w:tcBorders>
            <w:vAlign w:val="bottom"/>
          </w:tcPr>
          <w:p w14:paraId="34BECEB7" w14:textId="77777777" w:rsidR="00D912E9" w:rsidRPr="00D060CB" w:rsidRDefault="00D912E9" w:rsidP="00F144D9">
            <w:pPr>
              <w:spacing w:line="360" w:lineRule="auto"/>
              <w:rPr>
                <w:b/>
                <w:bCs/>
                <w:sz w:val="22"/>
                <w:szCs w:val="22"/>
              </w:rPr>
            </w:pPr>
            <w:proofErr w:type="spellStart"/>
            <w:r w:rsidRPr="00D060CB">
              <w:rPr>
                <w:b/>
                <w:bCs/>
                <w:sz w:val="22"/>
                <w:szCs w:val="22"/>
              </w:rPr>
              <w:t>TextCNN</w:t>
            </w:r>
            <w:proofErr w:type="spellEnd"/>
          </w:p>
        </w:tc>
        <w:tc>
          <w:tcPr>
            <w:tcW w:w="1231" w:type="dxa"/>
            <w:tcBorders>
              <w:top w:val="single" w:sz="4" w:space="0" w:color="auto"/>
            </w:tcBorders>
            <w:vAlign w:val="bottom"/>
          </w:tcPr>
          <w:p w14:paraId="170D1E92" w14:textId="77777777" w:rsidR="00D912E9" w:rsidRPr="00D060CB" w:rsidRDefault="00D912E9" w:rsidP="00AD57C3">
            <w:pPr>
              <w:spacing w:line="360" w:lineRule="auto"/>
              <w:jc w:val="center"/>
              <w:rPr>
                <w:sz w:val="22"/>
                <w:szCs w:val="22"/>
              </w:rPr>
            </w:pPr>
            <w:r w:rsidRPr="003C45EF">
              <w:rPr>
                <w:sz w:val="22"/>
                <w:szCs w:val="22"/>
              </w:rPr>
              <w:t>1.409</w:t>
            </w:r>
          </w:p>
        </w:tc>
        <w:tc>
          <w:tcPr>
            <w:tcW w:w="977" w:type="dxa"/>
            <w:tcBorders>
              <w:top w:val="single" w:sz="4" w:space="0" w:color="auto"/>
            </w:tcBorders>
            <w:vAlign w:val="bottom"/>
          </w:tcPr>
          <w:p w14:paraId="6D5A8394" w14:textId="77777777" w:rsidR="00D912E9" w:rsidRPr="00D060CB" w:rsidRDefault="00D912E9" w:rsidP="00AD57C3">
            <w:pPr>
              <w:spacing w:line="360" w:lineRule="auto"/>
              <w:jc w:val="center"/>
              <w:rPr>
                <w:sz w:val="22"/>
                <w:szCs w:val="22"/>
              </w:rPr>
            </w:pPr>
            <w:r w:rsidRPr="003C45EF">
              <w:rPr>
                <w:sz w:val="22"/>
                <w:szCs w:val="22"/>
              </w:rPr>
              <w:t>1.187</w:t>
            </w:r>
          </w:p>
        </w:tc>
        <w:tc>
          <w:tcPr>
            <w:tcW w:w="1109" w:type="dxa"/>
            <w:tcBorders>
              <w:top w:val="single" w:sz="4" w:space="0" w:color="auto"/>
              <w:right w:val="single" w:sz="4" w:space="0" w:color="auto"/>
            </w:tcBorders>
          </w:tcPr>
          <w:p w14:paraId="4476BBFA" w14:textId="77777777" w:rsidR="00D912E9" w:rsidRPr="001D763C" w:rsidRDefault="00D912E9" w:rsidP="00AD57C3">
            <w:pPr>
              <w:spacing w:line="360" w:lineRule="auto"/>
              <w:jc w:val="center"/>
              <w:rPr>
                <w:sz w:val="22"/>
                <w:szCs w:val="22"/>
              </w:rPr>
            </w:pPr>
            <w:r w:rsidRPr="003C45EF">
              <w:rPr>
                <w:sz w:val="22"/>
                <w:szCs w:val="22"/>
              </w:rPr>
              <w:t>0.940</w:t>
            </w:r>
          </w:p>
        </w:tc>
        <w:tc>
          <w:tcPr>
            <w:tcW w:w="1080" w:type="dxa"/>
            <w:tcBorders>
              <w:top w:val="single" w:sz="4" w:space="0" w:color="auto"/>
              <w:left w:val="single" w:sz="4" w:space="0" w:color="auto"/>
            </w:tcBorders>
          </w:tcPr>
          <w:p w14:paraId="1A163F5D" w14:textId="77777777" w:rsidR="00D912E9" w:rsidRPr="00D060CB" w:rsidRDefault="00D912E9" w:rsidP="00AD57C3">
            <w:pPr>
              <w:spacing w:line="360" w:lineRule="auto"/>
              <w:jc w:val="center"/>
              <w:rPr>
                <w:sz w:val="22"/>
                <w:szCs w:val="22"/>
              </w:rPr>
            </w:pPr>
            <w:r>
              <w:rPr>
                <w:sz w:val="22"/>
                <w:szCs w:val="22"/>
              </w:rPr>
              <w:t>2.010</w:t>
            </w:r>
          </w:p>
        </w:tc>
        <w:tc>
          <w:tcPr>
            <w:tcW w:w="1080" w:type="dxa"/>
            <w:tcBorders>
              <w:top w:val="single" w:sz="4" w:space="0" w:color="auto"/>
            </w:tcBorders>
          </w:tcPr>
          <w:p w14:paraId="62898895" w14:textId="77777777" w:rsidR="00D912E9" w:rsidRPr="00D060CB" w:rsidRDefault="00D912E9" w:rsidP="00AD57C3">
            <w:pPr>
              <w:spacing w:line="360" w:lineRule="auto"/>
              <w:jc w:val="center"/>
              <w:rPr>
                <w:sz w:val="22"/>
                <w:szCs w:val="22"/>
              </w:rPr>
            </w:pPr>
            <w:r>
              <w:rPr>
                <w:sz w:val="22"/>
                <w:szCs w:val="22"/>
              </w:rPr>
              <w:t>1.418</w:t>
            </w:r>
          </w:p>
        </w:tc>
        <w:tc>
          <w:tcPr>
            <w:tcW w:w="990" w:type="dxa"/>
            <w:tcBorders>
              <w:top w:val="single" w:sz="4" w:space="0" w:color="auto"/>
            </w:tcBorders>
          </w:tcPr>
          <w:p w14:paraId="5149A600" w14:textId="77777777" w:rsidR="00D912E9" w:rsidRPr="001D763C" w:rsidRDefault="00D912E9" w:rsidP="00AD57C3">
            <w:pPr>
              <w:spacing w:line="360" w:lineRule="auto"/>
              <w:jc w:val="center"/>
              <w:rPr>
                <w:sz w:val="22"/>
                <w:szCs w:val="22"/>
              </w:rPr>
            </w:pPr>
            <w:r>
              <w:rPr>
                <w:sz w:val="22"/>
                <w:szCs w:val="22"/>
              </w:rPr>
              <w:t>1.140</w:t>
            </w:r>
          </w:p>
        </w:tc>
      </w:tr>
      <w:tr w:rsidR="00D912E9" w:rsidRPr="001D763C" w14:paraId="2D7CBC82" w14:textId="77777777" w:rsidTr="00AD57C3">
        <w:trPr>
          <w:trHeight w:val="192"/>
          <w:jc w:val="center"/>
        </w:trPr>
        <w:tc>
          <w:tcPr>
            <w:tcW w:w="1903" w:type="dxa"/>
            <w:vAlign w:val="bottom"/>
          </w:tcPr>
          <w:p w14:paraId="6737E931" w14:textId="77777777" w:rsidR="00D912E9" w:rsidRPr="00D060CB" w:rsidRDefault="00D912E9" w:rsidP="00F144D9">
            <w:pPr>
              <w:spacing w:line="360" w:lineRule="auto"/>
              <w:rPr>
                <w:b/>
                <w:bCs/>
                <w:sz w:val="22"/>
                <w:szCs w:val="22"/>
              </w:rPr>
            </w:pPr>
            <w:proofErr w:type="spellStart"/>
            <w:r w:rsidRPr="00D060CB">
              <w:rPr>
                <w:b/>
                <w:bCs/>
                <w:sz w:val="22"/>
                <w:szCs w:val="22"/>
              </w:rPr>
              <w:t>TextRCNN</w:t>
            </w:r>
            <w:proofErr w:type="spellEnd"/>
          </w:p>
        </w:tc>
        <w:tc>
          <w:tcPr>
            <w:tcW w:w="1231" w:type="dxa"/>
            <w:vAlign w:val="bottom"/>
          </w:tcPr>
          <w:p w14:paraId="66F9F4D5" w14:textId="77777777" w:rsidR="00D912E9" w:rsidRPr="00D060CB" w:rsidRDefault="00D912E9" w:rsidP="00AD57C3">
            <w:pPr>
              <w:spacing w:line="360" w:lineRule="auto"/>
              <w:jc w:val="center"/>
              <w:rPr>
                <w:sz w:val="22"/>
                <w:szCs w:val="22"/>
              </w:rPr>
            </w:pPr>
            <w:r>
              <w:rPr>
                <w:sz w:val="22"/>
                <w:szCs w:val="22"/>
              </w:rPr>
              <w:t>1.076</w:t>
            </w:r>
          </w:p>
        </w:tc>
        <w:tc>
          <w:tcPr>
            <w:tcW w:w="977" w:type="dxa"/>
            <w:vAlign w:val="bottom"/>
          </w:tcPr>
          <w:p w14:paraId="1E328F22" w14:textId="77777777" w:rsidR="00D912E9" w:rsidRPr="00D060CB" w:rsidRDefault="00D912E9" w:rsidP="00AD57C3">
            <w:pPr>
              <w:spacing w:line="360" w:lineRule="auto"/>
              <w:jc w:val="center"/>
              <w:rPr>
                <w:sz w:val="22"/>
                <w:szCs w:val="22"/>
              </w:rPr>
            </w:pPr>
            <w:r>
              <w:rPr>
                <w:sz w:val="22"/>
                <w:szCs w:val="22"/>
              </w:rPr>
              <w:t>1.037</w:t>
            </w:r>
          </w:p>
        </w:tc>
        <w:tc>
          <w:tcPr>
            <w:tcW w:w="1109" w:type="dxa"/>
            <w:tcBorders>
              <w:right w:val="single" w:sz="4" w:space="0" w:color="auto"/>
            </w:tcBorders>
          </w:tcPr>
          <w:p w14:paraId="14A9D994" w14:textId="77777777" w:rsidR="00D912E9" w:rsidRPr="001D763C" w:rsidRDefault="00D912E9" w:rsidP="00AD57C3">
            <w:pPr>
              <w:spacing w:line="360" w:lineRule="auto"/>
              <w:jc w:val="center"/>
              <w:rPr>
                <w:sz w:val="22"/>
                <w:szCs w:val="22"/>
              </w:rPr>
            </w:pPr>
            <w:r>
              <w:rPr>
                <w:sz w:val="22"/>
                <w:szCs w:val="22"/>
              </w:rPr>
              <w:t>0.792</w:t>
            </w:r>
          </w:p>
        </w:tc>
        <w:tc>
          <w:tcPr>
            <w:tcW w:w="1080" w:type="dxa"/>
            <w:tcBorders>
              <w:left w:val="single" w:sz="4" w:space="0" w:color="auto"/>
            </w:tcBorders>
          </w:tcPr>
          <w:p w14:paraId="530CCE84" w14:textId="77777777" w:rsidR="00D912E9" w:rsidRPr="00D060CB" w:rsidRDefault="00D912E9" w:rsidP="00AD57C3">
            <w:pPr>
              <w:spacing w:line="360" w:lineRule="auto"/>
              <w:jc w:val="center"/>
              <w:rPr>
                <w:sz w:val="22"/>
                <w:szCs w:val="22"/>
              </w:rPr>
            </w:pPr>
            <w:r>
              <w:rPr>
                <w:sz w:val="22"/>
                <w:szCs w:val="22"/>
              </w:rPr>
              <w:t>1.801</w:t>
            </w:r>
          </w:p>
        </w:tc>
        <w:tc>
          <w:tcPr>
            <w:tcW w:w="1080" w:type="dxa"/>
          </w:tcPr>
          <w:p w14:paraId="2D5B904C" w14:textId="77777777" w:rsidR="00D912E9" w:rsidRPr="00D060CB" w:rsidRDefault="00D912E9" w:rsidP="00AD57C3">
            <w:pPr>
              <w:spacing w:line="360" w:lineRule="auto"/>
              <w:jc w:val="center"/>
              <w:rPr>
                <w:sz w:val="22"/>
                <w:szCs w:val="22"/>
              </w:rPr>
            </w:pPr>
            <w:r>
              <w:rPr>
                <w:sz w:val="22"/>
                <w:szCs w:val="22"/>
              </w:rPr>
              <w:t>1.342</w:t>
            </w:r>
          </w:p>
        </w:tc>
        <w:tc>
          <w:tcPr>
            <w:tcW w:w="990" w:type="dxa"/>
          </w:tcPr>
          <w:p w14:paraId="2CBB6E21" w14:textId="77777777" w:rsidR="00D912E9" w:rsidRPr="001D763C" w:rsidRDefault="00D912E9" w:rsidP="00AD57C3">
            <w:pPr>
              <w:spacing w:line="360" w:lineRule="auto"/>
              <w:jc w:val="center"/>
              <w:rPr>
                <w:sz w:val="22"/>
                <w:szCs w:val="22"/>
              </w:rPr>
            </w:pPr>
            <w:r>
              <w:rPr>
                <w:sz w:val="22"/>
                <w:szCs w:val="22"/>
              </w:rPr>
              <w:t>1.049</w:t>
            </w:r>
          </w:p>
        </w:tc>
      </w:tr>
      <w:tr w:rsidR="00D912E9" w:rsidRPr="001D763C" w14:paraId="19FBCF2F" w14:textId="77777777" w:rsidTr="00AD57C3">
        <w:trPr>
          <w:trHeight w:val="192"/>
          <w:jc w:val="center"/>
        </w:trPr>
        <w:tc>
          <w:tcPr>
            <w:tcW w:w="1903" w:type="dxa"/>
            <w:vAlign w:val="bottom"/>
          </w:tcPr>
          <w:p w14:paraId="25589CDF" w14:textId="20F236ED" w:rsidR="00D912E9" w:rsidRPr="00D060CB" w:rsidRDefault="00D912E9" w:rsidP="00F144D9">
            <w:pPr>
              <w:spacing w:line="360" w:lineRule="auto"/>
              <w:rPr>
                <w:b/>
                <w:bCs/>
                <w:sz w:val="22"/>
                <w:szCs w:val="22"/>
              </w:rPr>
            </w:pPr>
            <w:proofErr w:type="spellStart"/>
            <w:r w:rsidRPr="00D060CB">
              <w:rPr>
                <w:b/>
                <w:bCs/>
                <w:sz w:val="22"/>
                <w:szCs w:val="22"/>
              </w:rPr>
              <w:t>TextRNNAtt</w:t>
            </w:r>
            <w:proofErr w:type="spellEnd"/>
          </w:p>
        </w:tc>
        <w:tc>
          <w:tcPr>
            <w:tcW w:w="1231" w:type="dxa"/>
            <w:vAlign w:val="bottom"/>
          </w:tcPr>
          <w:p w14:paraId="5386E217" w14:textId="77777777" w:rsidR="00D912E9" w:rsidRPr="001D763C" w:rsidRDefault="00D912E9" w:rsidP="00AD57C3">
            <w:pPr>
              <w:spacing w:line="360" w:lineRule="auto"/>
              <w:jc w:val="center"/>
              <w:rPr>
                <w:sz w:val="22"/>
                <w:szCs w:val="22"/>
              </w:rPr>
            </w:pPr>
            <w:r>
              <w:rPr>
                <w:sz w:val="22"/>
                <w:szCs w:val="22"/>
              </w:rPr>
              <w:t>0.872</w:t>
            </w:r>
          </w:p>
        </w:tc>
        <w:tc>
          <w:tcPr>
            <w:tcW w:w="977" w:type="dxa"/>
            <w:vAlign w:val="bottom"/>
          </w:tcPr>
          <w:p w14:paraId="789C6657" w14:textId="77777777" w:rsidR="00D912E9" w:rsidRPr="001D763C" w:rsidRDefault="00D912E9" w:rsidP="00AD57C3">
            <w:pPr>
              <w:spacing w:line="360" w:lineRule="auto"/>
              <w:jc w:val="center"/>
              <w:rPr>
                <w:sz w:val="22"/>
                <w:szCs w:val="22"/>
              </w:rPr>
            </w:pPr>
            <w:r>
              <w:rPr>
                <w:sz w:val="22"/>
                <w:szCs w:val="22"/>
              </w:rPr>
              <w:t>0.934</w:t>
            </w:r>
          </w:p>
        </w:tc>
        <w:tc>
          <w:tcPr>
            <w:tcW w:w="1109" w:type="dxa"/>
            <w:tcBorders>
              <w:right w:val="single" w:sz="4" w:space="0" w:color="auto"/>
            </w:tcBorders>
          </w:tcPr>
          <w:p w14:paraId="230F1D94" w14:textId="77777777" w:rsidR="00D912E9" w:rsidRPr="001D763C" w:rsidRDefault="00D912E9" w:rsidP="00AD57C3">
            <w:pPr>
              <w:spacing w:line="360" w:lineRule="auto"/>
              <w:jc w:val="center"/>
              <w:rPr>
                <w:sz w:val="22"/>
                <w:szCs w:val="22"/>
              </w:rPr>
            </w:pPr>
            <w:r>
              <w:rPr>
                <w:sz w:val="22"/>
                <w:szCs w:val="22"/>
              </w:rPr>
              <w:t>0.735</w:t>
            </w:r>
          </w:p>
        </w:tc>
        <w:tc>
          <w:tcPr>
            <w:tcW w:w="1080" w:type="dxa"/>
            <w:tcBorders>
              <w:left w:val="single" w:sz="4" w:space="0" w:color="auto"/>
            </w:tcBorders>
          </w:tcPr>
          <w:p w14:paraId="15EE87EA" w14:textId="77777777" w:rsidR="00D912E9" w:rsidRPr="001D763C" w:rsidRDefault="00D912E9" w:rsidP="00AD57C3">
            <w:pPr>
              <w:spacing w:line="360" w:lineRule="auto"/>
              <w:jc w:val="center"/>
              <w:rPr>
                <w:sz w:val="22"/>
                <w:szCs w:val="22"/>
              </w:rPr>
            </w:pPr>
            <w:r>
              <w:rPr>
                <w:sz w:val="22"/>
                <w:szCs w:val="22"/>
              </w:rPr>
              <w:t>1.981</w:t>
            </w:r>
          </w:p>
        </w:tc>
        <w:tc>
          <w:tcPr>
            <w:tcW w:w="1080" w:type="dxa"/>
          </w:tcPr>
          <w:p w14:paraId="7AE0EAFB" w14:textId="77777777" w:rsidR="00D912E9" w:rsidRPr="001D763C" w:rsidRDefault="00D912E9" w:rsidP="00AD57C3">
            <w:pPr>
              <w:spacing w:line="360" w:lineRule="auto"/>
              <w:jc w:val="center"/>
              <w:rPr>
                <w:sz w:val="22"/>
                <w:szCs w:val="22"/>
              </w:rPr>
            </w:pPr>
            <w:r>
              <w:rPr>
                <w:sz w:val="22"/>
                <w:szCs w:val="22"/>
              </w:rPr>
              <w:t>1.407</w:t>
            </w:r>
          </w:p>
        </w:tc>
        <w:tc>
          <w:tcPr>
            <w:tcW w:w="990" w:type="dxa"/>
          </w:tcPr>
          <w:p w14:paraId="21A38A42" w14:textId="77777777" w:rsidR="00D912E9" w:rsidRPr="001D763C" w:rsidRDefault="00D912E9" w:rsidP="00AD57C3">
            <w:pPr>
              <w:spacing w:line="360" w:lineRule="auto"/>
              <w:jc w:val="center"/>
              <w:rPr>
                <w:sz w:val="22"/>
                <w:szCs w:val="22"/>
              </w:rPr>
            </w:pPr>
            <w:r>
              <w:rPr>
                <w:sz w:val="22"/>
                <w:szCs w:val="22"/>
              </w:rPr>
              <w:t>1.104</w:t>
            </w:r>
          </w:p>
        </w:tc>
      </w:tr>
      <w:tr w:rsidR="00D912E9" w:rsidRPr="001D763C" w14:paraId="10CADABB" w14:textId="77777777" w:rsidTr="00AD57C3">
        <w:trPr>
          <w:trHeight w:val="192"/>
          <w:jc w:val="center"/>
        </w:trPr>
        <w:tc>
          <w:tcPr>
            <w:tcW w:w="1903" w:type="dxa"/>
            <w:vAlign w:val="bottom"/>
          </w:tcPr>
          <w:p w14:paraId="6C48034E" w14:textId="77777777" w:rsidR="00D912E9" w:rsidRPr="00D060CB" w:rsidRDefault="00D912E9" w:rsidP="00F144D9">
            <w:pPr>
              <w:spacing w:line="360" w:lineRule="auto"/>
              <w:rPr>
                <w:b/>
                <w:bCs/>
                <w:sz w:val="22"/>
                <w:szCs w:val="22"/>
              </w:rPr>
            </w:pPr>
            <w:r w:rsidRPr="00D060CB">
              <w:rPr>
                <w:b/>
                <w:bCs/>
                <w:sz w:val="22"/>
                <w:szCs w:val="22"/>
              </w:rPr>
              <w:t>DPCNN</w:t>
            </w:r>
          </w:p>
        </w:tc>
        <w:tc>
          <w:tcPr>
            <w:tcW w:w="1231" w:type="dxa"/>
            <w:vAlign w:val="bottom"/>
          </w:tcPr>
          <w:p w14:paraId="21B3C13F" w14:textId="77777777" w:rsidR="00D912E9" w:rsidRPr="001D763C" w:rsidRDefault="00D912E9" w:rsidP="00AD57C3">
            <w:pPr>
              <w:spacing w:line="360" w:lineRule="auto"/>
              <w:jc w:val="center"/>
              <w:rPr>
                <w:sz w:val="22"/>
                <w:szCs w:val="22"/>
              </w:rPr>
            </w:pPr>
            <w:r>
              <w:rPr>
                <w:sz w:val="22"/>
                <w:szCs w:val="22"/>
              </w:rPr>
              <w:t>0.911</w:t>
            </w:r>
          </w:p>
        </w:tc>
        <w:tc>
          <w:tcPr>
            <w:tcW w:w="977" w:type="dxa"/>
            <w:vAlign w:val="bottom"/>
          </w:tcPr>
          <w:p w14:paraId="080955BF" w14:textId="77777777" w:rsidR="00D912E9" w:rsidRPr="001D763C" w:rsidRDefault="00D912E9" w:rsidP="00AD57C3">
            <w:pPr>
              <w:spacing w:line="360" w:lineRule="auto"/>
              <w:jc w:val="center"/>
              <w:rPr>
                <w:sz w:val="22"/>
                <w:szCs w:val="22"/>
              </w:rPr>
            </w:pPr>
            <w:r>
              <w:rPr>
                <w:sz w:val="22"/>
                <w:szCs w:val="22"/>
              </w:rPr>
              <w:t>0.954</w:t>
            </w:r>
          </w:p>
        </w:tc>
        <w:tc>
          <w:tcPr>
            <w:tcW w:w="1109" w:type="dxa"/>
            <w:tcBorders>
              <w:right w:val="single" w:sz="4" w:space="0" w:color="auto"/>
            </w:tcBorders>
          </w:tcPr>
          <w:p w14:paraId="692B3B47" w14:textId="77777777" w:rsidR="00D912E9" w:rsidRPr="001D763C" w:rsidRDefault="00D912E9" w:rsidP="00AD57C3">
            <w:pPr>
              <w:spacing w:line="360" w:lineRule="auto"/>
              <w:jc w:val="center"/>
              <w:rPr>
                <w:sz w:val="22"/>
                <w:szCs w:val="22"/>
              </w:rPr>
            </w:pPr>
            <w:r>
              <w:rPr>
                <w:sz w:val="22"/>
                <w:szCs w:val="22"/>
              </w:rPr>
              <w:t>0.739</w:t>
            </w:r>
          </w:p>
        </w:tc>
        <w:tc>
          <w:tcPr>
            <w:tcW w:w="1080" w:type="dxa"/>
            <w:tcBorders>
              <w:left w:val="single" w:sz="4" w:space="0" w:color="auto"/>
            </w:tcBorders>
          </w:tcPr>
          <w:p w14:paraId="3A8E0A28" w14:textId="77777777" w:rsidR="00D912E9" w:rsidRPr="001D763C" w:rsidRDefault="00D912E9" w:rsidP="00AD57C3">
            <w:pPr>
              <w:spacing w:line="360" w:lineRule="auto"/>
              <w:jc w:val="center"/>
              <w:rPr>
                <w:sz w:val="22"/>
                <w:szCs w:val="22"/>
              </w:rPr>
            </w:pPr>
            <w:r>
              <w:rPr>
                <w:sz w:val="22"/>
                <w:szCs w:val="22"/>
              </w:rPr>
              <w:t>1.764</w:t>
            </w:r>
          </w:p>
        </w:tc>
        <w:tc>
          <w:tcPr>
            <w:tcW w:w="1080" w:type="dxa"/>
          </w:tcPr>
          <w:p w14:paraId="76286191" w14:textId="77777777" w:rsidR="00D912E9" w:rsidRPr="001D763C" w:rsidRDefault="00D912E9" w:rsidP="00AD57C3">
            <w:pPr>
              <w:spacing w:line="360" w:lineRule="auto"/>
              <w:jc w:val="center"/>
              <w:rPr>
                <w:sz w:val="22"/>
                <w:szCs w:val="22"/>
              </w:rPr>
            </w:pPr>
            <w:r>
              <w:rPr>
                <w:sz w:val="22"/>
                <w:szCs w:val="22"/>
              </w:rPr>
              <w:t>1.328</w:t>
            </w:r>
          </w:p>
        </w:tc>
        <w:tc>
          <w:tcPr>
            <w:tcW w:w="990" w:type="dxa"/>
          </w:tcPr>
          <w:p w14:paraId="0633EAFF" w14:textId="77777777" w:rsidR="00D912E9" w:rsidRPr="001D763C" w:rsidRDefault="00D912E9" w:rsidP="00AD57C3">
            <w:pPr>
              <w:spacing w:line="360" w:lineRule="auto"/>
              <w:jc w:val="center"/>
              <w:rPr>
                <w:sz w:val="22"/>
                <w:szCs w:val="22"/>
              </w:rPr>
            </w:pPr>
            <w:r>
              <w:rPr>
                <w:sz w:val="22"/>
                <w:szCs w:val="22"/>
              </w:rPr>
              <w:t>1.062</w:t>
            </w:r>
          </w:p>
        </w:tc>
      </w:tr>
      <w:tr w:rsidR="00D912E9" w:rsidRPr="001D763C" w14:paraId="39C67991" w14:textId="77777777" w:rsidTr="00AD57C3">
        <w:trPr>
          <w:trHeight w:val="192"/>
          <w:jc w:val="center"/>
        </w:trPr>
        <w:tc>
          <w:tcPr>
            <w:tcW w:w="1903" w:type="dxa"/>
            <w:vAlign w:val="bottom"/>
          </w:tcPr>
          <w:p w14:paraId="51360436" w14:textId="77777777" w:rsidR="00D912E9" w:rsidRPr="00D060CB" w:rsidRDefault="00D912E9" w:rsidP="00F144D9">
            <w:pPr>
              <w:spacing w:line="360" w:lineRule="auto"/>
              <w:rPr>
                <w:b/>
                <w:bCs/>
                <w:sz w:val="22"/>
                <w:szCs w:val="22"/>
              </w:rPr>
            </w:pPr>
            <w:proofErr w:type="spellStart"/>
            <w:r w:rsidRPr="00D060CB">
              <w:rPr>
                <w:b/>
                <w:bCs/>
                <w:sz w:val="22"/>
                <w:szCs w:val="22"/>
              </w:rPr>
              <w:t>RoBERTa</w:t>
            </w:r>
            <w:proofErr w:type="spellEnd"/>
            <w:r w:rsidRPr="00D060CB">
              <w:rPr>
                <w:b/>
                <w:bCs/>
                <w:sz w:val="22"/>
                <w:szCs w:val="22"/>
              </w:rPr>
              <w:t xml:space="preserve"> (Ours)</w:t>
            </w:r>
          </w:p>
        </w:tc>
        <w:tc>
          <w:tcPr>
            <w:tcW w:w="1231" w:type="dxa"/>
            <w:vAlign w:val="bottom"/>
          </w:tcPr>
          <w:p w14:paraId="204C6203" w14:textId="77777777" w:rsidR="00D912E9" w:rsidRPr="00D060CB" w:rsidRDefault="00D912E9" w:rsidP="00AD57C3">
            <w:pPr>
              <w:spacing w:line="360" w:lineRule="auto"/>
              <w:jc w:val="center"/>
              <w:rPr>
                <w:b/>
                <w:bCs/>
                <w:sz w:val="22"/>
                <w:szCs w:val="22"/>
              </w:rPr>
            </w:pPr>
            <w:r w:rsidRPr="00D060CB">
              <w:rPr>
                <w:b/>
                <w:bCs/>
                <w:sz w:val="22"/>
                <w:szCs w:val="22"/>
              </w:rPr>
              <w:t>0.724</w:t>
            </w:r>
          </w:p>
        </w:tc>
        <w:tc>
          <w:tcPr>
            <w:tcW w:w="977" w:type="dxa"/>
            <w:vAlign w:val="bottom"/>
          </w:tcPr>
          <w:p w14:paraId="2D58D120" w14:textId="77777777" w:rsidR="00D912E9" w:rsidRPr="00D060CB" w:rsidRDefault="00D912E9" w:rsidP="00AD57C3">
            <w:pPr>
              <w:spacing w:line="360" w:lineRule="auto"/>
              <w:jc w:val="center"/>
              <w:rPr>
                <w:b/>
                <w:bCs/>
                <w:sz w:val="22"/>
                <w:szCs w:val="22"/>
              </w:rPr>
            </w:pPr>
            <w:r w:rsidRPr="00D060CB">
              <w:rPr>
                <w:b/>
                <w:bCs/>
                <w:sz w:val="22"/>
                <w:szCs w:val="22"/>
              </w:rPr>
              <w:t>0.851</w:t>
            </w:r>
          </w:p>
        </w:tc>
        <w:tc>
          <w:tcPr>
            <w:tcW w:w="1109" w:type="dxa"/>
            <w:tcBorders>
              <w:right w:val="single" w:sz="4" w:space="0" w:color="auto"/>
            </w:tcBorders>
          </w:tcPr>
          <w:p w14:paraId="435B8FC4" w14:textId="77777777" w:rsidR="00D912E9" w:rsidRPr="00D060CB" w:rsidRDefault="00D912E9" w:rsidP="00AD57C3">
            <w:pPr>
              <w:spacing w:line="360" w:lineRule="auto"/>
              <w:jc w:val="center"/>
              <w:rPr>
                <w:b/>
                <w:bCs/>
                <w:sz w:val="22"/>
                <w:szCs w:val="22"/>
              </w:rPr>
            </w:pPr>
            <w:r w:rsidRPr="00D060CB">
              <w:rPr>
                <w:b/>
                <w:bCs/>
                <w:sz w:val="22"/>
                <w:szCs w:val="22"/>
              </w:rPr>
              <w:t>0.642</w:t>
            </w:r>
          </w:p>
        </w:tc>
        <w:tc>
          <w:tcPr>
            <w:tcW w:w="1080" w:type="dxa"/>
            <w:tcBorders>
              <w:left w:val="single" w:sz="4" w:space="0" w:color="auto"/>
              <w:bottom w:val="single" w:sz="4" w:space="0" w:color="auto"/>
            </w:tcBorders>
          </w:tcPr>
          <w:p w14:paraId="2AA7358F" w14:textId="77777777" w:rsidR="00D912E9" w:rsidRPr="00D060CB" w:rsidRDefault="00D912E9" w:rsidP="00AD57C3">
            <w:pPr>
              <w:spacing w:line="360" w:lineRule="auto"/>
              <w:jc w:val="center"/>
              <w:rPr>
                <w:b/>
                <w:bCs/>
                <w:sz w:val="22"/>
                <w:szCs w:val="22"/>
              </w:rPr>
            </w:pPr>
            <w:r w:rsidRPr="00D060CB">
              <w:rPr>
                <w:b/>
                <w:bCs/>
                <w:sz w:val="22"/>
                <w:szCs w:val="22"/>
              </w:rPr>
              <w:t>1.327</w:t>
            </w:r>
          </w:p>
        </w:tc>
        <w:tc>
          <w:tcPr>
            <w:tcW w:w="1080" w:type="dxa"/>
          </w:tcPr>
          <w:p w14:paraId="6BBE833E" w14:textId="77777777" w:rsidR="00D912E9" w:rsidRPr="00D060CB" w:rsidRDefault="00D912E9" w:rsidP="00AD57C3">
            <w:pPr>
              <w:spacing w:line="360" w:lineRule="auto"/>
              <w:jc w:val="center"/>
              <w:rPr>
                <w:b/>
                <w:bCs/>
                <w:sz w:val="22"/>
                <w:szCs w:val="22"/>
              </w:rPr>
            </w:pPr>
            <w:r w:rsidRPr="00D060CB">
              <w:rPr>
                <w:b/>
                <w:bCs/>
                <w:sz w:val="22"/>
                <w:szCs w:val="22"/>
              </w:rPr>
              <w:t>1.152</w:t>
            </w:r>
          </w:p>
        </w:tc>
        <w:tc>
          <w:tcPr>
            <w:tcW w:w="990" w:type="dxa"/>
          </w:tcPr>
          <w:p w14:paraId="06BDC8A1" w14:textId="77777777" w:rsidR="00D912E9" w:rsidRPr="00D060CB" w:rsidRDefault="00D912E9" w:rsidP="00AD57C3">
            <w:pPr>
              <w:spacing w:line="360" w:lineRule="auto"/>
              <w:jc w:val="center"/>
              <w:rPr>
                <w:b/>
                <w:bCs/>
                <w:sz w:val="22"/>
                <w:szCs w:val="22"/>
              </w:rPr>
            </w:pPr>
            <w:r w:rsidRPr="00D060CB">
              <w:rPr>
                <w:b/>
                <w:bCs/>
                <w:sz w:val="22"/>
                <w:szCs w:val="22"/>
              </w:rPr>
              <w:t>0.833</w:t>
            </w:r>
          </w:p>
        </w:tc>
      </w:tr>
    </w:tbl>
    <w:p w14:paraId="0E32888B" w14:textId="2EA20D3C" w:rsidR="00D912E9" w:rsidRPr="00D378C1" w:rsidRDefault="00D912E9" w:rsidP="00A53488">
      <w:pPr>
        <w:pBdr>
          <w:top w:val="nil"/>
          <w:left w:val="nil"/>
          <w:bottom w:val="nil"/>
          <w:right w:val="nil"/>
          <w:between w:val="nil"/>
        </w:pBdr>
        <w:spacing w:before="120" w:line="480" w:lineRule="auto"/>
        <w:jc w:val="center"/>
        <w:rPr>
          <w:color w:val="000000"/>
        </w:rPr>
      </w:pPr>
      <w:r>
        <w:rPr>
          <w:rFonts w:eastAsia="Arial"/>
          <w:b/>
        </w:rPr>
        <w:t xml:space="preserve">Table </w:t>
      </w:r>
      <w:ins w:id="1845" w:author="Author">
        <w:r w:rsidR="00FA7DC7">
          <w:rPr>
            <w:rFonts w:eastAsia="Arial"/>
            <w:b/>
          </w:rPr>
          <w:t>5</w:t>
        </w:r>
      </w:ins>
      <w:del w:id="1846" w:author="Author">
        <w:r w:rsidR="003D74AC" w:rsidDel="00FA7DC7">
          <w:rPr>
            <w:rFonts w:eastAsia="Arial"/>
            <w:b/>
          </w:rPr>
          <w:delText>7</w:delText>
        </w:r>
      </w:del>
      <w:r w:rsidRPr="00B22A06">
        <w:rPr>
          <w:rFonts w:eastAsia="Arial"/>
          <w:b/>
        </w:rPr>
        <w:t xml:space="preserve">. </w:t>
      </w:r>
      <w:r>
        <w:rPr>
          <w:rFonts w:eastAsia="Arial"/>
          <w:b/>
        </w:rPr>
        <w:t>Sentiment analysis model performance</w:t>
      </w:r>
      <w:r w:rsidRPr="00B22A06">
        <w:rPr>
          <w:rFonts w:eastAsia="Arial"/>
          <w:b/>
        </w:rPr>
        <w:t>.</w:t>
      </w:r>
    </w:p>
    <w:p w14:paraId="43AD004E" w14:textId="721685C3" w:rsidR="00D912E9" w:rsidRDefault="00D912E9" w:rsidP="00F144D9">
      <w:pPr>
        <w:pBdr>
          <w:top w:val="nil"/>
          <w:left w:val="nil"/>
          <w:bottom w:val="nil"/>
          <w:right w:val="nil"/>
          <w:between w:val="nil"/>
        </w:pBdr>
        <w:spacing w:line="480" w:lineRule="auto"/>
      </w:pPr>
      <w:r w:rsidRPr="00AE5BF2">
        <w:t xml:space="preserve">According to Table </w:t>
      </w:r>
      <w:ins w:id="1847" w:author="Author">
        <w:r w:rsidR="00FA7DC7">
          <w:t>5</w:t>
        </w:r>
      </w:ins>
      <w:del w:id="1848" w:author="Author">
        <w:r w:rsidR="003D74AC" w:rsidDel="00FA7DC7">
          <w:delText>7</w:delText>
        </w:r>
      </w:del>
      <w:r w:rsidRPr="00AE5BF2">
        <w:t xml:space="preserve">, </w:t>
      </w:r>
      <w:r w:rsidR="00603AC8" w:rsidRPr="00AE5BF2">
        <w:t xml:space="preserve">the proposed LLM (i.e., </w:t>
      </w:r>
      <w:proofErr w:type="spellStart"/>
      <w:r w:rsidR="00603AC8" w:rsidRPr="00AE5BF2">
        <w:t>RoBERTa</w:t>
      </w:r>
      <w:proofErr w:type="spellEnd"/>
      <w:r w:rsidR="00603AC8" w:rsidRPr="00AE5BF2">
        <w:t>)</w:t>
      </w:r>
      <w:r w:rsidRPr="00AE5BF2">
        <w:t xml:space="preserve"> </w:t>
      </w:r>
      <w:r w:rsidR="006750FB">
        <w:t>shows</w:t>
      </w:r>
      <w:r w:rsidR="006750FB" w:rsidRPr="00AE5BF2">
        <w:t xml:space="preserve"> </w:t>
      </w:r>
      <w:r w:rsidR="00A540C5">
        <w:t>the</w:t>
      </w:r>
      <w:r w:rsidRPr="00AE5BF2">
        <w:t xml:space="preserve"> </w:t>
      </w:r>
      <w:r w:rsidR="00A540C5" w:rsidRPr="00AE5BF2">
        <w:t>lowe</w:t>
      </w:r>
      <w:r w:rsidR="00A540C5">
        <w:t>st</w:t>
      </w:r>
      <w:r w:rsidR="00A540C5" w:rsidRPr="00AE5BF2">
        <w:t xml:space="preserve"> </w:t>
      </w:r>
      <w:r w:rsidRPr="00AE5BF2">
        <w:t xml:space="preserve">MAE on the test dataset. Compared with benchmarks such as </w:t>
      </w:r>
      <w:proofErr w:type="spellStart"/>
      <w:r w:rsidRPr="00AE5BF2">
        <w:t>TextCNN</w:t>
      </w:r>
      <w:proofErr w:type="spellEnd"/>
      <w:r w:rsidRPr="00AE5BF2">
        <w:t xml:space="preserve"> and </w:t>
      </w:r>
      <w:proofErr w:type="spellStart"/>
      <w:r w:rsidRPr="00AE5BF2">
        <w:t>TextRCNN</w:t>
      </w:r>
      <w:proofErr w:type="spellEnd"/>
      <w:r w:rsidRPr="00AE5BF2">
        <w:t xml:space="preserve">, </w:t>
      </w:r>
      <w:proofErr w:type="spellStart"/>
      <w:r w:rsidRPr="00AE5BF2">
        <w:t>RoBERTa</w:t>
      </w:r>
      <w:proofErr w:type="spellEnd"/>
      <w:r w:rsidRPr="00AE5BF2">
        <w:t xml:space="preserve"> achieves significantly better results (</w:t>
      </w:r>
      <w:r w:rsidRPr="000F575D">
        <w:rPr>
          <w:i/>
        </w:rPr>
        <w:t>p</w:t>
      </w:r>
      <w:r w:rsidRPr="00AE5BF2">
        <w:t xml:space="preserve"> &lt; 0.</w:t>
      </w:r>
      <w:r w:rsidR="003B5E89">
        <w:t>05</w:t>
      </w:r>
      <w:r w:rsidRPr="00AE5BF2">
        <w:t xml:space="preserve">) in both valence and arousal metrics. Another finding is that RNN-related methods (i.e., </w:t>
      </w:r>
      <w:proofErr w:type="spellStart"/>
      <w:r w:rsidRPr="00AE5BF2">
        <w:t>TextRCNN</w:t>
      </w:r>
      <w:proofErr w:type="spellEnd"/>
      <w:r w:rsidRPr="00AE5BF2">
        <w:t xml:space="preserve"> and </w:t>
      </w:r>
      <w:proofErr w:type="spellStart"/>
      <w:r w:rsidRPr="00AE5BF2">
        <w:t>TextRNNAtt</w:t>
      </w:r>
      <w:proofErr w:type="spellEnd"/>
      <w:r w:rsidRPr="00AE5BF2">
        <w:t xml:space="preserve">) outperform CNN-related methods (i.e., </w:t>
      </w:r>
      <w:proofErr w:type="spellStart"/>
      <w:r w:rsidRPr="00AE5BF2">
        <w:t>TextCNN</w:t>
      </w:r>
      <w:proofErr w:type="spellEnd"/>
      <w:r w:rsidRPr="00AE5BF2">
        <w:t xml:space="preserve"> and DPCNN) in most metrics. The finding shows that capturing sequence information is critical in predicting risk-related features such as valance and arousal. LLM has a superior ability to complete risk-related sentiment classification tasks as a variant of sequence networks with deep transformer architectures. </w:t>
      </w:r>
    </w:p>
    <w:p w14:paraId="28F0104D" w14:textId="029C2122" w:rsidR="008D4768" w:rsidDel="00D639C1" w:rsidRDefault="005E718B" w:rsidP="00AD57C3">
      <w:pPr>
        <w:spacing w:line="480" w:lineRule="auto"/>
        <w:jc w:val="center"/>
        <w:rPr>
          <w:del w:id="1849" w:author="Author"/>
          <w:color w:val="000000"/>
        </w:rPr>
      </w:pPr>
      <w:del w:id="1850" w:author="Author">
        <w:r w:rsidDel="00D639C1">
          <w:rPr>
            <w:noProof/>
            <w:color w:val="000000"/>
          </w:rPr>
          <w:drawing>
            <wp:inline distT="0" distB="0" distL="0" distR="0" wp14:anchorId="76DF009C" wp14:editId="28A57F74">
              <wp:extent cx="4572000" cy="32232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223260"/>
                      </a:xfrm>
                      <a:prstGeom prst="rect">
                        <a:avLst/>
                      </a:prstGeom>
                      <a:noFill/>
                    </pic:spPr>
                  </pic:pic>
                </a:graphicData>
              </a:graphic>
            </wp:inline>
          </w:drawing>
        </w:r>
      </w:del>
    </w:p>
    <w:p w14:paraId="1CAE1432" w14:textId="2D687C84" w:rsidR="008D4768" w:rsidDel="00D639C1" w:rsidRDefault="008D4768" w:rsidP="00AD57C3">
      <w:pPr>
        <w:pBdr>
          <w:top w:val="nil"/>
          <w:left w:val="nil"/>
          <w:bottom w:val="nil"/>
          <w:right w:val="nil"/>
          <w:between w:val="nil"/>
        </w:pBdr>
        <w:spacing w:line="480" w:lineRule="auto"/>
        <w:jc w:val="center"/>
        <w:rPr>
          <w:del w:id="1851" w:author="Author"/>
          <w:color w:val="000000"/>
        </w:rPr>
      </w:pPr>
      <w:del w:id="1852" w:author="Author">
        <w:r w:rsidDel="00D639C1">
          <w:rPr>
            <w:rFonts w:eastAsia="Arial"/>
            <w:b/>
          </w:rPr>
          <w:delText xml:space="preserve">Figure </w:delText>
        </w:r>
        <w:r w:rsidR="003F6816" w:rsidDel="00D639C1">
          <w:rPr>
            <w:rFonts w:eastAsia="Arial"/>
            <w:b/>
          </w:rPr>
          <w:delText>3</w:delText>
        </w:r>
        <w:r w:rsidRPr="00B22A06" w:rsidDel="00D639C1">
          <w:rPr>
            <w:rFonts w:eastAsia="Arial"/>
            <w:b/>
          </w:rPr>
          <w:delText xml:space="preserve">. </w:delText>
        </w:r>
        <w:r w:rsidDel="00D639C1">
          <w:rPr>
            <w:rFonts w:eastAsia="Arial"/>
            <w:b/>
          </w:rPr>
          <w:delText>Cross-validation of language models and application</w:delText>
        </w:r>
        <w:r w:rsidRPr="00B22A06" w:rsidDel="00D639C1">
          <w:rPr>
            <w:rFonts w:eastAsia="Arial"/>
            <w:b/>
          </w:rPr>
          <w:delText>.</w:delText>
        </w:r>
      </w:del>
    </w:p>
    <w:p w14:paraId="6EBB77CE" w14:textId="1C7D9345" w:rsidR="008D4768" w:rsidDel="00D639C1" w:rsidRDefault="008D4768" w:rsidP="00F144D9">
      <w:pPr>
        <w:spacing w:line="480" w:lineRule="auto"/>
        <w:rPr>
          <w:del w:id="1853" w:author="Author"/>
        </w:rPr>
      </w:pPr>
    </w:p>
    <w:p w14:paraId="3895C282" w14:textId="021B2EE9" w:rsidR="00AD57C3" w:rsidDel="00D639C1" w:rsidRDefault="00AD57C3" w:rsidP="00AD57C3">
      <w:pPr>
        <w:spacing w:line="480" w:lineRule="auto"/>
        <w:rPr>
          <w:del w:id="1854" w:author="Author"/>
        </w:rPr>
      </w:pPr>
      <w:del w:id="1855" w:author="Author">
        <w:r w:rsidRPr="00AE5BF2" w:rsidDel="00D639C1">
          <w:delText xml:space="preserve">As discussed </w:delText>
        </w:r>
        <w:r w:rsidDel="00D639C1">
          <w:delText>in the previous section</w:delText>
        </w:r>
        <w:r w:rsidRPr="00AE5BF2" w:rsidDel="00D639C1">
          <w:delText xml:space="preserve">, the dataset </w:delText>
        </w:r>
        <w:r w:rsidDel="00D639C1">
          <w:delText>used</w:delText>
        </w:r>
        <w:r w:rsidRPr="00AE5BF2" w:rsidDel="00D639C1">
          <w:delText xml:space="preserve"> for </w:delText>
        </w:r>
        <w:r w:rsidDel="00D639C1">
          <w:delText xml:space="preserve">pre-training the RoBERTa model for our context </w:delText>
        </w:r>
        <w:r w:rsidRPr="00AE5BF2" w:rsidDel="00D639C1">
          <w:delText xml:space="preserve">contains three events (i.e., A, B, and C). </w:delText>
        </w:r>
        <w:r w:rsidDel="00D639C1">
          <w:delText>To</w:delText>
        </w:r>
        <w:r w:rsidRPr="00AE5BF2" w:rsidDel="00D639C1">
          <w:delText xml:space="preserve"> evaluate the proposed LLM</w:delText>
        </w:r>
        <w:r w:rsidDel="00D639C1">
          <w:delText>’</w:delText>
        </w:r>
        <w:r w:rsidRPr="00AE5BF2" w:rsidDel="00D639C1">
          <w:delText xml:space="preserve">s ability to predict unseen events, we </w:delText>
        </w:r>
        <w:r w:rsidDel="00D639C1">
          <w:delText xml:space="preserve">conduct a 3-fold cross-validation at the event level. In each fold, we </w:delText>
        </w:r>
        <w:r w:rsidRPr="00AE5BF2" w:rsidDel="00D639C1">
          <w:delText xml:space="preserve">treat data from two events as </w:delText>
        </w:r>
        <w:r w:rsidDel="00D639C1">
          <w:delText xml:space="preserve">the </w:delText>
        </w:r>
        <w:r w:rsidRPr="00AE5BF2" w:rsidDel="00D639C1">
          <w:delText xml:space="preserve">training dataset and treat </w:delText>
        </w:r>
        <w:r w:rsidDel="00D639C1">
          <w:delText xml:space="preserve">data from the remaining </w:delText>
        </w:r>
        <w:r w:rsidRPr="00AE5BF2" w:rsidDel="00D639C1">
          <w:delText xml:space="preserve">event as </w:delText>
        </w:r>
        <w:r w:rsidDel="00D639C1">
          <w:delText xml:space="preserve">the </w:delText>
        </w:r>
        <w:r w:rsidRPr="00AE5BF2" w:rsidDel="00D639C1">
          <w:delText xml:space="preserve">testing dataset. For example, we train the proposed LLM on events B and C to predict </w:delText>
        </w:r>
        <w:r w:rsidDel="00D639C1">
          <w:delText>the</w:delText>
        </w:r>
        <w:r w:rsidRPr="00AE5BF2" w:rsidDel="00D639C1">
          <w:delText xml:space="preserve"> valance and arousal values</w:delText>
        </w:r>
        <w:r w:rsidDel="00D639C1">
          <w:delText xml:space="preserve"> for the posts in event A</w:delText>
        </w:r>
        <w:r w:rsidRPr="00AE5BF2" w:rsidDel="00D639C1">
          <w:delText xml:space="preserve">. </w:delText>
        </w:r>
        <w:r w:rsidDel="00D639C1">
          <w:delText>The process is shown in Figure 3.</w:delText>
        </w:r>
      </w:del>
    </w:p>
    <w:p w14:paraId="6F163DFF" w14:textId="67E340F0" w:rsidR="00AD57C3" w:rsidDel="00D639C1" w:rsidRDefault="00AD57C3" w:rsidP="00F144D9">
      <w:pPr>
        <w:spacing w:line="480" w:lineRule="auto"/>
        <w:rPr>
          <w:del w:id="1856" w:author="Author"/>
        </w:rPr>
      </w:pPr>
    </w:p>
    <w:p w14:paraId="5EF198EF" w14:textId="4BA24DC1" w:rsidR="00D912E9" w:rsidDel="00D639C1" w:rsidRDefault="00D912E9" w:rsidP="00AD57C3">
      <w:pPr>
        <w:pBdr>
          <w:top w:val="nil"/>
          <w:left w:val="nil"/>
          <w:bottom w:val="nil"/>
          <w:right w:val="nil"/>
          <w:between w:val="nil"/>
        </w:pBdr>
        <w:spacing w:line="480" w:lineRule="auto"/>
        <w:jc w:val="center"/>
        <w:rPr>
          <w:del w:id="1857" w:author="Author"/>
          <w:color w:val="000000"/>
        </w:rPr>
      </w:pPr>
      <w:del w:id="1858" w:author="Author">
        <w:r w:rsidRPr="00942D78" w:rsidDel="00D639C1">
          <w:rPr>
            <w:noProof/>
            <w:color w:val="000000"/>
          </w:rPr>
          <w:drawing>
            <wp:inline distT="0" distB="0" distL="0" distR="0" wp14:anchorId="2A2327EA" wp14:editId="21BF17A6">
              <wp:extent cx="5943600" cy="4740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740275"/>
                      </a:xfrm>
                      <a:prstGeom prst="rect">
                        <a:avLst/>
                      </a:prstGeom>
                    </pic:spPr>
                  </pic:pic>
                </a:graphicData>
              </a:graphic>
            </wp:inline>
          </w:drawing>
        </w:r>
      </w:del>
    </w:p>
    <w:p w14:paraId="7584F88A" w14:textId="4742DB51" w:rsidR="00D912E9" w:rsidDel="00D639C1" w:rsidRDefault="00D912E9" w:rsidP="00AD57C3">
      <w:pPr>
        <w:pBdr>
          <w:top w:val="nil"/>
          <w:left w:val="nil"/>
          <w:bottom w:val="nil"/>
          <w:right w:val="nil"/>
          <w:between w:val="nil"/>
        </w:pBdr>
        <w:spacing w:line="480" w:lineRule="auto"/>
        <w:jc w:val="center"/>
        <w:rPr>
          <w:del w:id="1859" w:author="Author"/>
          <w:rFonts w:eastAsia="Arial"/>
          <w:b/>
        </w:rPr>
      </w:pPr>
      <w:del w:id="1860" w:author="Author">
        <w:r w:rsidDel="00D639C1">
          <w:rPr>
            <w:rFonts w:eastAsia="Arial"/>
            <w:b/>
          </w:rPr>
          <w:delText xml:space="preserve">Figure </w:delText>
        </w:r>
        <w:r w:rsidR="003F6816" w:rsidDel="00D639C1">
          <w:rPr>
            <w:rFonts w:eastAsia="Arial"/>
            <w:b/>
          </w:rPr>
          <w:delText>4</w:delText>
        </w:r>
        <w:r w:rsidRPr="00B22A06" w:rsidDel="00D639C1">
          <w:rPr>
            <w:rFonts w:eastAsia="Arial"/>
            <w:b/>
          </w:rPr>
          <w:delText xml:space="preserve">. </w:delText>
        </w:r>
        <w:r w:rsidDel="00D639C1">
          <w:rPr>
            <w:rFonts w:eastAsia="Arial"/>
            <w:b/>
          </w:rPr>
          <w:delText>Cross-validation using unseen events</w:delText>
        </w:r>
        <w:r w:rsidRPr="00B22A06" w:rsidDel="00D639C1">
          <w:rPr>
            <w:rFonts w:eastAsia="Arial"/>
            <w:b/>
          </w:rPr>
          <w:delText>.</w:delText>
        </w:r>
      </w:del>
    </w:p>
    <w:p w14:paraId="234981C7" w14:textId="6AE48332" w:rsidR="00AD57C3" w:rsidDel="00D639C1" w:rsidRDefault="00AD57C3" w:rsidP="00AD57C3">
      <w:pPr>
        <w:pBdr>
          <w:top w:val="nil"/>
          <w:left w:val="nil"/>
          <w:bottom w:val="nil"/>
          <w:right w:val="nil"/>
          <w:between w:val="nil"/>
        </w:pBdr>
        <w:spacing w:line="480" w:lineRule="auto"/>
        <w:jc w:val="center"/>
        <w:rPr>
          <w:del w:id="1861" w:author="Author"/>
          <w:color w:val="000000"/>
        </w:rPr>
      </w:pPr>
    </w:p>
    <w:p w14:paraId="093FBFAC" w14:textId="64B99725" w:rsidR="00D912E9" w:rsidDel="00D639C1" w:rsidRDefault="00D912E9" w:rsidP="00F144D9">
      <w:pPr>
        <w:spacing w:line="480" w:lineRule="auto"/>
        <w:rPr>
          <w:del w:id="1862" w:author="Author"/>
        </w:rPr>
      </w:pPr>
      <w:del w:id="1863" w:author="Author">
        <w:r w:rsidDel="00D639C1">
          <w:delText xml:space="preserve">Figure </w:delText>
        </w:r>
        <w:r w:rsidR="003F6816" w:rsidDel="00D639C1">
          <w:delText>4</w:delText>
        </w:r>
        <w:r w:rsidDel="00D639C1">
          <w:delText xml:space="preserve"> shows</w:delText>
        </w:r>
        <w:r w:rsidRPr="00AE5BF2" w:rsidDel="00D639C1">
          <w:delText xml:space="preserve"> the performance of LLM on predicting unseen event A, event B, and event C, along with the same benchmarks in the former experiment.</w:delText>
        </w:r>
        <w:r w:rsidDel="00D639C1">
          <w:delText xml:space="preserve"> The detailed performance </w:delText>
        </w:r>
        <w:r w:rsidR="00605D51" w:rsidDel="00D639C1">
          <w:delText>results are</w:delText>
        </w:r>
        <w:r w:rsidDel="00D639C1">
          <w:delText xml:space="preserve"> provided in Table </w:delText>
        </w:r>
        <w:r w:rsidR="003F6816" w:rsidDel="00D639C1">
          <w:delText>8</w:delText>
        </w:r>
        <w:r w:rsidDel="00D639C1">
          <w:delText xml:space="preserve">. </w:delText>
        </w:r>
        <w:r w:rsidRPr="00AE5BF2" w:rsidDel="00D639C1">
          <w:delText xml:space="preserve"> The experiment results show that the proposed LLM still achieves better prediction performance than benchmarks. Moreover, when dealing with unseen events, the performance of several benchmarks is unstable. For example, </w:delText>
        </w:r>
        <w:r w:rsidR="00992E01" w:rsidDel="00D639C1">
          <w:delText>for event</w:delText>
        </w:r>
        <w:r w:rsidRPr="00AE5BF2" w:rsidDel="00D639C1">
          <w:delText xml:space="preserve"> B, </w:delText>
        </w:r>
        <w:r w:rsidR="00992E01" w:rsidDel="00D639C1">
          <w:delText xml:space="preserve">the performance of </w:delText>
        </w:r>
        <w:r w:rsidRPr="00AE5BF2" w:rsidDel="00D639C1">
          <w:delText xml:space="preserve">TextCNN and TextRNNAtt </w:delText>
        </w:r>
        <w:r w:rsidR="00B75150" w:rsidDel="00D639C1">
          <w:delText xml:space="preserve">in arousal </w:delText>
        </w:r>
        <w:r w:rsidR="00992E01" w:rsidDel="00D639C1">
          <w:delText>are</w:delText>
        </w:r>
        <w:r w:rsidRPr="00AE5BF2" w:rsidDel="00D639C1">
          <w:delText xml:space="preserve"> </w:delText>
        </w:r>
        <w:r w:rsidR="00B75150" w:rsidDel="00D639C1">
          <w:delText xml:space="preserve">close to </w:delText>
        </w:r>
        <w:r w:rsidRPr="00AE5BF2" w:rsidDel="00D639C1">
          <w:delText xml:space="preserve">random guess (MSE is greater than 10). However, the prediction results of the proposed LLM are stable </w:delText>
        </w:r>
        <w:r w:rsidR="00947E29" w:rsidDel="00D639C1">
          <w:delText xml:space="preserve">for </w:delText>
        </w:r>
        <w:r w:rsidRPr="00AE5BF2" w:rsidDel="00D639C1">
          <w:delText>all three</w:delText>
        </w:r>
        <w:r w:rsidR="00947E29" w:rsidDel="00D639C1">
          <w:delText xml:space="preserve"> events</w:delText>
        </w:r>
        <w:r w:rsidRPr="00AE5BF2" w:rsidDel="00D639C1">
          <w:delText xml:space="preserve">, </w:delText>
        </w:r>
        <w:r w:rsidR="00947E29" w:rsidDel="00D639C1">
          <w:delText xml:space="preserve">demonstrating </w:delText>
        </w:r>
        <w:r w:rsidRPr="00AE5BF2" w:rsidDel="00D639C1">
          <w:delText>its ability to predict unsee</w:delText>
        </w:r>
        <w:r w:rsidR="00947E29" w:rsidDel="00D639C1">
          <w:delText>n</w:delText>
        </w:r>
        <w:r w:rsidRPr="00AE5BF2" w:rsidDel="00D639C1">
          <w:delText xml:space="preserve"> events and </w:delText>
        </w:r>
        <w:r w:rsidR="00A25848" w:rsidDel="00D639C1">
          <w:delText>its suitability</w:delText>
        </w:r>
        <w:r w:rsidRPr="00AE5BF2" w:rsidDel="00D639C1">
          <w:delText xml:space="preserve"> for our risk </w:delText>
        </w:r>
        <w:r w:rsidR="003F6816" w:rsidDel="00D639C1">
          <w:delText>assessment</w:delText>
        </w:r>
        <w:r w:rsidR="003F6816" w:rsidRPr="00AE5BF2" w:rsidDel="00D639C1">
          <w:delText xml:space="preserve"> </w:delText>
        </w:r>
        <w:r w:rsidRPr="00AE5BF2" w:rsidDel="00D639C1">
          <w:delText xml:space="preserve">task. </w:delText>
        </w:r>
      </w:del>
    </w:p>
    <w:p w14:paraId="5752AF29" w14:textId="3EE85808" w:rsidR="00A53488" w:rsidRPr="00D378C1" w:rsidDel="00D639C1" w:rsidRDefault="00A53488" w:rsidP="00F144D9">
      <w:pPr>
        <w:spacing w:line="480" w:lineRule="auto"/>
        <w:rPr>
          <w:del w:id="1864" w:author="Author"/>
        </w:rPr>
      </w:pPr>
    </w:p>
    <w:tbl>
      <w:tblPr>
        <w:tblW w:w="9502" w:type="dxa"/>
        <w:tblInd w:w="-405" w:type="dxa"/>
        <w:tblBorders>
          <w:top w:val="single" w:sz="4" w:space="0" w:color="auto"/>
          <w:bottom w:val="single" w:sz="4" w:space="0" w:color="auto"/>
        </w:tblBorders>
        <w:tblLook w:val="04A0" w:firstRow="1" w:lastRow="0" w:firstColumn="1" w:lastColumn="0" w:noHBand="0" w:noVBand="1"/>
      </w:tblPr>
      <w:tblGrid>
        <w:gridCol w:w="1880"/>
        <w:gridCol w:w="1297"/>
        <w:gridCol w:w="1229"/>
        <w:gridCol w:w="1236"/>
        <w:gridCol w:w="1229"/>
        <w:gridCol w:w="1297"/>
        <w:gridCol w:w="1334"/>
      </w:tblGrid>
      <w:tr w:rsidR="00D912E9" w:rsidRPr="00DE2FC1" w:rsidDel="00D639C1" w14:paraId="0009B3E0" w14:textId="25B204F0" w:rsidTr="0056460A">
        <w:trPr>
          <w:trHeight w:val="310"/>
          <w:del w:id="1865" w:author="Author"/>
        </w:trPr>
        <w:tc>
          <w:tcPr>
            <w:tcW w:w="9502" w:type="dxa"/>
            <w:gridSpan w:val="7"/>
            <w:tcBorders>
              <w:top w:val="single" w:sz="4" w:space="0" w:color="auto"/>
              <w:bottom w:val="single" w:sz="4" w:space="0" w:color="auto"/>
            </w:tcBorders>
            <w:shd w:val="clear" w:color="auto" w:fill="auto"/>
            <w:noWrap/>
            <w:vAlign w:val="bottom"/>
            <w:hideMark/>
          </w:tcPr>
          <w:p w14:paraId="6DA8CE92" w14:textId="0FFE3132" w:rsidR="00D912E9" w:rsidRPr="00D060CB" w:rsidDel="00D639C1" w:rsidRDefault="00055899" w:rsidP="00AD57C3">
            <w:pPr>
              <w:jc w:val="center"/>
              <w:rPr>
                <w:del w:id="1866" w:author="Author"/>
                <w:rFonts w:eastAsia="Times New Roman"/>
                <w:b/>
                <w:bCs/>
                <w:color w:val="000000"/>
                <w:sz w:val="22"/>
                <w:szCs w:val="22"/>
                <w:lang w:val="en-HK"/>
              </w:rPr>
            </w:pPr>
            <w:del w:id="1867" w:author="Author">
              <w:r w:rsidDel="00D639C1">
                <w:rPr>
                  <w:rFonts w:eastAsia="Times New Roman"/>
                  <w:b/>
                  <w:bCs/>
                  <w:color w:val="000000"/>
                  <w:sz w:val="22"/>
                  <w:szCs w:val="22"/>
                  <w:lang w:val="en-HK"/>
                </w:rPr>
                <w:tab/>
              </w:r>
              <w:r w:rsidDel="00D639C1">
                <w:rPr>
                  <w:rFonts w:eastAsia="Times New Roman"/>
                  <w:b/>
                  <w:bCs/>
                  <w:color w:val="000000"/>
                  <w:sz w:val="22"/>
                  <w:szCs w:val="22"/>
                  <w:lang w:val="en-HK"/>
                </w:rPr>
                <w:tab/>
              </w:r>
              <w:r w:rsidR="00D912E9" w:rsidRPr="00D060CB" w:rsidDel="00D639C1">
                <w:rPr>
                  <w:rFonts w:eastAsia="Times New Roman"/>
                  <w:b/>
                  <w:bCs/>
                  <w:color w:val="000000"/>
                  <w:sz w:val="22"/>
                  <w:szCs w:val="22"/>
                  <w:lang w:val="en-HK"/>
                </w:rPr>
                <w:delText xml:space="preserve">Event </w:delText>
              </w:r>
              <w:r w:rsidR="00D912E9" w:rsidDel="00D639C1">
                <w:rPr>
                  <w:rFonts w:eastAsia="Times New Roman"/>
                  <w:b/>
                  <w:bCs/>
                  <w:color w:val="000000"/>
                  <w:sz w:val="22"/>
                  <w:szCs w:val="22"/>
                  <w:lang w:val="en-HK"/>
                </w:rPr>
                <w:delText>A</w:delText>
              </w:r>
            </w:del>
          </w:p>
        </w:tc>
      </w:tr>
      <w:tr w:rsidR="00D912E9" w:rsidRPr="00DE2FC1" w:rsidDel="00D639C1" w14:paraId="461B7F8C" w14:textId="571D333C" w:rsidTr="00AD57C3">
        <w:trPr>
          <w:trHeight w:val="310"/>
          <w:del w:id="1868" w:author="Author"/>
        </w:trPr>
        <w:tc>
          <w:tcPr>
            <w:tcW w:w="1880" w:type="dxa"/>
            <w:tcBorders>
              <w:top w:val="single" w:sz="4" w:space="0" w:color="auto"/>
              <w:bottom w:val="single" w:sz="4" w:space="0" w:color="auto"/>
            </w:tcBorders>
            <w:shd w:val="clear" w:color="auto" w:fill="auto"/>
            <w:noWrap/>
            <w:vAlign w:val="bottom"/>
            <w:hideMark/>
          </w:tcPr>
          <w:p w14:paraId="0F463D2B" w14:textId="39742063" w:rsidR="00D912E9" w:rsidRPr="00D060CB" w:rsidDel="00D639C1" w:rsidRDefault="00D912E9" w:rsidP="00F144D9">
            <w:pPr>
              <w:rPr>
                <w:del w:id="1869" w:author="Author"/>
                <w:rFonts w:eastAsia="Times New Roman"/>
                <w:b/>
                <w:bCs/>
                <w:color w:val="000000"/>
                <w:sz w:val="22"/>
                <w:szCs w:val="22"/>
                <w:lang w:val="en-HK"/>
              </w:rPr>
            </w:pPr>
          </w:p>
        </w:tc>
        <w:tc>
          <w:tcPr>
            <w:tcW w:w="3762" w:type="dxa"/>
            <w:gridSpan w:val="3"/>
            <w:tcBorders>
              <w:top w:val="single" w:sz="4" w:space="0" w:color="auto"/>
              <w:bottom w:val="single" w:sz="4" w:space="0" w:color="auto"/>
              <w:right w:val="single" w:sz="4" w:space="0" w:color="auto"/>
            </w:tcBorders>
            <w:shd w:val="clear" w:color="auto" w:fill="auto"/>
            <w:noWrap/>
            <w:vAlign w:val="bottom"/>
            <w:hideMark/>
          </w:tcPr>
          <w:p w14:paraId="14A55538" w14:textId="47CDA5D6" w:rsidR="00D912E9" w:rsidRPr="00D060CB" w:rsidDel="00D639C1" w:rsidRDefault="00D912E9" w:rsidP="00AD57C3">
            <w:pPr>
              <w:jc w:val="center"/>
              <w:rPr>
                <w:del w:id="1870" w:author="Author"/>
                <w:rFonts w:eastAsia="Times New Roman"/>
                <w:b/>
                <w:bCs/>
                <w:color w:val="000000"/>
                <w:sz w:val="22"/>
                <w:szCs w:val="22"/>
                <w:lang w:val="en-HK"/>
              </w:rPr>
            </w:pPr>
            <w:del w:id="1871" w:author="Author">
              <w:r w:rsidRPr="00D060CB" w:rsidDel="00D639C1">
                <w:rPr>
                  <w:rFonts w:eastAsia="Times New Roman"/>
                  <w:b/>
                  <w:bCs/>
                  <w:color w:val="000000"/>
                  <w:sz w:val="22"/>
                  <w:szCs w:val="22"/>
                  <w:lang w:val="en-HK"/>
                </w:rPr>
                <w:delText>Valence</w:delText>
              </w:r>
            </w:del>
          </w:p>
        </w:tc>
        <w:tc>
          <w:tcPr>
            <w:tcW w:w="3860" w:type="dxa"/>
            <w:gridSpan w:val="3"/>
            <w:tcBorders>
              <w:top w:val="single" w:sz="4" w:space="0" w:color="auto"/>
              <w:left w:val="single" w:sz="4" w:space="0" w:color="auto"/>
              <w:bottom w:val="single" w:sz="4" w:space="0" w:color="auto"/>
            </w:tcBorders>
            <w:shd w:val="clear" w:color="auto" w:fill="auto"/>
            <w:noWrap/>
            <w:vAlign w:val="bottom"/>
            <w:hideMark/>
          </w:tcPr>
          <w:p w14:paraId="25C30820" w14:textId="732B16F9" w:rsidR="00D912E9" w:rsidRPr="00D060CB" w:rsidDel="00D639C1" w:rsidRDefault="00D912E9" w:rsidP="00AD57C3">
            <w:pPr>
              <w:jc w:val="center"/>
              <w:rPr>
                <w:del w:id="1872" w:author="Author"/>
                <w:rFonts w:eastAsia="Times New Roman"/>
                <w:b/>
                <w:bCs/>
                <w:color w:val="000000"/>
                <w:sz w:val="22"/>
                <w:szCs w:val="22"/>
                <w:lang w:val="en-HK"/>
              </w:rPr>
            </w:pPr>
            <w:del w:id="1873" w:author="Author">
              <w:r w:rsidRPr="00D060CB" w:rsidDel="00D639C1">
                <w:rPr>
                  <w:rFonts w:eastAsia="Times New Roman"/>
                  <w:b/>
                  <w:bCs/>
                  <w:color w:val="000000"/>
                  <w:sz w:val="22"/>
                  <w:szCs w:val="22"/>
                  <w:lang w:val="en-HK"/>
                </w:rPr>
                <w:delText>Arousal</w:delText>
              </w:r>
            </w:del>
          </w:p>
        </w:tc>
      </w:tr>
      <w:tr w:rsidR="00D912E9" w:rsidRPr="00DE2FC1" w:rsidDel="00D639C1" w14:paraId="7BEE7C15" w14:textId="45BC5BC7" w:rsidTr="00055899">
        <w:trPr>
          <w:trHeight w:val="310"/>
          <w:del w:id="1874" w:author="Author"/>
        </w:trPr>
        <w:tc>
          <w:tcPr>
            <w:tcW w:w="1880" w:type="dxa"/>
            <w:tcBorders>
              <w:top w:val="single" w:sz="4" w:space="0" w:color="auto"/>
              <w:right w:val="single" w:sz="4" w:space="0" w:color="auto"/>
            </w:tcBorders>
            <w:shd w:val="clear" w:color="auto" w:fill="auto"/>
            <w:noWrap/>
            <w:vAlign w:val="bottom"/>
            <w:hideMark/>
          </w:tcPr>
          <w:p w14:paraId="27F8EFE8" w14:textId="33589074" w:rsidR="00D912E9" w:rsidRPr="00D060CB" w:rsidDel="00D639C1" w:rsidRDefault="00D912E9" w:rsidP="00F144D9">
            <w:pPr>
              <w:rPr>
                <w:del w:id="1875" w:author="Author"/>
                <w:rFonts w:eastAsia="Times New Roman"/>
                <w:b/>
                <w:bCs/>
                <w:color w:val="000000"/>
                <w:sz w:val="22"/>
                <w:szCs w:val="22"/>
                <w:lang w:val="en-HK"/>
              </w:rPr>
            </w:pPr>
            <w:del w:id="1876" w:author="Author">
              <w:r w:rsidRPr="00D060CB" w:rsidDel="00D639C1">
                <w:rPr>
                  <w:rFonts w:eastAsia="Times New Roman"/>
                  <w:b/>
                  <w:bCs/>
                  <w:color w:val="000000"/>
                  <w:sz w:val="22"/>
                  <w:szCs w:val="22"/>
                  <w:lang w:val="en-HK"/>
                </w:rPr>
                <w:delText>Model</w:delText>
              </w:r>
            </w:del>
          </w:p>
        </w:tc>
        <w:tc>
          <w:tcPr>
            <w:tcW w:w="1297" w:type="dxa"/>
            <w:tcBorders>
              <w:top w:val="single" w:sz="4" w:space="0" w:color="auto"/>
              <w:left w:val="single" w:sz="4" w:space="0" w:color="auto"/>
              <w:bottom w:val="nil"/>
            </w:tcBorders>
            <w:shd w:val="clear" w:color="auto" w:fill="auto"/>
            <w:noWrap/>
            <w:vAlign w:val="bottom"/>
            <w:hideMark/>
          </w:tcPr>
          <w:p w14:paraId="14186D27" w14:textId="14DFECD3" w:rsidR="00D912E9" w:rsidRPr="00D060CB" w:rsidDel="00D639C1" w:rsidRDefault="00D912E9" w:rsidP="00AD57C3">
            <w:pPr>
              <w:jc w:val="center"/>
              <w:rPr>
                <w:del w:id="1877" w:author="Author"/>
                <w:rFonts w:eastAsia="Times New Roman"/>
                <w:b/>
                <w:bCs/>
                <w:color w:val="000000"/>
                <w:sz w:val="22"/>
                <w:szCs w:val="22"/>
                <w:lang w:val="en-HK"/>
              </w:rPr>
            </w:pPr>
            <w:del w:id="1878" w:author="Author">
              <w:r w:rsidRPr="00D060CB" w:rsidDel="00D639C1">
                <w:rPr>
                  <w:rFonts w:eastAsia="Times New Roman"/>
                  <w:b/>
                  <w:bCs/>
                  <w:color w:val="000000"/>
                  <w:sz w:val="22"/>
                  <w:szCs w:val="22"/>
                  <w:lang w:val="en-HK"/>
                </w:rPr>
                <w:delText>MSE</w:delText>
              </w:r>
            </w:del>
          </w:p>
        </w:tc>
        <w:tc>
          <w:tcPr>
            <w:tcW w:w="1229" w:type="dxa"/>
            <w:tcBorders>
              <w:top w:val="single" w:sz="4" w:space="0" w:color="auto"/>
            </w:tcBorders>
            <w:shd w:val="clear" w:color="auto" w:fill="auto"/>
            <w:noWrap/>
            <w:vAlign w:val="bottom"/>
            <w:hideMark/>
          </w:tcPr>
          <w:p w14:paraId="08202ACB" w14:textId="58219120" w:rsidR="00D912E9" w:rsidRPr="00D060CB" w:rsidDel="00D639C1" w:rsidRDefault="00D912E9" w:rsidP="00AD57C3">
            <w:pPr>
              <w:jc w:val="center"/>
              <w:rPr>
                <w:del w:id="1879" w:author="Author"/>
                <w:rFonts w:eastAsia="Times New Roman"/>
                <w:b/>
                <w:bCs/>
                <w:color w:val="000000"/>
                <w:sz w:val="22"/>
                <w:szCs w:val="22"/>
                <w:lang w:val="en-HK"/>
              </w:rPr>
            </w:pPr>
            <w:del w:id="1880" w:author="Author">
              <w:r w:rsidRPr="00D060CB" w:rsidDel="00D639C1">
                <w:rPr>
                  <w:rFonts w:eastAsia="Times New Roman"/>
                  <w:b/>
                  <w:bCs/>
                  <w:color w:val="000000"/>
                  <w:sz w:val="22"/>
                  <w:szCs w:val="22"/>
                  <w:lang w:val="en-HK"/>
                </w:rPr>
                <w:delText>RMSE</w:delText>
              </w:r>
            </w:del>
          </w:p>
        </w:tc>
        <w:tc>
          <w:tcPr>
            <w:tcW w:w="1236" w:type="dxa"/>
            <w:tcBorders>
              <w:top w:val="single" w:sz="4" w:space="0" w:color="auto"/>
              <w:right w:val="single" w:sz="4" w:space="0" w:color="auto"/>
            </w:tcBorders>
            <w:shd w:val="clear" w:color="auto" w:fill="auto"/>
            <w:noWrap/>
            <w:vAlign w:val="bottom"/>
            <w:hideMark/>
          </w:tcPr>
          <w:p w14:paraId="55165502" w14:textId="37D7F7A1" w:rsidR="00D912E9" w:rsidRPr="00D060CB" w:rsidDel="00D639C1" w:rsidRDefault="00D912E9" w:rsidP="00AD57C3">
            <w:pPr>
              <w:jc w:val="center"/>
              <w:rPr>
                <w:del w:id="1881" w:author="Author"/>
                <w:rFonts w:eastAsia="Times New Roman"/>
                <w:b/>
                <w:bCs/>
                <w:color w:val="000000"/>
                <w:sz w:val="22"/>
                <w:szCs w:val="22"/>
                <w:lang w:val="en-HK"/>
              </w:rPr>
            </w:pPr>
            <w:del w:id="1882" w:author="Author">
              <w:r w:rsidRPr="00D060CB" w:rsidDel="00D639C1">
                <w:rPr>
                  <w:rFonts w:eastAsia="Times New Roman"/>
                  <w:b/>
                  <w:bCs/>
                  <w:color w:val="000000"/>
                  <w:sz w:val="22"/>
                  <w:szCs w:val="22"/>
                  <w:lang w:val="en-HK"/>
                </w:rPr>
                <w:delText>MAE</w:delText>
              </w:r>
            </w:del>
          </w:p>
        </w:tc>
        <w:tc>
          <w:tcPr>
            <w:tcW w:w="1229" w:type="dxa"/>
            <w:tcBorders>
              <w:top w:val="single" w:sz="4" w:space="0" w:color="auto"/>
              <w:left w:val="single" w:sz="4" w:space="0" w:color="auto"/>
            </w:tcBorders>
            <w:shd w:val="clear" w:color="auto" w:fill="auto"/>
            <w:noWrap/>
            <w:vAlign w:val="bottom"/>
            <w:hideMark/>
          </w:tcPr>
          <w:p w14:paraId="54C80E75" w14:textId="051D8562" w:rsidR="00D912E9" w:rsidRPr="00D060CB" w:rsidDel="00D639C1" w:rsidRDefault="00D912E9" w:rsidP="00AD57C3">
            <w:pPr>
              <w:jc w:val="center"/>
              <w:rPr>
                <w:del w:id="1883" w:author="Author"/>
                <w:rFonts w:eastAsia="Times New Roman"/>
                <w:b/>
                <w:bCs/>
                <w:color w:val="000000"/>
                <w:sz w:val="22"/>
                <w:szCs w:val="22"/>
                <w:lang w:val="en-HK"/>
              </w:rPr>
            </w:pPr>
            <w:del w:id="1884" w:author="Author">
              <w:r w:rsidRPr="00981131" w:rsidDel="00D639C1">
                <w:rPr>
                  <w:rFonts w:eastAsia="Times New Roman"/>
                  <w:b/>
                  <w:bCs/>
                  <w:color w:val="000000"/>
                  <w:sz w:val="22"/>
                  <w:szCs w:val="22"/>
                  <w:lang w:val="en-HK"/>
                </w:rPr>
                <w:delText>MSE</w:delText>
              </w:r>
            </w:del>
          </w:p>
        </w:tc>
        <w:tc>
          <w:tcPr>
            <w:tcW w:w="1297" w:type="dxa"/>
            <w:tcBorders>
              <w:top w:val="single" w:sz="4" w:space="0" w:color="auto"/>
            </w:tcBorders>
            <w:shd w:val="clear" w:color="auto" w:fill="auto"/>
            <w:noWrap/>
            <w:vAlign w:val="bottom"/>
            <w:hideMark/>
          </w:tcPr>
          <w:p w14:paraId="19DF8B74" w14:textId="11691A0A" w:rsidR="00D912E9" w:rsidRPr="00D060CB" w:rsidDel="00D639C1" w:rsidRDefault="00D912E9" w:rsidP="00AD57C3">
            <w:pPr>
              <w:jc w:val="center"/>
              <w:rPr>
                <w:del w:id="1885" w:author="Author"/>
                <w:rFonts w:eastAsia="Times New Roman"/>
                <w:b/>
                <w:bCs/>
                <w:color w:val="000000"/>
                <w:sz w:val="22"/>
                <w:szCs w:val="22"/>
                <w:lang w:val="en-HK"/>
              </w:rPr>
            </w:pPr>
            <w:del w:id="1886" w:author="Author">
              <w:r w:rsidRPr="00981131" w:rsidDel="00D639C1">
                <w:rPr>
                  <w:rFonts w:eastAsia="Times New Roman"/>
                  <w:b/>
                  <w:bCs/>
                  <w:color w:val="000000"/>
                  <w:sz w:val="22"/>
                  <w:szCs w:val="22"/>
                  <w:lang w:val="en-HK"/>
                </w:rPr>
                <w:delText>RMSE</w:delText>
              </w:r>
            </w:del>
          </w:p>
        </w:tc>
        <w:tc>
          <w:tcPr>
            <w:tcW w:w="1334" w:type="dxa"/>
            <w:tcBorders>
              <w:top w:val="single" w:sz="4" w:space="0" w:color="auto"/>
            </w:tcBorders>
            <w:shd w:val="clear" w:color="auto" w:fill="auto"/>
            <w:noWrap/>
            <w:vAlign w:val="bottom"/>
            <w:hideMark/>
          </w:tcPr>
          <w:p w14:paraId="2FF598AA" w14:textId="38378A2B" w:rsidR="00D912E9" w:rsidRPr="00D060CB" w:rsidDel="00D639C1" w:rsidRDefault="00D912E9" w:rsidP="00AD57C3">
            <w:pPr>
              <w:jc w:val="center"/>
              <w:rPr>
                <w:del w:id="1887" w:author="Author"/>
                <w:rFonts w:eastAsia="Times New Roman"/>
                <w:b/>
                <w:bCs/>
                <w:color w:val="000000"/>
                <w:sz w:val="22"/>
                <w:szCs w:val="22"/>
                <w:lang w:val="en-HK"/>
              </w:rPr>
            </w:pPr>
            <w:del w:id="1888" w:author="Author">
              <w:r w:rsidRPr="00981131" w:rsidDel="00D639C1">
                <w:rPr>
                  <w:rFonts w:eastAsia="Times New Roman"/>
                  <w:b/>
                  <w:bCs/>
                  <w:color w:val="000000"/>
                  <w:sz w:val="22"/>
                  <w:szCs w:val="22"/>
                  <w:lang w:val="en-HK"/>
                </w:rPr>
                <w:delText>MAE</w:delText>
              </w:r>
            </w:del>
          </w:p>
        </w:tc>
      </w:tr>
      <w:tr w:rsidR="00D912E9" w:rsidRPr="00DE2FC1" w:rsidDel="00D639C1" w14:paraId="7C047785" w14:textId="3B4A7130" w:rsidTr="00055899">
        <w:trPr>
          <w:trHeight w:val="310"/>
          <w:del w:id="1889" w:author="Author"/>
        </w:trPr>
        <w:tc>
          <w:tcPr>
            <w:tcW w:w="1880" w:type="dxa"/>
            <w:tcBorders>
              <w:right w:val="single" w:sz="4" w:space="0" w:color="auto"/>
            </w:tcBorders>
            <w:shd w:val="clear" w:color="auto" w:fill="auto"/>
            <w:noWrap/>
            <w:vAlign w:val="bottom"/>
            <w:hideMark/>
          </w:tcPr>
          <w:p w14:paraId="071B3907" w14:textId="03B6FE54" w:rsidR="00D912E9" w:rsidRPr="00D060CB" w:rsidDel="00D639C1" w:rsidRDefault="00D912E9" w:rsidP="00F144D9">
            <w:pPr>
              <w:rPr>
                <w:del w:id="1890" w:author="Author"/>
                <w:rFonts w:eastAsia="Times New Roman"/>
                <w:b/>
                <w:bCs/>
                <w:color w:val="000000"/>
                <w:sz w:val="22"/>
                <w:szCs w:val="22"/>
                <w:lang w:val="en-HK"/>
              </w:rPr>
            </w:pPr>
            <w:del w:id="1891" w:author="Author">
              <w:r w:rsidRPr="00D060CB" w:rsidDel="00D639C1">
                <w:rPr>
                  <w:rFonts w:eastAsia="Times New Roman"/>
                  <w:b/>
                  <w:bCs/>
                  <w:color w:val="000000"/>
                  <w:sz w:val="22"/>
                  <w:szCs w:val="22"/>
                  <w:lang w:val="en-HK"/>
                </w:rPr>
                <w:delText>TextCNN</w:delText>
              </w:r>
            </w:del>
          </w:p>
        </w:tc>
        <w:tc>
          <w:tcPr>
            <w:tcW w:w="1297" w:type="dxa"/>
            <w:tcBorders>
              <w:top w:val="nil"/>
              <w:left w:val="single" w:sz="4" w:space="0" w:color="auto"/>
              <w:bottom w:val="nil"/>
            </w:tcBorders>
            <w:shd w:val="clear" w:color="auto" w:fill="auto"/>
            <w:noWrap/>
            <w:vAlign w:val="bottom"/>
            <w:hideMark/>
          </w:tcPr>
          <w:p w14:paraId="3A677DB6" w14:textId="3CAD9AF4" w:rsidR="00D912E9" w:rsidRPr="00D060CB" w:rsidDel="00D639C1" w:rsidRDefault="00D912E9" w:rsidP="00AD57C3">
            <w:pPr>
              <w:jc w:val="center"/>
              <w:rPr>
                <w:del w:id="1892" w:author="Author"/>
                <w:rFonts w:eastAsia="Times New Roman"/>
                <w:color w:val="000000"/>
                <w:sz w:val="22"/>
                <w:szCs w:val="22"/>
                <w:lang w:val="en-HK"/>
              </w:rPr>
            </w:pPr>
            <w:del w:id="1893" w:author="Author">
              <w:r w:rsidRPr="00D060CB" w:rsidDel="00D639C1">
                <w:rPr>
                  <w:color w:val="000000"/>
                  <w:sz w:val="22"/>
                  <w:szCs w:val="22"/>
                </w:rPr>
                <w:delText>2.048</w:delText>
              </w:r>
            </w:del>
          </w:p>
        </w:tc>
        <w:tc>
          <w:tcPr>
            <w:tcW w:w="1229" w:type="dxa"/>
            <w:shd w:val="clear" w:color="auto" w:fill="auto"/>
            <w:noWrap/>
            <w:vAlign w:val="bottom"/>
            <w:hideMark/>
          </w:tcPr>
          <w:p w14:paraId="2F4E837D" w14:textId="03567452" w:rsidR="00D912E9" w:rsidRPr="00D060CB" w:rsidDel="00D639C1" w:rsidRDefault="00D912E9" w:rsidP="00AD57C3">
            <w:pPr>
              <w:jc w:val="center"/>
              <w:rPr>
                <w:del w:id="1894" w:author="Author"/>
                <w:rFonts w:eastAsia="Times New Roman"/>
                <w:color w:val="000000"/>
                <w:sz w:val="22"/>
                <w:szCs w:val="22"/>
                <w:lang w:val="en-HK"/>
              </w:rPr>
            </w:pPr>
            <w:del w:id="1895" w:author="Author">
              <w:r w:rsidRPr="00D060CB" w:rsidDel="00D639C1">
                <w:rPr>
                  <w:color w:val="000000"/>
                  <w:sz w:val="22"/>
                  <w:szCs w:val="22"/>
                </w:rPr>
                <w:delText>1.431</w:delText>
              </w:r>
            </w:del>
          </w:p>
        </w:tc>
        <w:tc>
          <w:tcPr>
            <w:tcW w:w="1236" w:type="dxa"/>
            <w:tcBorders>
              <w:right w:val="single" w:sz="4" w:space="0" w:color="auto"/>
            </w:tcBorders>
            <w:shd w:val="clear" w:color="auto" w:fill="auto"/>
            <w:noWrap/>
            <w:vAlign w:val="bottom"/>
            <w:hideMark/>
          </w:tcPr>
          <w:p w14:paraId="72171A1D" w14:textId="284C3338" w:rsidR="00D912E9" w:rsidRPr="00D060CB" w:rsidDel="00D639C1" w:rsidRDefault="00D912E9" w:rsidP="00AD57C3">
            <w:pPr>
              <w:jc w:val="center"/>
              <w:rPr>
                <w:del w:id="1896" w:author="Author"/>
                <w:rFonts w:eastAsia="Times New Roman"/>
                <w:color w:val="000000"/>
                <w:sz w:val="22"/>
                <w:szCs w:val="22"/>
                <w:lang w:val="en-HK"/>
              </w:rPr>
            </w:pPr>
            <w:del w:id="1897" w:author="Author">
              <w:r w:rsidRPr="00D060CB" w:rsidDel="00D639C1">
                <w:rPr>
                  <w:color w:val="000000"/>
                  <w:sz w:val="22"/>
                  <w:szCs w:val="22"/>
                </w:rPr>
                <w:delText>1.174</w:delText>
              </w:r>
            </w:del>
          </w:p>
        </w:tc>
        <w:tc>
          <w:tcPr>
            <w:tcW w:w="1229" w:type="dxa"/>
            <w:tcBorders>
              <w:left w:val="single" w:sz="4" w:space="0" w:color="auto"/>
            </w:tcBorders>
            <w:shd w:val="clear" w:color="auto" w:fill="auto"/>
            <w:noWrap/>
            <w:vAlign w:val="bottom"/>
            <w:hideMark/>
          </w:tcPr>
          <w:p w14:paraId="7B51C437" w14:textId="0AD974FE" w:rsidR="00D912E9" w:rsidRPr="00D060CB" w:rsidDel="00D639C1" w:rsidRDefault="00D912E9" w:rsidP="00AD57C3">
            <w:pPr>
              <w:jc w:val="center"/>
              <w:rPr>
                <w:del w:id="1898" w:author="Author"/>
                <w:rFonts w:eastAsia="Times New Roman"/>
                <w:color w:val="000000"/>
                <w:sz w:val="22"/>
                <w:szCs w:val="22"/>
                <w:lang w:val="en-HK"/>
              </w:rPr>
            </w:pPr>
            <w:del w:id="1899" w:author="Author">
              <w:r w:rsidRPr="00D060CB" w:rsidDel="00D639C1">
                <w:rPr>
                  <w:color w:val="000000"/>
                  <w:sz w:val="22"/>
                  <w:szCs w:val="22"/>
                </w:rPr>
                <w:delText>3.709</w:delText>
              </w:r>
            </w:del>
          </w:p>
        </w:tc>
        <w:tc>
          <w:tcPr>
            <w:tcW w:w="1297" w:type="dxa"/>
            <w:shd w:val="clear" w:color="auto" w:fill="auto"/>
            <w:noWrap/>
            <w:vAlign w:val="bottom"/>
            <w:hideMark/>
          </w:tcPr>
          <w:p w14:paraId="0AE17196" w14:textId="20F2422A" w:rsidR="00D912E9" w:rsidRPr="00D060CB" w:rsidDel="00D639C1" w:rsidRDefault="00D912E9" w:rsidP="00AD57C3">
            <w:pPr>
              <w:jc w:val="center"/>
              <w:rPr>
                <w:del w:id="1900" w:author="Author"/>
                <w:rFonts w:eastAsia="Times New Roman"/>
                <w:color w:val="000000"/>
                <w:sz w:val="22"/>
                <w:szCs w:val="22"/>
                <w:lang w:val="en-HK"/>
              </w:rPr>
            </w:pPr>
            <w:del w:id="1901" w:author="Author">
              <w:r w:rsidRPr="00D060CB" w:rsidDel="00D639C1">
                <w:rPr>
                  <w:color w:val="000000"/>
                  <w:sz w:val="22"/>
                  <w:szCs w:val="22"/>
                </w:rPr>
                <w:delText>1.926</w:delText>
              </w:r>
            </w:del>
          </w:p>
        </w:tc>
        <w:tc>
          <w:tcPr>
            <w:tcW w:w="1334" w:type="dxa"/>
            <w:shd w:val="clear" w:color="auto" w:fill="auto"/>
            <w:noWrap/>
            <w:vAlign w:val="bottom"/>
            <w:hideMark/>
          </w:tcPr>
          <w:p w14:paraId="05CF47DC" w14:textId="3E2562C2" w:rsidR="00D912E9" w:rsidRPr="00D060CB" w:rsidDel="00D639C1" w:rsidRDefault="00D912E9" w:rsidP="00AD57C3">
            <w:pPr>
              <w:jc w:val="center"/>
              <w:rPr>
                <w:del w:id="1902" w:author="Author"/>
                <w:rFonts w:eastAsia="Times New Roman"/>
                <w:color w:val="000000"/>
                <w:sz w:val="22"/>
                <w:szCs w:val="22"/>
                <w:lang w:val="en-HK"/>
              </w:rPr>
            </w:pPr>
            <w:del w:id="1903" w:author="Author">
              <w:r w:rsidRPr="00D060CB" w:rsidDel="00D639C1">
                <w:rPr>
                  <w:color w:val="000000"/>
                  <w:sz w:val="22"/>
                  <w:szCs w:val="22"/>
                </w:rPr>
                <w:delText>1.554</w:delText>
              </w:r>
            </w:del>
          </w:p>
        </w:tc>
      </w:tr>
      <w:tr w:rsidR="00D912E9" w:rsidRPr="00DE2FC1" w:rsidDel="00D639C1" w14:paraId="1CBB81B2" w14:textId="42FBD430" w:rsidTr="00055899">
        <w:trPr>
          <w:trHeight w:val="310"/>
          <w:del w:id="1904" w:author="Author"/>
        </w:trPr>
        <w:tc>
          <w:tcPr>
            <w:tcW w:w="1880" w:type="dxa"/>
            <w:tcBorders>
              <w:right w:val="single" w:sz="4" w:space="0" w:color="auto"/>
            </w:tcBorders>
            <w:shd w:val="clear" w:color="auto" w:fill="auto"/>
            <w:noWrap/>
            <w:vAlign w:val="bottom"/>
            <w:hideMark/>
          </w:tcPr>
          <w:p w14:paraId="526A16C9" w14:textId="3A602A4E" w:rsidR="00D912E9" w:rsidRPr="00D060CB" w:rsidDel="00D639C1" w:rsidRDefault="00D912E9" w:rsidP="00F144D9">
            <w:pPr>
              <w:rPr>
                <w:del w:id="1905" w:author="Author"/>
                <w:rFonts w:eastAsia="Times New Roman"/>
                <w:b/>
                <w:bCs/>
                <w:color w:val="000000"/>
                <w:sz w:val="22"/>
                <w:szCs w:val="22"/>
                <w:lang w:val="en-HK"/>
              </w:rPr>
            </w:pPr>
            <w:del w:id="1906" w:author="Author">
              <w:r w:rsidRPr="00D060CB" w:rsidDel="00D639C1">
                <w:rPr>
                  <w:rFonts w:eastAsia="Times New Roman"/>
                  <w:b/>
                  <w:bCs/>
                  <w:color w:val="000000"/>
                  <w:sz w:val="22"/>
                  <w:szCs w:val="22"/>
                  <w:lang w:val="en-HK"/>
                </w:rPr>
                <w:delText>TextRCNN</w:delText>
              </w:r>
            </w:del>
          </w:p>
        </w:tc>
        <w:tc>
          <w:tcPr>
            <w:tcW w:w="1297" w:type="dxa"/>
            <w:tcBorders>
              <w:top w:val="nil"/>
              <w:left w:val="single" w:sz="4" w:space="0" w:color="auto"/>
              <w:bottom w:val="nil"/>
            </w:tcBorders>
            <w:shd w:val="clear" w:color="auto" w:fill="auto"/>
            <w:noWrap/>
            <w:vAlign w:val="bottom"/>
            <w:hideMark/>
          </w:tcPr>
          <w:p w14:paraId="4AF90565" w14:textId="41A94FC5" w:rsidR="00D912E9" w:rsidRPr="00D060CB" w:rsidDel="00D639C1" w:rsidRDefault="00D912E9" w:rsidP="00AD57C3">
            <w:pPr>
              <w:jc w:val="center"/>
              <w:rPr>
                <w:del w:id="1907" w:author="Author"/>
                <w:rFonts w:eastAsia="Times New Roman"/>
                <w:color w:val="000000"/>
                <w:sz w:val="22"/>
                <w:szCs w:val="22"/>
                <w:lang w:val="en-HK"/>
              </w:rPr>
            </w:pPr>
            <w:del w:id="1908" w:author="Author">
              <w:r w:rsidRPr="00D060CB" w:rsidDel="00D639C1">
                <w:rPr>
                  <w:color w:val="000000"/>
                  <w:sz w:val="22"/>
                  <w:szCs w:val="22"/>
                </w:rPr>
                <w:delText>1.193</w:delText>
              </w:r>
            </w:del>
          </w:p>
        </w:tc>
        <w:tc>
          <w:tcPr>
            <w:tcW w:w="1229" w:type="dxa"/>
            <w:shd w:val="clear" w:color="auto" w:fill="auto"/>
            <w:noWrap/>
            <w:vAlign w:val="bottom"/>
            <w:hideMark/>
          </w:tcPr>
          <w:p w14:paraId="4E50CE81" w14:textId="42754A99" w:rsidR="00D912E9" w:rsidRPr="00D060CB" w:rsidDel="00D639C1" w:rsidRDefault="00D912E9" w:rsidP="00AD57C3">
            <w:pPr>
              <w:jc w:val="center"/>
              <w:rPr>
                <w:del w:id="1909" w:author="Author"/>
                <w:rFonts w:eastAsia="Times New Roman"/>
                <w:color w:val="000000"/>
                <w:sz w:val="22"/>
                <w:szCs w:val="22"/>
                <w:lang w:val="en-HK"/>
              </w:rPr>
            </w:pPr>
            <w:del w:id="1910" w:author="Author">
              <w:r w:rsidRPr="00D060CB" w:rsidDel="00D639C1">
                <w:rPr>
                  <w:color w:val="000000"/>
                  <w:sz w:val="22"/>
                  <w:szCs w:val="22"/>
                </w:rPr>
                <w:delText>1.092</w:delText>
              </w:r>
            </w:del>
          </w:p>
        </w:tc>
        <w:tc>
          <w:tcPr>
            <w:tcW w:w="1236" w:type="dxa"/>
            <w:tcBorders>
              <w:right w:val="single" w:sz="4" w:space="0" w:color="auto"/>
            </w:tcBorders>
            <w:shd w:val="clear" w:color="auto" w:fill="auto"/>
            <w:noWrap/>
            <w:vAlign w:val="bottom"/>
            <w:hideMark/>
          </w:tcPr>
          <w:p w14:paraId="0D0F0A66" w14:textId="44117261" w:rsidR="00D912E9" w:rsidRPr="00D060CB" w:rsidDel="00D639C1" w:rsidRDefault="00D912E9" w:rsidP="00AD57C3">
            <w:pPr>
              <w:jc w:val="center"/>
              <w:rPr>
                <w:del w:id="1911" w:author="Author"/>
                <w:rFonts w:eastAsia="Times New Roman"/>
                <w:color w:val="000000"/>
                <w:sz w:val="22"/>
                <w:szCs w:val="22"/>
                <w:lang w:val="en-HK"/>
              </w:rPr>
            </w:pPr>
            <w:del w:id="1912" w:author="Author">
              <w:r w:rsidRPr="00D060CB" w:rsidDel="00D639C1">
                <w:rPr>
                  <w:color w:val="000000"/>
                  <w:sz w:val="22"/>
                  <w:szCs w:val="22"/>
                </w:rPr>
                <w:delText>0.867</w:delText>
              </w:r>
            </w:del>
          </w:p>
        </w:tc>
        <w:tc>
          <w:tcPr>
            <w:tcW w:w="1229" w:type="dxa"/>
            <w:tcBorders>
              <w:left w:val="single" w:sz="4" w:space="0" w:color="auto"/>
            </w:tcBorders>
            <w:shd w:val="clear" w:color="auto" w:fill="auto"/>
            <w:noWrap/>
            <w:vAlign w:val="bottom"/>
            <w:hideMark/>
          </w:tcPr>
          <w:p w14:paraId="150EB53D" w14:textId="643B3953" w:rsidR="00D912E9" w:rsidRPr="00D060CB" w:rsidDel="00D639C1" w:rsidRDefault="00D912E9" w:rsidP="00AD57C3">
            <w:pPr>
              <w:jc w:val="center"/>
              <w:rPr>
                <w:del w:id="1913" w:author="Author"/>
                <w:rFonts w:eastAsia="Times New Roman"/>
                <w:color w:val="000000"/>
                <w:sz w:val="22"/>
                <w:szCs w:val="22"/>
                <w:lang w:val="en-HK"/>
              </w:rPr>
            </w:pPr>
            <w:del w:id="1914" w:author="Author">
              <w:r w:rsidRPr="00D060CB" w:rsidDel="00D639C1">
                <w:rPr>
                  <w:color w:val="000000"/>
                  <w:sz w:val="22"/>
                  <w:szCs w:val="22"/>
                </w:rPr>
                <w:delText>2.855</w:delText>
              </w:r>
            </w:del>
          </w:p>
        </w:tc>
        <w:tc>
          <w:tcPr>
            <w:tcW w:w="1297" w:type="dxa"/>
            <w:shd w:val="clear" w:color="auto" w:fill="auto"/>
            <w:noWrap/>
            <w:vAlign w:val="bottom"/>
            <w:hideMark/>
          </w:tcPr>
          <w:p w14:paraId="704B91E4" w14:textId="2B3F74BC" w:rsidR="00D912E9" w:rsidRPr="00D060CB" w:rsidDel="00D639C1" w:rsidRDefault="00D912E9" w:rsidP="00AD57C3">
            <w:pPr>
              <w:jc w:val="center"/>
              <w:rPr>
                <w:del w:id="1915" w:author="Author"/>
                <w:rFonts w:eastAsia="Times New Roman"/>
                <w:color w:val="000000"/>
                <w:sz w:val="22"/>
                <w:szCs w:val="22"/>
                <w:lang w:val="en-HK"/>
              </w:rPr>
            </w:pPr>
            <w:del w:id="1916" w:author="Author">
              <w:r w:rsidRPr="00D060CB" w:rsidDel="00D639C1">
                <w:rPr>
                  <w:color w:val="000000"/>
                  <w:sz w:val="22"/>
                  <w:szCs w:val="22"/>
                </w:rPr>
                <w:delText>1.690</w:delText>
              </w:r>
            </w:del>
          </w:p>
        </w:tc>
        <w:tc>
          <w:tcPr>
            <w:tcW w:w="1334" w:type="dxa"/>
            <w:shd w:val="clear" w:color="auto" w:fill="auto"/>
            <w:noWrap/>
            <w:vAlign w:val="bottom"/>
            <w:hideMark/>
          </w:tcPr>
          <w:p w14:paraId="1E28C287" w14:textId="6628B6DB" w:rsidR="00D912E9" w:rsidRPr="00D060CB" w:rsidDel="00D639C1" w:rsidRDefault="00D912E9" w:rsidP="00AD57C3">
            <w:pPr>
              <w:jc w:val="center"/>
              <w:rPr>
                <w:del w:id="1917" w:author="Author"/>
                <w:rFonts w:eastAsia="Times New Roman"/>
                <w:color w:val="000000"/>
                <w:sz w:val="22"/>
                <w:szCs w:val="22"/>
                <w:lang w:val="en-HK"/>
              </w:rPr>
            </w:pPr>
            <w:del w:id="1918" w:author="Author">
              <w:r w:rsidRPr="00D060CB" w:rsidDel="00D639C1">
                <w:rPr>
                  <w:color w:val="000000"/>
                  <w:sz w:val="22"/>
                  <w:szCs w:val="22"/>
                </w:rPr>
                <w:delText>1.399</w:delText>
              </w:r>
            </w:del>
          </w:p>
        </w:tc>
      </w:tr>
      <w:tr w:rsidR="00D912E9" w:rsidRPr="00DE2FC1" w:rsidDel="00D639C1" w14:paraId="67D207CA" w14:textId="2D5F3D26" w:rsidTr="00055899">
        <w:trPr>
          <w:trHeight w:val="310"/>
          <w:del w:id="1919" w:author="Author"/>
        </w:trPr>
        <w:tc>
          <w:tcPr>
            <w:tcW w:w="1880" w:type="dxa"/>
            <w:tcBorders>
              <w:right w:val="single" w:sz="4" w:space="0" w:color="auto"/>
            </w:tcBorders>
            <w:shd w:val="clear" w:color="auto" w:fill="auto"/>
            <w:noWrap/>
            <w:vAlign w:val="bottom"/>
            <w:hideMark/>
          </w:tcPr>
          <w:p w14:paraId="606B5C88" w14:textId="19EB8C38" w:rsidR="00D912E9" w:rsidRPr="00D060CB" w:rsidDel="00D639C1" w:rsidRDefault="00D912E9" w:rsidP="00F144D9">
            <w:pPr>
              <w:rPr>
                <w:del w:id="1920" w:author="Author"/>
                <w:rFonts w:eastAsia="Times New Roman"/>
                <w:b/>
                <w:bCs/>
                <w:color w:val="000000"/>
                <w:sz w:val="22"/>
                <w:szCs w:val="22"/>
                <w:lang w:val="en-HK"/>
              </w:rPr>
            </w:pPr>
            <w:del w:id="1921" w:author="Author">
              <w:r w:rsidRPr="00D060CB" w:rsidDel="00D639C1">
                <w:rPr>
                  <w:rFonts w:eastAsia="Times New Roman"/>
                  <w:b/>
                  <w:bCs/>
                  <w:color w:val="000000"/>
                  <w:sz w:val="22"/>
                  <w:szCs w:val="22"/>
                  <w:lang w:val="en-HK"/>
                </w:rPr>
                <w:delText>TextRNNAtt</w:delText>
              </w:r>
            </w:del>
          </w:p>
        </w:tc>
        <w:tc>
          <w:tcPr>
            <w:tcW w:w="1297" w:type="dxa"/>
            <w:tcBorders>
              <w:top w:val="nil"/>
              <w:left w:val="single" w:sz="4" w:space="0" w:color="auto"/>
              <w:bottom w:val="nil"/>
            </w:tcBorders>
            <w:shd w:val="clear" w:color="auto" w:fill="auto"/>
            <w:noWrap/>
            <w:vAlign w:val="bottom"/>
            <w:hideMark/>
          </w:tcPr>
          <w:p w14:paraId="11C9C991" w14:textId="4824EA1B" w:rsidR="00D912E9" w:rsidRPr="00D060CB" w:rsidDel="00D639C1" w:rsidRDefault="00D912E9" w:rsidP="00AD57C3">
            <w:pPr>
              <w:jc w:val="center"/>
              <w:rPr>
                <w:del w:id="1922" w:author="Author"/>
                <w:rFonts w:eastAsia="Times New Roman"/>
                <w:color w:val="000000"/>
                <w:sz w:val="22"/>
                <w:szCs w:val="22"/>
                <w:lang w:val="en-HK"/>
              </w:rPr>
            </w:pPr>
            <w:del w:id="1923" w:author="Author">
              <w:r w:rsidRPr="00D060CB" w:rsidDel="00D639C1">
                <w:rPr>
                  <w:color w:val="000000"/>
                  <w:sz w:val="22"/>
                  <w:szCs w:val="22"/>
                </w:rPr>
                <w:delText>1.218</w:delText>
              </w:r>
            </w:del>
          </w:p>
        </w:tc>
        <w:tc>
          <w:tcPr>
            <w:tcW w:w="1229" w:type="dxa"/>
            <w:shd w:val="clear" w:color="auto" w:fill="auto"/>
            <w:noWrap/>
            <w:vAlign w:val="bottom"/>
            <w:hideMark/>
          </w:tcPr>
          <w:p w14:paraId="05467255" w14:textId="6FB98951" w:rsidR="00D912E9" w:rsidRPr="00D060CB" w:rsidDel="00D639C1" w:rsidRDefault="00D912E9" w:rsidP="00AD57C3">
            <w:pPr>
              <w:jc w:val="center"/>
              <w:rPr>
                <w:del w:id="1924" w:author="Author"/>
                <w:rFonts w:eastAsia="Times New Roman"/>
                <w:color w:val="000000"/>
                <w:sz w:val="22"/>
                <w:szCs w:val="22"/>
                <w:lang w:val="en-HK"/>
              </w:rPr>
            </w:pPr>
            <w:del w:id="1925" w:author="Author">
              <w:r w:rsidRPr="00D060CB" w:rsidDel="00D639C1">
                <w:rPr>
                  <w:color w:val="000000"/>
                  <w:sz w:val="22"/>
                  <w:szCs w:val="22"/>
                </w:rPr>
                <w:delText>1.104</w:delText>
              </w:r>
            </w:del>
          </w:p>
        </w:tc>
        <w:tc>
          <w:tcPr>
            <w:tcW w:w="1236" w:type="dxa"/>
            <w:tcBorders>
              <w:right w:val="single" w:sz="4" w:space="0" w:color="auto"/>
            </w:tcBorders>
            <w:shd w:val="clear" w:color="auto" w:fill="auto"/>
            <w:noWrap/>
            <w:vAlign w:val="bottom"/>
            <w:hideMark/>
          </w:tcPr>
          <w:p w14:paraId="7A9CD242" w14:textId="165610BE" w:rsidR="00D912E9" w:rsidRPr="00D060CB" w:rsidDel="00D639C1" w:rsidRDefault="00D912E9" w:rsidP="00AD57C3">
            <w:pPr>
              <w:jc w:val="center"/>
              <w:rPr>
                <w:del w:id="1926" w:author="Author"/>
                <w:rFonts w:eastAsia="Times New Roman"/>
                <w:color w:val="000000"/>
                <w:sz w:val="22"/>
                <w:szCs w:val="22"/>
                <w:lang w:val="en-HK"/>
              </w:rPr>
            </w:pPr>
            <w:del w:id="1927" w:author="Author">
              <w:r w:rsidRPr="00D060CB" w:rsidDel="00D639C1">
                <w:rPr>
                  <w:color w:val="000000"/>
                  <w:sz w:val="22"/>
                  <w:szCs w:val="22"/>
                </w:rPr>
                <w:delText>0.901</w:delText>
              </w:r>
            </w:del>
          </w:p>
        </w:tc>
        <w:tc>
          <w:tcPr>
            <w:tcW w:w="1229" w:type="dxa"/>
            <w:tcBorders>
              <w:left w:val="single" w:sz="4" w:space="0" w:color="auto"/>
            </w:tcBorders>
            <w:shd w:val="clear" w:color="auto" w:fill="auto"/>
            <w:noWrap/>
            <w:vAlign w:val="bottom"/>
            <w:hideMark/>
          </w:tcPr>
          <w:p w14:paraId="6D3B34B2" w14:textId="1833755B" w:rsidR="00D912E9" w:rsidRPr="00D060CB" w:rsidDel="00D639C1" w:rsidRDefault="00D912E9" w:rsidP="00AD57C3">
            <w:pPr>
              <w:jc w:val="center"/>
              <w:rPr>
                <w:del w:id="1928" w:author="Author"/>
                <w:rFonts w:eastAsia="Times New Roman"/>
                <w:color w:val="000000"/>
                <w:sz w:val="22"/>
                <w:szCs w:val="22"/>
                <w:lang w:val="en-HK"/>
              </w:rPr>
            </w:pPr>
            <w:del w:id="1929" w:author="Author">
              <w:r w:rsidRPr="00D060CB" w:rsidDel="00D639C1">
                <w:rPr>
                  <w:color w:val="000000"/>
                  <w:sz w:val="22"/>
                  <w:szCs w:val="22"/>
                </w:rPr>
                <w:delText>2.716</w:delText>
              </w:r>
            </w:del>
          </w:p>
        </w:tc>
        <w:tc>
          <w:tcPr>
            <w:tcW w:w="1297" w:type="dxa"/>
            <w:shd w:val="clear" w:color="auto" w:fill="auto"/>
            <w:noWrap/>
            <w:vAlign w:val="bottom"/>
            <w:hideMark/>
          </w:tcPr>
          <w:p w14:paraId="13618149" w14:textId="28CACB93" w:rsidR="00D912E9" w:rsidRPr="00D060CB" w:rsidDel="00D639C1" w:rsidRDefault="00D912E9" w:rsidP="00AD57C3">
            <w:pPr>
              <w:jc w:val="center"/>
              <w:rPr>
                <w:del w:id="1930" w:author="Author"/>
                <w:rFonts w:eastAsia="Times New Roman"/>
                <w:color w:val="000000"/>
                <w:sz w:val="22"/>
                <w:szCs w:val="22"/>
                <w:lang w:val="en-HK"/>
              </w:rPr>
            </w:pPr>
            <w:del w:id="1931" w:author="Author">
              <w:r w:rsidRPr="00D060CB" w:rsidDel="00D639C1">
                <w:rPr>
                  <w:color w:val="000000"/>
                  <w:sz w:val="22"/>
                  <w:szCs w:val="22"/>
                </w:rPr>
                <w:delText>1.648</w:delText>
              </w:r>
            </w:del>
          </w:p>
        </w:tc>
        <w:tc>
          <w:tcPr>
            <w:tcW w:w="1334" w:type="dxa"/>
            <w:shd w:val="clear" w:color="auto" w:fill="auto"/>
            <w:noWrap/>
            <w:vAlign w:val="bottom"/>
            <w:hideMark/>
          </w:tcPr>
          <w:p w14:paraId="1EA9814C" w14:textId="587F7959" w:rsidR="00D912E9" w:rsidRPr="00D060CB" w:rsidDel="00D639C1" w:rsidRDefault="00D912E9" w:rsidP="00AD57C3">
            <w:pPr>
              <w:jc w:val="center"/>
              <w:rPr>
                <w:del w:id="1932" w:author="Author"/>
                <w:rFonts w:eastAsia="Times New Roman"/>
                <w:color w:val="000000"/>
                <w:sz w:val="22"/>
                <w:szCs w:val="22"/>
                <w:lang w:val="en-HK"/>
              </w:rPr>
            </w:pPr>
            <w:del w:id="1933" w:author="Author">
              <w:r w:rsidRPr="00D060CB" w:rsidDel="00D639C1">
                <w:rPr>
                  <w:color w:val="000000"/>
                  <w:sz w:val="22"/>
                  <w:szCs w:val="22"/>
                </w:rPr>
                <w:delText>1.360</w:delText>
              </w:r>
            </w:del>
          </w:p>
        </w:tc>
      </w:tr>
      <w:tr w:rsidR="00D912E9" w:rsidRPr="00DE2FC1" w:rsidDel="00D639C1" w14:paraId="72B68B7E" w14:textId="51AF2C54" w:rsidTr="00055899">
        <w:trPr>
          <w:trHeight w:val="310"/>
          <w:del w:id="1934" w:author="Author"/>
        </w:trPr>
        <w:tc>
          <w:tcPr>
            <w:tcW w:w="1880" w:type="dxa"/>
            <w:tcBorders>
              <w:right w:val="single" w:sz="4" w:space="0" w:color="auto"/>
            </w:tcBorders>
            <w:shd w:val="clear" w:color="auto" w:fill="auto"/>
            <w:noWrap/>
            <w:vAlign w:val="bottom"/>
            <w:hideMark/>
          </w:tcPr>
          <w:p w14:paraId="7F81BFA6" w14:textId="23D2956F" w:rsidR="00D912E9" w:rsidRPr="00D060CB" w:rsidDel="00D639C1" w:rsidRDefault="00D912E9" w:rsidP="00F144D9">
            <w:pPr>
              <w:rPr>
                <w:del w:id="1935" w:author="Author"/>
                <w:rFonts w:eastAsia="Times New Roman"/>
                <w:b/>
                <w:bCs/>
                <w:color w:val="000000"/>
                <w:sz w:val="22"/>
                <w:szCs w:val="22"/>
                <w:lang w:val="en-HK"/>
              </w:rPr>
            </w:pPr>
            <w:del w:id="1936" w:author="Author">
              <w:r w:rsidRPr="00D060CB" w:rsidDel="00D639C1">
                <w:rPr>
                  <w:rFonts w:eastAsia="Times New Roman"/>
                  <w:b/>
                  <w:bCs/>
                  <w:color w:val="000000"/>
                  <w:sz w:val="22"/>
                  <w:szCs w:val="22"/>
                  <w:lang w:val="en-HK"/>
                </w:rPr>
                <w:delText>DPCNN</w:delText>
              </w:r>
            </w:del>
          </w:p>
        </w:tc>
        <w:tc>
          <w:tcPr>
            <w:tcW w:w="1297" w:type="dxa"/>
            <w:tcBorders>
              <w:top w:val="nil"/>
              <w:left w:val="single" w:sz="4" w:space="0" w:color="auto"/>
              <w:bottom w:val="nil"/>
            </w:tcBorders>
            <w:shd w:val="clear" w:color="auto" w:fill="auto"/>
            <w:noWrap/>
            <w:vAlign w:val="bottom"/>
            <w:hideMark/>
          </w:tcPr>
          <w:p w14:paraId="2FA23965" w14:textId="178391B3" w:rsidR="00D912E9" w:rsidRPr="00D060CB" w:rsidDel="00D639C1" w:rsidRDefault="00D912E9" w:rsidP="00AD57C3">
            <w:pPr>
              <w:jc w:val="center"/>
              <w:rPr>
                <w:del w:id="1937" w:author="Author"/>
                <w:rFonts w:eastAsia="Times New Roman"/>
                <w:color w:val="000000"/>
                <w:sz w:val="22"/>
                <w:szCs w:val="22"/>
                <w:lang w:val="en-HK"/>
              </w:rPr>
            </w:pPr>
            <w:del w:id="1938" w:author="Author">
              <w:r w:rsidRPr="00D060CB" w:rsidDel="00D639C1">
                <w:rPr>
                  <w:color w:val="000000"/>
                  <w:sz w:val="22"/>
                  <w:szCs w:val="22"/>
                </w:rPr>
                <w:delText>1.143</w:delText>
              </w:r>
            </w:del>
          </w:p>
        </w:tc>
        <w:tc>
          <w:tcPr>
            <w:tcW w:w="1229" w:type="dxa"/>
            <w:shd w:val="clear" w:color="auto" w:fill="auto"/>
            <w:noWrap/>
            <w:vAlign w:val="bottom"/>
            <w:hideMark/>
          </w:tcPr>
          <w:p w14:paraId="7D80955B" w14:textId="221D9AF9" w:rsidR="00D912E9" w:rsidRPr="00D060CB" w:rsidDel="00D639C1" w:rsidRDefault="00D912E9" w:rsidP="00AD57C3">
            <w:pPr>
              <w:jc w:val="center"/>
              <w:rPr>
                <w:del w:id="1939" w:author="Author"/>
                <w:rFonts w:eastAsia="Times New Roman"/>
                <w:color w:val="000000"/>
                <w:sz w:val="22"/>
                <w:szCs w:val="22"/>
                <w:lang w:val="en-HK"/>
              </w:rPr>
            </w:pPr>
            <w:del w:id="1940" w:author="Author">
              <w:r w:rsidRPr="00D060CB" w:rsidDel="00D639C1">
                <w:rPr>
                  <w:color w:val="000000"/>
                  <w:sz w:val="22"/>
                  <w:szCs w:val="22"/>
                </w:rPr>
                <w:delText>1.069</w:delText>
              </w:r>
            </w:del>
          </w:p>
        </w:tc>
        <w:tc>
          <w:tcPr>
            <w:tcW w:w="1236" w:type="dxa"/>
            <w:tcBorders>
              <w:right w:val="single" w:sz="4" w:space="0" w:color="auto"/>
            </w:tcBorders>
            <w:shd w:val="clear" w:color="auto" w:fill="auto"/>
            <w:noWrap/>
            <w:vAlign w:val="bottom"/>
            <w:hideMark/>
          </w:tcPr>
          <w:p w14:paraId="48EEB0B4" w14:textId="72A98466" w:rsidR="00D912E9" w:rsidRPr="00D060CB" w:rsidDel="00D639C1" w:rsidRDefault="00D912E9" w:rsidP="00AD57C3">
            <w:pPr>
              <w:jc w:val="center"/>
              <w:rPr>
                <w:del w:id="1941" w:author="Author"/>
                <w:rFonts w:eastAsia="Times New Roman"/>
                <w:color w:val="000000"/>
                <w:sz w:val="22"/>
                <w:szCs w:val="22"/>
                <w:lang w:val="en-HK"/>
              </w:rPr>
            </w:pPr>
            <w:del w:id="1942" w:author="Author">
              <w:r w:rsidRPr="00D060CB" w:rsidDel="00D639C1">
                <w:rPr>
                  <w:color w:val="000000"/>
                  <w:sz w:val="22"/>
                  <w:szCs w:val="22"/>
                </w:rPr>
                <w:delText>0.838</w:delText>
              </w:r>
            </w:del>
          </w:p>
        </w:tc>
        <w:tc>
          <w:tcPr>
            <w:tcW w:w="1229" w:type="dxa"/>
            <w:tcBorders>
              <w:left w:val="single" w:sz="4" w:space="0" w:color="auto"/>
            </w:tcBorders>
            <w:shd w:val="clear" w:color="auto" w:fill="auto"/>
            <w:noWrap/>
            <w:vAlign w:val="bottom"/>
            <w:hideMark/>
          </w:tcPr>
          <w:p w14:paraId="07FDD1EB" w14:textId="4F418FFF" w:rsidR="00D912E9" w:rsidRPr="00D060CB" w:rsidDel="00D639C1" w:rsidRDefault="00D912E9" w:rsidP="00AD57C3">
            <w:pPr>
              <w:jc w:val="center"/>
              <w:rPr>
                <w:del w:id="1943" w:author="Author"/>
                <w:rFonts w:eastAsia="Times New Roman"/>
                <w:color w:val="000000"/>
                <w:sz w:val="22"/>
                <w:szCs w:val="22"/>
                <w:lang w:val="en-HK"/>
              </w:rPr>
            </w:pPr>
            <w:del w:id="1944" w:author="Author">
              <w:r w:rsidRPr="00D060CB" w:rsidDel="00D639C1">
                <w:rPr>
                  <w:color w:val="000000"/>
                  <w:sz w:val="22"/>
                  <w:szCs w:val="22"/>
                </w:rPr>
                <w:delText>2.921</w:delText>
              </w:r>
            </w:del>
          </w:p>
        </w:tc>
        <w:tc>
          <w:tcPr>
            <w:tcW w:w="1297" w:type="dxa"/>
            <w:shd w:val="clear" w:color="auto" w:fill="auto"/>
            <w:noWrap/>
            <w:vAlign w:val="bottom"/>
            <w:hideMark/>
          </w:tcPr>
          <w:p w14:paraId="2F6AE6C2" w14:textId="66C70692" w:rsidR="00D912E9" w:rsidRPr="00D060CB" w:rsidDel="00D639C1" w:rsidRDefault="00D912E9" w:rsidP="00AD57C3">
            <w:pPr>
              <w:jc w:val="center"/>
              <w:rPr>
                <w:del w:id="1945" w:author="Author"/>
                <w:rFonts w:eastAsia="Times New Roman"/>
                <w:color w:val="000000"/>
                <w:sz w:val="22"/>
                <w:szCs w:val="22"/>
                <w:lang w:val="en-HK"/>
              </w:rPr>
            </w:pPr>
            <w:del w:id="1946" w:author="Author">
              <w:r w:rsidRPr="00D060CB" w:rsidDel="00D639C1">
                <w:rPr>
                  <w:color w:val="000000"/>
                  <w:sz w:val="22"/>
                  <w:szCs w:val="22"/>
                </w:rPr>
                <w:delText>1.709</w:delText>
              </w:r>
            </w:del>
          </w:p>
        </w:tc>
        <w:tc>
          <w:tcPr>
            <w:tcW w:w="1334" w:type="dxa"/>
            <w:shd w:val="clear" w:color="auto" w:fill="auto"/>
            <w:noWrap/>
            <w:vAlign w:val="bottom"/>
            <w:hideMark/>
          </w:tcPr>
          <w:p w14:paraId="332377C5" w14:textId="3E6F5F7E" w:rsidR="00D912E9" w:rsidRPr="00D060CB" w:rsidDel="00D639C1" w:rsidRDefault="00D912E9" w:rsidP="00AD57C3">
            <w:pPr>
              <w:jc w:val="center"/>
              <w:rPr>
                <w:del w:id="1947" w:author="Author"/>
                <w:rFonts w:eastAsia="Times New Roman"/>
                <w:color w:val="000000"/>
                <w:sz w:val="22"/>
                <w:szCs w:val="22"/>
                <w:lang w:val="en-HK"/>
              </w:rPr>
            </w:pPr>
            <w:del w:id="1948" w:author="Author">
              <w:r w:rsidRPr="00D060CB" w:rsidDel="00D639C1">
                <w:rPr>
                  <w:color w:val="000000"/>
                  <w:sz w:val="22"/>
                  <w:szCs w:val="22"/>
                </w:rPr>
                <w:delText>1.396</w:delText>
              </w:r>
            </w:del>
          </w:p>
        </w:tc>
      </w:tr>
      <w:tr w:rsidR="00D912E9" w:rsidRPr="00DE2FC1" w:rsidDel="00D639C1" w14:paraId="762FBE37" w14:textId="1AF1E606" w:rsidTr="00055899">
        <w:trPr>
          <w:trHeight w:val="310"/>
          <w:del w:id="1949" w:author="Author"/>
        </w:trPr>
        <w:tc>
          <w:tcPr>
            <w:tcW w:w="1880" w:type="dxa"/>
            <w:tcBorders>
              <w:right w:val="single" w:sz="4" w:space="0" w:color="auto"/>
            </w:tcBorders>
            <w:shd w:val="clear" w:color="auto" w:fill="auto"/>
            <w:noWrap/>
            <w:vAlign w:val="bottom"/>
            <w:hideMark/>
          </w:tcPr>
          <w:p w14:paraId="60125330" w14:textId="06ACB1D3" w:rsidR="00D912E9" w:rsidRPr="00D060CB" w:rsidDel="00D639C1" w:rsidRDefault="00D912E9" w:rsidP="00F144D9">
            <w:pPr>
              <w:rPr>
                <w:del w:id="1950" w:author="Author"/>
                <w:rFonts w:eastAsia="Times New Roman"/>
                <w:b/>
                <w:bCs/>
                <w:color w:val="000000"/>
                <w:sz w:val="22"/>
                <w:szCs w:val="22"/>
                <w:lang w:val="en-HK"/>
              </w:rPr>
            </w:pPr>
            <w:del w:id="1951" w:author="Author">
              <w:r w:rsidRPr="00D060CB" w:rsidDel="00D639C1">
                <w:rPr>
                  <w:rFonts w:eastAsia="Times New Roman"/>
                  <w:b/>
                  <w:bCs/>
                  <w:color w:val="000000"/>
                  <w:sz w:val="22"/>
                  <w:szCs w:val="22"/>
                  <w:lang w:val="en-HK"/>
                </w:rPr>
                <w:delText xml:space="preserve">RoBERTa </w:delText>
              </w:r>
            </w:del>
          </w:p>
        </w:tc>
        <w:tc>
          <w:tcPr>
            <w:tcW w:w="1297" w:type="dxa"/>
            <w:tcBorders>
              <w:top w:val="nil"/>
              <w:left w:val="single" w:sz="4" w:space="0" w:color="auto"/>
              <w:bottom w:val="single" w:sz="4" w:space="0" w:color="auto"/>
            </w:tcBorders>
            <w:shd w:val="clear" w:color="auto" w:fill="auto"/>
            <w:noWrap/>
            <w:vAlign w:val="bottom"/>
            <w:hideMark/>
          </w:tcPr>
          <w:p w14:paraId="3A0E405D" w14:textId="5B6A51D6" w:rsidR="00D912E9" w:rsidRPr="00D060CB" w:rsidDel="00D639C1" w:rsidRDefault="00D912E9" w:rsidP="00AD57C3">
            <w:pPr>
              <w:jc w:val="center"/>
              <w:rPr>
                <w:del w:id="1952" w:author="Author"/>
                <w:rFonts w:eastAsia="Times New Roman"/>
                <w:b/>
                <w:bCs/>
                <w:color w:val="000000"/>
                <w:sz w:val="22"/>
                <w:szCs w:val="22"/>
                <w:lang w:val="en-HK"/>
              </w:rPr>
            </w:pPr>
            <w:del w:id="1953" w:author="Author">
              <w:r w:rsidRPr="00D060CB" w:rsidDel="00D639C1">
                <w:rPr>
                  <w:b/>
                  <w:bCs/>
                  <w:color w:val="000000"/>
                  <w:sz w:val="22"/>
                  <w:szCs w:val="22"/>
                </w:rPr>
                <w:delText>0.769</w:delText>
              </w:r>
            </w:del>
          </w:p>
        </w:tc>
        <w:tc>
          <w:tcPr>
            <w:tcW w:w="1229" w:type="dxa"/>
            <w:shd w:val="clear" w:color="auto" w:fill="auto"/>
            <w:noWrap/>
            <w:vAlign w:val="bottom"/>
            <w:hideMark/>
          </w:tcPr>
          <w:p w14:paraId="4FC80727" w14:textId="5C998FE3" w:rsidR="00D912E9" w:rsidRPr="00D060CB" w:rsidDel="00D639C1" w:rsidRDefault="00D912E9" w:rsidP="00AD57C3">
            <w:pPr>
              <w:jc w:val="center"/>
              <w:rPr>
                <w:del w:id="1954" w:author="Author"/>
                <w:rFonts w:eastAsia="Times New Roman"/>
                <w:b/>
                <w:bCs/>
                <w:color w:val="000000"/>
                <w:sz w:val="22"/>
                <w:szCs w:val="22"/>
                <w:lang w:val="en-HK"/>
              </w:rPr>
            </w:pPr>
            <w:del w:id="1955" w:author="Author">
              <w:r w:rsidRPr="00D060CB" w:rsidDel="00D639C1">
                <w:rPr>
                  <w:b/>
                  <w:bCs/>
                  <w:color w:val="000000"/>
                  <w:sz w:val="22"/>
                  <w:szCs w:val="22"/>
                </w:rPr>
                <w:delText>0.877</w:delText>
              </w:r>
            </w:del>
          </w:p>
        </w:tc>
        <w:tc>
          <w:tcPr>
            <w:tcW w:w="1236" w:type="dxa"/>
            <w:tcBorders>
              <w:right w:val="single" w:sz="4" w:space="0" w:color="auto"/>
            </w:tcBorders>
            <w:shd w:val="clear" w:color="auto" w:fill="auto"/>
            <w:noWrap/>
            <w:vAlign w:val="bottom"/>
            <w:hideMark/>
          </w:tcPr>
          <w:p w14:paraId="47C73510" w14:textId="391F967E" w:rsidR="00D912E9" w:rsidRPr="00D060CB" w:rsidDel="00D639C1" w:rsidRDefault="00D912E9" w:rsidP="00AD57C3">
            <w:pPr>
              <w:jc w:val="center"/>
              <w:rPr>
                <w:del w:id="1956" w:author="Author"/>
                <w:rFonts w:eastAsia="Times New Roman"/>
                <w:b/>
                <w:bCs/>
                <w:color w:val="000000"/>
                <w:sz w:val="22"/>
                <w:szCs w:val="22"/>
                <w:lang w:val="en-HK"/>
              </w:rPr>
            </w:pPr>
            <w:del w:id="1957" w:author="Author">
              <w:r w:rsidRPr="00D060CB" w:rsidDel="00D639C1">
                <w:rPr>
                  <w:b/>
                  <w:bCs/>
                  <w:color w:val="000000"/>
                  <w:sz w:val="22"/>
                  <w:szCs w:val="22"/>
                </w:rPr>
                <w:delText>0.717</w:delText>
              </w:r>
            </w:del>
          </w:p>
        </w:tc>
        <w:tc>
          <w:tcPr>
            <w:tcW w:w="1229" w:type="dxa"/>
            <w:tcBorders>
              <w:left w:val="single" w:sz="4" w:space="0" w:color="auto"/>
              <w:bottom w:val="single" w:sz="4" w:space="0" w:color="auto"/>
            </w:tcBorders>
            <w:shd w:val="clear" w:color="auto" w:fill="auto"/>
            <w:noWrap/>
            <w:vAlign w:val="bottom"/>
            <w:hideMark/>
          </w:tcPr>
          <w:p w14:paraId="404B951B" w14:textId="413A2ABC" w:rsidR="00D912E9" w:rsidRPr="00D060CB" w:rsidDel="00D639C1" w:rsidRDefault="00D912E9" w:rsidP="00AD57C3">
            <w:pPr>
              <w:jc w:val="center"/>
              <w:rPr>
                <w:del w:id="1958" w:author="Author"/>
                <w:rFonts w:eastAsia="Times New Roman"/>
                <w:b/>
                <w:bCs/>
                <w:color w:val="000000"/>
                <w:sz w:val="22"/>
                <w:szCs w:val="22"/>
                <w:lang w:val="en-HK"/>
              </w:rPr>
            </w:pPr>
            <w:del w:id="1959" w:author="Author">
              <w:r w:rsidRPr="00D060CB" w:rsidDel="00D639C1">
                <w:rPr>
                  <w:b/>
                  <w:bCs/>
                  <w:color w:val="000000"/>
                  <w:sz w:val="22"/>
                  <w:szCs w:val="22"/>
                </w:rPr>
                <w:delText>2.453</w:delText>
              </w:r>
            </w:del>
          </w:p>
        </w:tc>
        <w:tc>
          <w:tcPr>
            <w:tcW w:w="1297" w:type="dxa"/>
            <w:tcBorders>
              <w:bottom w:val="single" w:sz="4" w:space="0" w:color="auto"/>
            </w:tcBorders>
            <w:shd w:val="clear" w:color="auto" w:fill="auto"/>
            <w:noWrap/>
            <w:vAlign w:val="bottom"/>
            <w:hideMark/>
          </w:tcPr>
          <w:p w14:paraId="2EA41509" w14:textId="0AC43855" w:rsidR="00D912E9" w:rsidRPr="00D060CB" w:rsidDel="00D639C1" w:rsidRDefault="00D912E9" w:rsidP="00AD57C3">
            <w:pPr>
              <w:jc w:val="center"/>
              <w:rPr>
                <w:del w:id="1960" w:author="Author"/>
                <w:rFonts w:eastAsia="Times New Roman"/>
                <w:b/>
                <w:bCs/>
                <w:color w:val="000000"/>
                <w:sz w:val="22"/>
                <w:szCs w:val="22"/>
                <w:lang w:val="en-HK"/>
              </w:rPr>
            </w:pPr>
            <w:del w:id="1961" w:author="Author">
              <w:r w:rsidRPr="00D060CB" w:rsidDel="00D639C1">
                <w:rPr>
                  <w:b/>
                  <w:bCs/>
                  <w:color w:val="000000"/>
                  <w:sz w:val="22"/>
                  <w:szCs w:val="22"/>
                </w:rPr>
                <w:delText>1.566</w:delText>
              </w:r>
            </w:del>
          </w:p>
        </w:tc>
        <w:tc>
          <w:tcPr>
            <w:tcW w:w="1334" w:type="dxa"/>
            <w:tcBorders>
              <w:bottom w:val="single" w:sz="4" w:space="0" w:color="auto"/>
            </w:tcBorders>
            <w:shd w:val="clear" w:color="auto" w:fill="auto"/>
            <w:noWrap/>
            <w:vAlign w:val="bottom"/>
            <w:hideMark/>
          </w:tcPr>
          <w:p w14:paraId="67C7C725" w14:textId="56627A12" w:rsidR="00D912E9" w:rsidRPr="00D060CB" w:rsidDel="00D639C1" w:rsidRDefault="00D912E9" w:rsidP="00AD57C3">
            <w:pPr>
              <w:jc w:val="center"/>
              <w:rPr>
                <w:del w:id="1962" w:author="Author"/>
                <w:rFonts w:eastAsia="Times New Roman"/>
                <w:b/>
                <w:bCs/>
                <w:color w:val="000000"/>
                <w:sz w:val="22"/>
                <w:szCs w:val="22"/>
                <w:lang w:val="en-HK"/>
              </w:rPr>
            </w:pPr>
            <w:del w:id="1963" w:author="Author">
              <w:r w:rsidRPr="00D060CB" w:rsidDel="00D639C1">
                <w:rPr>
                  <w:b/>
                  <w:bCs/>
                  <w:color w:val="000000"/>
                  <w:sz w:val="22"/>
                  <w:szCs w:val="22"/>
                </w:rPr>
                <w:delText>1.308</w:delText>
              </w:r>
            </w:del>
          </w:p>
        </w:tc>
      </w:tr>
    </w:tbl>
    <w:p w14:paraId="20A133C7" w14:textId="4D1233B8" w:rsidR="00D912E9" w:rsidRPr="00D378C1" w:rsidDel="00D639C1" w:rsidRDefault="00D912E9" w:rsidP="00F144D9">
      <w:pPr>
        <w:rPr>
          <w:del w:id="1964" w:author="Author"/>
          <w:color w:val="000000"/>
        </w:rPr>
      </w:pPr>
    </w:p>
    <w:tbl>
      <w:tblPr>
        <w:tblW w:w="9477" w:type="dxa"/>
        <w:tblInd w:w="-405" w:type="dxa"/>
        <w:tblBorders>
          <w:top w:val="single" w:sz="4" w:space="0" w:color="auto"/>
          <w:bottom w:val="single" w:sz="4" w:space="0" w:color="auto"/>
        </w:tblBorders>
        <w:tblLook w:val="04A0" w:firstRow="1" w:lastRow="0" w:firstColumn="1" w:lastColumn="0" w:noHBand="0" w:noVBand="1"/>
      </w:tblPr>
      <w:tblGrid>
        <w:gridCol w:w="1888"/>
        <w:gridCol w:w="1303"/>
        <w:gridCol w:w="1234"/>
        <w:gridCol w:w="1242"/>
        <w:gridCol w:w="1291"/>
        <w:gridCol w:w="1303"/>
        <w:gridCol w:w="1216"/>
      </w:tblGrid>
      <w:tr w:rsidR="00D912E9" w:rsidRPr="00DE2FC1" w:rsidDel="00D639C1" w14:paraId="779E32B8" w14:textId="30CCFF58" w:rsidTr="000F575D">
        <w:trPr>
          <w:trHeight w:val="315"/>
          <w:del w:id="1965" w:author="Author"/>
        </w:trPr>
        <w:tc>
          <w:tcPr>
            <w:tcW w:w="9477" w:type="dxa"/>
            <w:gridSpan w:val="7"/>
            <w:tcBorders>
              <w:top w:val="single" w:sz="4" w:space="0" w:color="auto"/>
              <w:bottom w:val="single" w:sz="4" w:space="0" w:color="auto"/>
            </w:tcBorders>
            <w:shd w:val="clear" w:color="auto" w:fill="auto"/>
            <w:noWrap/>
            <w:vAlign w:val="bottom"/>
            <w:hideMark/>
          </w:tcPr>
          <w:p w14:paraId="634C0D11" w14:textId="0E42B957" w:rsidR="00D912E9" w:rsidRPr="00DE2FC1" w:rsidDel="00D639C1" w:rsidRDefault="00055899" w:rsidP="00AD57C3">
            <w:pPr>
              <w:jc w:val="center"/>
              <w:rPr>
                <w:del w:id="1966" w:author="Author"/>
                <w:rFonts w:eastAsia="Times New Roman"/>
                <w:b/>
                <w:bCs/>
                <w:color w:val="000000"/>
                <w:sz w:val="22"/>
                <w:szCs w:val="22"/>
                <w:lang w:val="en-HK"/>
              </w:rPr>
            </w:pPr>
            <w:del w:id="1967" w:author="Author">
              <w:r w:rsidDel="00D639C1">
                <w:rPr>
                  <w:rFonts w:eastAsia="Times New Roman"/>
                  <w:b/>
                  <w:bCs/>
                  <w:color w:val="000000"/>
                  <w:sz w:val="22"/>
                  <w:szCs w:val="22"/>
                  <w:lang w:val="en-HK"/>
                </w:rPr>
                <w:tab/>
              </w:r>
              <w:r w:rsidDel="00D639C1">
                <w:rPr>
                  <w:rFonts w:eastAsia="Times New Roman"/>
                  <w:b/>
                  <w:bCs/>
                  <w:color w:val="000000"/>
                  <w:sz w:val="22"/>
                  <w:szCs w:val="22"/>
                  <w:lang w:val="en-HK"/>
                </w:rPr>
                <w:tab/>
              </w:r>
              <w:r w:rsidR="00D912E9" w:rsidRPr="00DE2FC1" w:rsidDel="00D639C1">
                <w:rPr>
                  <w:rFonts w:eastAsia="Times New Roman"/>
                  <w:b/>
                  <w:bCs/>
                  <w:color w:val="000000"/>
                  <w:sz w:val="22"/>
                  <w:szCs w:val="22"/>
                  <w:lang w:val="en-HK"/>
                </w:rPr>
                <w:delText xml:space="preserve">Event </w:delText>
              </w:r>
              <w:r w:rsidR="00D912E9" w:rsidDel="00D639C1">
                <w:rPr>
                  <w:rFonts w:eastAsia="Times New Roman"/>
                  <w:b/>
                  <w:bCs/>
                  <w:color w:val="000000"/>
                  <w:sz w:val="22"/>
                  <w:szCs w:val="22"/>
                  <w:lang w:val="en-HK"/>
                </w:rPr>
                <w:delText>B</w:delText>
              </w:r>
            </w:del>
          </w:p>
        </w:tc>
      </w:tr>
      <w:tr w:rsidR="00D912E9" w:rsidRPr="00DE2FC1" w:rsidDel="00D639C1" w14:paraId="66E9E8E6" w14:textId="0EC997A3" w:rsidTr="00AD57C3">
        <w:trPr>
          <w:trHeight w:val="315"/>
          <w:del w:id="1968" w:author="Author"/>
        </w:trPr>
        <w:tc>
          <w:tcPr>
            <w:tcW w:w="1888" w:type="dxa"/>
            <w:tcBorders>
              <w:top w:val="single" w:sz="4" w:space="0" w:color="auto"/>
              <w:bottom w:val="single" w:sz="4" w:space="0" w:color="auto"/>
            </w:tcBorders>
            <w:shd w:val="clear" w:color="auto" w:fill="auto"/>
            <w:noWrap/>
            <w:vAlign w:val="bottom"/>
            <w:hideMark/>
          </w:tcPr>
          <w:p w14:paraId="0B0CAC1E" w14:textId="436CAA69" w:rsidR="00D912E9" w:rsidRPr="00DE2FC1" w:rsidDel="00D639C1" w:rsidRDefault="00D912E9" w:rsidP="00F144D9">
            <w:pPr>
              <w:rPr>
                <w:del w:id="1969" w:author="Author"/>
                <w:rFonts w:eastAsia="Times New Roman"/>
                <w:b/>
                <w:bCs/>
                <w:color w:val="000000"/>
                <w:sz w:val="22"/>
                <w:szCs w:val="22"/>
                <w:lang w:val="en-HK"/>
              </w:rPr>
            </w:pPr>
          </w:p>
        </w:tc>
        <w:tc>
          <w:tcPr>
            <w:tcW w:w="3779" w:type="dxa"/>
            <w:gridSpan w:val="3"/>
            <w:tcBorders>
              <w:top w:val="single" w:sz="4" w:space="0" w:color="auto"/>
              <w:bottom w:val="single" w:sz="4" w:space="0" w:color="auto"/>
              <w:right w:val="single" w:sz="4" w:space="0" w:color="auto"/>
            </w:tcBorders>
            <w:shd w:val="clear" w:color="auto" w:fill="auto"/>
            <w:noWrap/>
            <w:vAlign w:val="bottom"/>
            <w:hideMark/>
          </w:tcPr>
          <w:p w14:paraId="0033A457" w14:textId="3260D1E7" w:rsidR="00D912E9" w:rsidRPr="00DE2FC1" w:rsidDel="00D639C1" w:rsidRDefault="00D912E9" w:rsidP="00AD57C3">
            <w:pPr>
              <w:jc w:val="center"/>
              <w:rPr>
                <w:del w:id="1970" w:author="Author"/>
                <w:rFonts w:eastAsia="Times New Roman"/>
                <w:b/>
                <w:bCs/>
                <w:color w:val="000000"/>
                <w:sz w:val="22"/>
                <w:szCs w:val="22"/>
                <w:lang w:val="en-HK"/>
              </w:rPr>
            </w:pPr>
            <w:del w:id="1971" w:author="Author">
              <w:r w:rsidRPr="00DE2FC1" w:rsidDel="00D639C1">
                <w:rPr>
                  <w:rFonts w:eastAsia="Times New Roman"/>
                  <w:b/>
                  <w:bCs/>
                  <w:color w:val="000000"/>
                  <w:sz w:val="22"/>
                  <w:szCs w:val="22"/>
                  <w:lang w:val="en-HK"/>
                </w:rPr>
                <w:delText>Valence</w:delText>
              </w:r>
            </w:del>
          </w:p>
        </w:tc>
        <w:tc>
          <w:tcPr>
            <w:tcW w:w="3810" w:type="dxa"/>
            <w:gridSpan w:val="3"/>
            <w:tcBorders>
              <w:top w:val="single" w:sz="4" w:space="0" w:color="auto"/>
              <w:left w:val="single" w:sz="4" w:space="0" w:color="auto"/>
              <w:bottom w:val="single" w:sz="4" w:space="0" w:color="auto"/>
            </w:tcBorders>
            <w:shd w:val="clear" w:color="auto" w:fill="auto"/>
            <w:noWrap/>
            <w:vAlign w:val="bottom"/>
            <w:hideMark/>
          </w:tcPr>
          <w:p w14:paraId="58343BE0" w14:textId="7AD9C0E2" w:rsidR="00D912E9" w:rsidRPr="00DE2FC1" w:rsidDel="00D639C1" w:rsidRDefault="00D912E9" w:rsidP="00AD57C3">
            <w:pPr>
              <w:jc w:val="center"/>
              <w:rPr>
                <w:del w:id="1972" w:author="Author"/>
                <w:rFonts w:eastAsia="Times New Roman"/>
                <w:b/>
                <w:bCs/>
                <w:color w:val="000000"/>
                <w:sz w:val="22"/>
                <w:szCs w:val="22"/>
                <w:lang w:val="en-HK"/>
              </w:rPr>
            </w:pPr>
            <w:del w:id="1973" w:author="Author">
              <w:r w:rsidRPr="00DE2FC1" w:rsidDel="00D639C1">
                <w:rPr>
                  <w:rFonts w:eastAsia="Times New Roman"/>
                  <w:b/>
                  <w:bCs/>
                  <w:color w:val="000000"/>
                  <w:sz w:val="22"/>
                  <w:szCs w:val="22"/>
                  <w:lang w:val="en-HK"/>
                </w:rPr>
                <w:delText>Arousal</w:delText>
              </w:r>
            </w:del>
          </w:p>
        </w:tc>
      </w:tr>
      <w:tr w:rsidR="00D912E9" w:rsidRPr="00DE2FC1" w:rsidDel="00D639C1" w14:paraId="703C0A9F" w14:textId="5AD0FC91" w:rsidTr="00055899">
        <w:trPr>
          <w:trHeight w:val="315"/>
          <w:del w:id="1974" w:author="Author"/>
        </w:trPr>
        <w:tc>
          <w:tcPr>
            <w:tcW w:w="1888" w:type="dxa"/>
            <w:tcBorders>
              <w:top w:val="single" w:sz="4" w:space="0" w:color="auto"/>
              <w:right w:val="single" w:sz="4" w:space="0" w:color="auto"/>
            </w:tcBorders>
            <w:shd w:val="clear" w:color="auto" w:fill="auto"/>
            <w:noWrap/>
            <w:vAlign w:val="bottom"/>
            <w:hideMark/>
          </w:tcPr>
          <w:p w14:paraId="3698B6B1" w14:textId="17BE5D97" w:rsidR="00D912E9" w:rsidRPr="00DE2FC1" w:rsidDel="00D639C1" w:rsidRDefault="00D912E9" w:rsidP="00F144D9">
            <w:pPr>
              <w:rPr>
                <w:del w:id="1975" w:author="Author"/>
                <w:rFonts w:eastAsia="Times New Roman"/>
                <w:b/>
                <w:bCs/>
                <w:color w:val="000000"/>
                <w:sz w:val="22"/>
                <w:szCs w:val="22"/>
                <w:lang w:val="en-HK"/>
              </w:rPr>
            </w:pPr>
            <w:del w:id="1976" w:author="Author">
              <w:r w:rsidRPr="00DE2FC1" w:rsidDel="00D639C1">
                <w:rPr>
                  <w:rFonts w:eastAsia="Times New Roman"/>
                  <w:b/>
                  <w:bCs/>
                  <w:color w:val="000000"/>
                  <w:sz w:val="22"/>
                  <w:szCs w:val="22"/>
                  <w:lang w:val="en-HK"/>
                </w:rPr>
                <w:delText>Model</w:delText>
              </w:r>
            </w:del>
          </w:p>
        </w:tc>
        <w:tc>
          <w:tcPr>
            <w:tcW w:w="1303" w:type="dxa"/>
            <w:tcBorders>
              <w:top w:val="single" w:sz="4" w:space="0" w:color="auto"/>
              <w:left w:val="single" w:sz="4" w:space="0" w:color="auto"/>
              <w:bottom w:val="nil"/>
            </w:tcBorders>
            <w:shd w:val="clear" w:color="auto" w:fill="auto"/>
            <w:noWrap/>
            <w:vAlign w:val="bottom"/>
            <w:hideMark/>
          </w:tcPr>
          <w:p w14:paraId="1BA576CD" w14:textId="4B0DAEF1" w:rsidR="00D912E9" w:rsidRPr="00DE2FC1" w:rsidDel="00D639C1" w:rsidRDefault="00D912E9" w:rsidP="00AD57C3">
            <w:pPr>
              <w:jc w:val="center"/>
              <w:rPr>
                <w:del w:id="1977" w:author="Author"/>
                <w:rFonts w:eastAsia="Times New Roman"/>
                <w:b/>
                <w:bCs/>
                <w:color w:val="000000"/>
                <w:sz w:val="22"/>
                <w:szCs w:val="22"/>
                <w:lang w:val="en-HK"/>
              </w:rPr>
            </w:pPr>
            <w:del w:id="1978" w:author="Author">
              <w:r w:rsidRPr="00DE2FC1" w:rsidDel="00D639C1">
                <w:rPr>
                  <w:rFonts w:eastAsia="Times New Roman"/>
                  <w:b/>
                  <w:bCs/>
                  <w:color w:val="000000"/>
                  <w:sz w:val="22"/>
                  <w:szCs w:val="22"/>
                  <w:lang w:val="en-HK"/>
                </w:rPr>
                <w:delText>MSE</w:delText>
              </w:r>
            </w:del>
          </w:p>
        </w:tc>
        <w:tc>
          <w:tcPr>
            <w:tcW w:w="1234" w:type="dxa"/>
            <w:tcBorders>
              <w:top w:val="single" w:sz="4" w:space="0" w:color="auto"/>
            </w:tcBorders>
            <w:shd w:val="clear" w:color="auto" w:fill="auto"/>
            <w:noWrap/>
            <w:vAlign w:val="bottom"/>
            <w:hideMark/>
          </w:tcPr>
          <w:p w14:paraId="35CB496D" w14:textId="1B3E95EE" w:rsidR="00D912E9" w:rsidRPr="00DE2FC1" w:rsidDel="00D639C1" w:rsidRDefault="00D912E9" w:rsidP="00AD57C3">
            <w:pPr>
              <w:jc w:val="center"/>
              <w:rPr>
                <w:del w:id="1979" w:author="Author"/>
                <w:rFonts w:eastAsia="Times New Roman"/>
                <w:b/>
                <w:bCs/>
                <w:color w:val="000000"/>
                <w:sz w:val="22"/>
                <w:szCs w:val="22"/>
                <w:lang w:val="en-HK"/>
              </w:rPr>
            </w:pPr>
            <w:del w:id="1980" w:author="Author">
              <w:r w:rsidRPr="00DE2FC1" w:rsidDel="00D639C1">
                <w:rPr>
                  <w:rFonts w:eastAsia="Times New Roman"/>
                  <w:b/>
                  <w:bCs/>
                  <w:color w:val="000000"/>
                  <w:sz w:val="22"/>
                  <w:szCs w:val="22"/>
                  <w:lang w:val="en-HK"/>
                </w:rPr>
                <w:delText>RMSE</w:delText>
              </w:r>
            </w:del>
          </w:p>
        </w:tc>
        <w:tc>
          <w:tcPr>
            <w:tcW w:w="1242" w:type="dxa"/>
            <w:tcBorders>
              <w:top w:val="single" w:sz="4" w:space="0" w:color="auto"/>
              <w:right w:val="single" w:sz="4" w:space="0" w:color="auto"/>
            </w:tcBorders>
            <w:shd w:val="clear" w:color="auto" w:fill="auto"/>
            <w:noWrap/>
            <w:vAlign w:val="bottom"/>
            <w:hideMark/>
          </w:tcPr>
          <w:p w14:paraId="52CCA1DB" w14:textId="715A9951" w:rsidR="00D912E9" w:rsidRPr="00DE2FC1" w:rsidDel="00D639C1" w:rsidRDefault="00D912E9" w:rsidP="00AD57C3">
            <w:pPr>
              <w:jc w:val="center"/>
              <w:rPr>
                <w:del w:id="1981" w:author="Author"/>
                <w:rFonts w:eastAsia="Times New Roman"/>
                <w:b/>
                <w:bCs/>
                <w:color w:val="000000"/>
                <w:sz w:val="22"/>
                <w:szCs w:val="22"/>
                <w:lang w:val="en-HK"/>
              </w:rPr>
            </w:pPr>
            <w:del w:id="1982" w:author="Author">
              <w:r w:rsidRPr="00DE2FC1" w:rsidDel="00D639C1">
                <w:rPr>
                  <w:rFonts w:eastAsia="Times New Roman"/>
                  <w:b/>
                  <w:bCs/>
                  <w:color w:val="000000"/>
                  <w:sz w:val="22"/>
                  <w:szCs w:val="22"/>
                  <w:lang w:val="en-HK"/>
                </w:rPr>
                <w:delText>MAE</w:delText>
              </w:r>
            </w:del>
          </w:p>
        </w:tc>
        <w:tc>
          <w:tcPr>
            <w:tcW w:w="1291" w:type="dxa"/>
            <w:tcBorders>
              <w:top w:val="single" w:sz="4" w:space="0" w:color="auto"/>
              <w:left w:val="single" w:sz="4" w:space="0" w:color="auto"/>
            </w:tcBorders>
            <w:shd w:val="clear" w:color="auto" w:fill="auto"/>
            <w:noWrap/>
            <w:vAlign w:val="bottom"/>
            <w:hideMark/>
          </w:tcPr>
          <w:p w14:paraId="0F6A1E6F" w14:textId="35C6EA4F" w:rsidR="00D912E9" w:rsidRPr="00354DC0" w:rsidDel="00D639C1" w:rsidRDefault="00D912E9" w:rsidP="00AD57C3">
            <w:pPr>
              <w:jc w:val="center"/>
              <w:rPr>
                <w:del w:id="1983" w:author="Author"/>
                <w:rFonts w:eastAsia="Times New Roman"/>
                <w:b/>
                <w:bCs/>
                <w:color w:val="000000"/>
                <w:sz w:val="22"/>
                <w:szCs w:val="22"/>
                <w:lang w:val="en-HK"/>
              </w:rPr>
            </w:pPr>
            <w:del w:id="1984" w:author="Author">
              <w:r w:rsidRPr="00D060CB" w:rsidDel="00D639C1">
                <w:rPr>
                  <w:b/>
                  <w:bCs/>
                  <w:color w:val="000000"/>
                  <w:sz w:val="22"/>
                  <w:szCs w:val="22"/>
                </w:rPr>
                <w:delText>MSE</w:delText>
              </w:r>
            </w:del>
          </w:p>
        </w:tc>
        <w:tc>
          <w:tcPr>
            <w:tcW w:w="1303" w:type="dxa"/>
            <w:tcBorders>
              <w:top w:val="single" w:sz="4" w:space="0" w:color="auto"/>
            </w:tcBorders>
            <w:shd w:val="clear" w:color="auto" w:fill="auto"/>
            <w:noWrap/>
            <w:vAlign w:val="bottom"/>
            <w:hideMark/>
          </w:tcPr>
          <w:p w14:paraId="751E53ED" w14:textId="46125659" w:rsidR="00D912E9" w:rsidRPr="00354DC0" w:rsidDel="00D639C1" w:rsidRDefault="00D912E9" w:rsidP="00AD57C3">
            <w:pPr>
              <w:jc w:val="center"/>
              <w:rPr>
                <w:del w:id="1985" w:author="Author"/>
                <w:rFonts w:eastAsia="Times New Roman"/>
                <w:b/>
                <w:bCs/>
                <w:color w:val="000000"/>
                <w:sz w:val="22"/>
                <w:szCs w:val="22"/>
                <w:lang w:val="en-HK"/>
              </w:rPr>
            </w:pPr>
            <w:del w:id="1986" w:author="Author">
              <w:r w:rsidRPr="00D060CB" w:rsidDel="00D639C1">
                <w:rPr>
                  <w:b/>
                  <w:bCs/>
                  <w:color w:val="000000"/>
                  <w:sz w:val="22"/>
                  <w:szCs w:val="22"/>
                </w:rPr>
                <w:delText>RMSE</w:delText>
              </w:r>
            </w:del>
          </w:p>
        </w:tc>
        <w:tc>
          <w:tcPr>
            <w:tcW w:w="1216" w:type="dxa"/>
            <w:tcBorders>
              <w:top w:val="single" w:sz="4" w:space="0" w:color="auto"/>
            </w:tcBorders>
            <w:shd w:val="clear" w:color="auto" w:fill="auto"/>
            <w:noWrap/>
            <w:vAlign w:val="bottom"/>
            <w:hideMark/>
          </w:tcPr>
          <w:p w14:paraId="27868F81" w14:textId="10F324A1" w:rsidR="00D912E9" w:rsidRPr="00354DC0" w:rsidDel="00D639C1" w:rsidRDefault="00D912E9" w:rsidP="00AD57C3">
            <w:pPr>
              <w:jc w:val="center"/>
              <w:rPr>
                <w:del w:id="1987" w:author="Author"/>
                <w:rFonts w:eastAsia="Times New Roman"/>
                <w:b/>
                <w:bCs/>
                <w:color w:val="000000"/>
                <w:sz w:val="22"/>
                <w:szCs w:val="22"/>
                <w:lang w:val="en-HK"/>
              </w:rPr>
            </w:pPr>
            <w:del w:id="1988" w:author="Author">
              <w:r w:rsidRPr="00D060CB" w:rsidDel="00D639C1">
                <w:rPr>
                  <w:b/>
                  <w:bCs/>
                  <w:color w:val="000000"/>
                  <w:sz w:val="22"/>
                  <w:szCs w:val="22"/>
                </w:rPr>
                <w:delText>MAE</w:delText>
              </w:r>
            </w:del>
          </w:p>
        </w:tc>
      </w:tr>
      <w:tr w:rsidR="00D912E9" w:rsidRPr="00DE2FC1" w:rsidDel="00D639C1" w14:paraId="6A47BD13" w14:textId="146AC3A4" w:rsidTr="00055899">
        <w:trPr>
          <w:trHeight w:val="315"/>
          <w:del w:id="1989" w:author="Author"/>
        </w:trPr>
        <w:tc>
          <w:tcPr>
            <w:tcW w:w="1888" w:type="dxa"/>
            <w:tcBorders>
              <w:right w:val="single" w:sz="4" w:space="0" w:color="auto"/>
            </w:tcBorders>
            <w:shd w:val="clear" w:color="auto" w:fill="auto"/>
            <w:noWrap/>
            <w:vAlign w:val="bottom"/>
            <w:hideMark/>
          </w:tcPr>
          <w:p w14:paraId="4A706FE5" w14:textId="3908C8BE" w:rsidR="00D912E9" w:rsidRPr="00DE2FC1" w:rsidDel="00D639C1" w:rsidRDefault="00D912E9" w:rsidP="00F144D9">
            <w:pPr>
              <w:rPr>
                <w:del w:id="1990" w:author="Author"/>
                <w:rFonts w:eastAsia="Times New Roman"/>
                <w:b/>
                <w:bCs/>
                <w:color w:val="000000"/>
                <w:sz w:val="22"/>
                <w:szCs w:val="22"/>
                <w:lang w:val="en-HK"/>
              </w:rPr>
            </w:pPr>
            <w:del w:id="1991" w:author="Author">
              <w:r w:rsidRPr="00DE2FC1" w:rsidDel="00D639C1">
                <w:rPr>
                  <w:rFonts w:eastAsia="Times New Roman"/>
                  <w:b/>
                  <w:bCs/>
                  <w:color w:val="000000"/>
                  <w:sz w:val="22"/>
                  <w:szCs w:val="22"/>
                  <w:lang w:val="en-HK"/>
                </w:rPr>
                <w:delText>TextCNN</w:delText>
              </w:r>
            </w:del>
          </w:p>
        </w:tc>
        <w:tc>
          <w:tcPr>
            <w:tcW w:w="1303" w:type="dxa"/>
            <w:tcBorders>
              <w:top w:val="nil"/>
              <w:left w:val="single" w:sz="4" w:space="0" w:color="auto"/>
              <w:bottom w:val="nil"/>
            </w:tcBorders>
            <w:shd w:val="clear" w:color="auto" w:fill="auto"/>
            <w:noWrap/>
            <w:vAlign w:val="bottom"/>
            <w:hideMark/>
          </w:tcPr>
          <w:p w14:paraId="56818107" w14:textId="135D6AD4" w:rsidR="00D912E9" w:rsidRPr="00DE2FC1" w:rsidDel="00D639C1" w:rsidRDefault="00D912E9" w:rsidP="00AD57C3">
            <w:pPr>
              <w:jc w:val="center"/>
              <w:rPr>
                <w:del w:id="1992" w:author="Author"/>
                <w:rFonts w:eastAsia="Times New Roman"/>
                <w:color w:val="000000"/>
                <w:sz w:val="22"/>
                <w:szCs w:val="22"/>
                <w:lang w:val="en-HK"/>
              </w:rPr>
            </w:pPr>
            <w:del w:id="1993" w:author="Author">
              <w:r w:rsidRPr="00D060CB" w:rsidDel="00D639C1">
                <w:rPr>
                  <w:color w:val="000000"/>
                  <w:sz w:val="22"/>
                  <w:szCs w:val="22"/>
                </w:rPr>
                <w:delText>2.768</w:delText>
              </w:r>
            </w:del>
          </w:p>
        </w:tc>
        <w:tc>
          <w:tcPr>
            <w:tcW w:w="1234" w:type="dxa"/>
            <w:shd w:val="clear" w:color="auto" w:fill="auto"/>
            <w:noWrap/>
            <w:vAlign w:val="bottom"/>
            <w:hideMark/>
          </w:tcPr>
          <w:p w14:paraId="413FC568" w14:textId="554FC9D7" w:rsidR="00D912E9" w:rsidRPr="00DE2FC1" w:rsidDel="00D639C1" w:rsidRDefault="00D912E9" w:rsidP="00AD57C3">
            <w:pPr>
              <w:jc w:val="center"/>
              <w:rPr>
                <w:del w:id="1994" w:author="Author"/>
                <w:rFonts w:eastAsia="Times New Roman"/>
                <w:color w:val="000000"/>
                <w:sz w:val="22"/>
                <w:szCs w:val="22"/>
                <w:lang w:val="en-HK"/>
              </w:rPr>
            </w:pPr>
            <w:del w:id="1995" w:author="Author">
              <w:r w:rsidRPr="00D060CB" w:rsidDel="00D639C1">
                <w:rPr>
                  <w:color w:val="000000"/>
                  <w:sz w:val="22"/>
                  <w:szCs w:val="22"/>
                </w:rPr>
                <w:delText>1.664</w:delText>
              </w:r>
            </w:del>
          </w:p>
        </w:tc>
        <w:tc>
          <w:tcPr>
            <w:tcW w:w="1242" w:type="dxa"/>
            <w:tcBorders>
              <w:right w:val="single" w:sz="4" w:space="0" w:color="auto"/>
            </w:tcBorders>
            <w:shd w:val="clear" w:color="auto" w:fill="auto"/>
            <w:noWrap/>
            <w:vAlign w:val="bottom"/>
            <w:hideMark/>
          </w:tcPr>
          <w:p w14:paraId="4684F4C8" w14:textId="08CF002C" w:rsidR="00D912E9" w:rsidRPr="00DE2FC1" w:rsidDel="00D639C1" w:rsidRDefault="00D912E9" w:rsidP="00AD57C3">
            <w:pPr>
              <w:jc w:val="center"/>
              <w:rPr>
                <w:del w:id="1996" w:author="Author"/>
                <w:rFonts w:eastAsia="Times New Roman"/>
                <w:color w:val="000000"/>
                <w:sz w:val="22"/>
                <w:szCs w:val="22"/>
                <w:lang w:val="en-HK"/>
              </w:rPr>
            </w:pPr>
            <w:del w:id="1997" w:author="Author">
              <w:r w:rsidRPr="00D060CB" w:rsidDel="00D639C1">
                <w:rPr>
                  <w:color w:val="000000"/>
                  <w:sz w:val="22"/>
                  <w:szCs w:val="22"/>
                </w:rPr>
                <w:delText>1.276</w:delText>
              </w:r>
            </w:del>
          </w:p>
        </w:tc>
        <w:tc>
          <w:tcPr>
            <w:tcW w:w="1291" w:type="dxa"/>
            <w:tcBorders>
              <w:left w:val="single" w:sz="4" w:space="0" w:color="auto"/>
            </w:tcBorders>
            <w:shd w:val="clear" w:color="auto" w:fill="auto"/>
            <w:noWrap/>
            <w:vAlign w:val="bottom"/>
            <w:hideMark/>
          </w:tcPr>
          <w:p w14:paraId="75AF79DD" w14:textId="0EC65D24" w:rsidR="00D912E9" w:rsidRPr="00354DC0" w:rsidDel="00D639C1" w:rsidRDefault="00D912E9" w:rsidP="00AD57C3">
            <w:pPr>
              <w:jc w:val="center"/>
              <w:rPr>
                <w:del w:id="1998" w:author="Author"/>
                <w:rFonts w:eastAsia="Times New Roman"/>
                <w:color w:val="000000"/>
                <w:sz w:val="22"/>
                <w:szCs w:val="22"/>
                <w:lang w:val="en-HK"/>
              </w:rPr>
            </w:pPr>
            <w:del w:id="1999" w:author="Author">
              <w:r w:rsidRPr="00D060CB" w:rsidDel="00D639C1">
                <w:rPr>
                  <w:color w:val="000000"/>
                  <w:sz w:val="22"/>
                  <w:szCs w:val="22"/>
                </w:rPr>
                <w:delText>18.103</w:delText>
              </w:r>
            </w:del>
          </w:p>
        </w:tc>
        <w:tc>
          <w:tcPr>
            <w:tcW w:w="1303" w:type="dxa"/>
            <w:shd w:val="clear" w:color="auto" w:fill="auto"/>
            <w:noWrap/>
            <w:vAlign w:val="bottom"/>
            <w:hideMark/>
          </w:tcPr>
          <w:p w14:paraId="67E311FD" w14:textId="120E3AD8" w:rsidR="00D912E9" w:rsidRPr="00354DC0" w:rsidDel="00D639C1" w:rsidRDefault="00D912E9" w:rsidP="00AD57C3">
            <w:pPr>
              <w:jc w:val="center"/>
              <w:rPr>
                <w:del w:id="2000" w:author="Author"/>
                <w:rFonts w:eastAsia="Times New Roman"/>
                <w:color w:val="000000"/>
                <w:sz w:val="22"/>
                <w:szCs w:val="22"/>
                <w:lang w:val="en-HK"/>
              </w:rPr>
            </w:pPr>
            <w:del w:id="2001" w:author="Author">
              <w:r w:rsidRPr="00D060CB" w:rsidDel="00D639C1">
                <w:rPr>
                  <w:color w:val="000000"/>
                  <w:sz w:val="22"/>
                  <w:szCs w:val="22"/>
                </w:rPr>
                <w:delText>4.255</w:delText>
              </w:r>
            </w:del>
          </w:p>
        </w:tc>
        <w:tc>
          <w:tcPr>
            <w:tcW w:w="1216" w:type="dxa"/>
            <w:shd w:val="clear" w:color="auto" w:fill="auto"/>
            <w:noWrap/>
            <w:vAlign w:val="bottom"/>
            <w:hideMark/>
          </w:tcPr>
          <w:p w14:paraId="0D35F6BF" w14:textId="2055BE1B" w:rsidR="00D912E9" w:rsidRPr="00354DC0" w:rsidDel="00D639C1" w:rsidRDefault="00D912E9" w:rsidP="00AD57C3">
            <w:pPr>
              <w:jc w:val="center"/>
              <w:rPr>
                <w:del w:id="2002" w:author="Author"/>
                <w:rFonts w:eastAsia="Times New Roman"/>
                <w:color w:val="000000"/>
                <w:sz w:val="22"/>
                <w:szCs w:val="22"/>
                <w:lang w:val="en-HK"/>
              </w:rPr>
            </w:pPr>
            <w:del w:id="2003" w:author="Author">
              <w:r w:rsidRPr="00D060CB" w:rsidDel="00D639C1">
                <w:rPr>
                  <w:color w:val="000000"/>
                  <w:sz w:val="22"/>
                  <w:szCs w:val="22"/>
                </w:rPr>
                <w:delText>3.925</w:delText>
              </w:r>
            </w:del>
          </w:p>
        </w:tc>
      </w:tr>
      <w:tr w:rsidR="00D912E9" w:rsidRPr="00DE2FC1" w:rsidDel="00D639C1" w14:paraId="0556C876" w14:textId="02014440" w:rsidTr="00055899">
        <w:trPr>
          <w:trHeight w:val="315"/>
          <w:del w:id="2004" w:author="Author"/>
        </w:trPr>
        <w:tc>
          <w:tcPr>
            <w:tcW w:w="1888" w:type="dxa"/>
            <w:tcBorders>
              <w:right w:val="single" w:sz="4" w:space="0" w:color="auto"/>
            </w:tcBorders>
            <w:shd w:val="clear" w:color="auto" w:fill="auto"/>
            <w:noWrap/>
            <w:vAlign w:val="bottom"/>
            <w:hideMark/>
          </w:tcPr>
          <w:p w14:paraId="5D2D6AE0" w14:textId="55BA3E98" w:rsidR="00D912E9" w:rsidRPr="00DE2FC1" w:rsidDel="00D639C1" w:rsidRDefault="00D912E9" w:rsidP="00F144D9">
            <w:pPr>
              <w:rPr>
                <w:del w:id="2005" w:author="Author"/>
                <w:rFonts w:eastAsia="Times New Roman"/>
                <w:b/>
                <w:bCs/>
                <w:color w:val="000000"/>
                <w:sz w:val="22"/>
                <w:szCs w:val="22"/>
                <w:lang w:val="en-HK"/>
              </w:rPr>
            </w:pPr>
            <w:del w:id="2006" w:author="Author">
              <w:r w:rsidRPr="00DE2FC1" w:rsidDel="00D639C1">
                <w:rPr>
                  <w:rFonts w:eastAsia="Times New Roman"/>
                  <w:b/>
                  <w:bCs/>
                  <w:color w:val="000000"/>
                  <w:sz w:val="22"/>
                  <w:szCs w:val="22"/>
                  <w:lang w:val="en-HK"/>
                </w:rPr>
                <w:delText>TextRCNN</w:delText>
              </w:r>
            </w:del>
          </w:p>
        </w:tc>
        <w:tc>
          <w:tcPr>
            <w:tcW w:w="1303" w:type="dxa"/>
            <w:tcBorders>
              <w:top w:val="nil"/>
              <w:left w:val="single" w:sz="4" w:space="0" w:color="auto"/>
              <w:bottom w:val="nil"/>
            </w:tcBorders>
            <w:shd w:val="clear" w:color="auto" w:fill="auto"/>
            <w:noWrap/>
            <w:vAlign w:val="bottom"/>
            <w:hideMark/>
          </w:tcPr>
          <w:p w14:paraId="3269FF93" w14:textId="54AD3C2D" w:rsidR="00D912E9" w:rsidRPr="00DE2FC1" w:rsidDel="00D639C1" w:rsidRDefault="00D912E9" w:rsidP="00AD57C3">
            <w:pPr>
              <w:jc w:val="center"/>
              <w:rPr>
                <w:del w:id="2007" w:author="Author"/>
                <w:rFonts w:eastAsia="Times New Roman"/>
                <w:color w:val="000000"/>
                <w:sz w:val="22"/>
                <w:szCs w:val="22"/>
                <w:lang w:val="en-HK"/>
              </w:rPr>
            </w:pPr>
            <w:del w:id="2008" w:author="Author">
              <w:r w:rsidRPr="00D060CB" w:rsidDel="00D639C1">
                <w:rPr>
                  <w:color w:val="000000"/>
                  <w:sz w:val="22"/>
                  <w:szCs w:val="22"/>
                </w:rPr>
                <w:delText>1.589</w:delText>
              </w:r>
            </w:del>
          </w:p>
        </w:tc>
        <w:tc>
          <w:tcPr>
            <w:tcW w:w="1234" w:type="dxa"/>
            <w:shd w:val="clear" w:color="auto" w:fill="auto"/>
            <w:noWrap/>
            <w:vAlign w:val="bottom"/>
            <w:hideMark/>
          </w:tcPr>
          <w:p w14:paraId="277E68F8" w14:textId="01B018FB" w:rsidR="00D912E9" w:rsidRPr="00DE2FC1" w:rsidDel="00D639C1" w:rsidRDefault="00D912E9" w:rsidP="00AD57C3">
            <w:pPr>
              <w:jc w:val="center"/>
              <w:rPr>
                <w:del w:id="2009" w:author="Author"/>
                <w:rFonts w:eastAsia="Times New Roman"/>
                <w:color w:val="000000"/>
                <w:sz w:val="22"/>
                <w:szCs w:val="22"/>
                <w:lang w:val="en-HK"/>
              </w:rPr>
            </w:pPr>
            <w:del w:id="2010" w:author="Author">
              <w:r w:rsidRPr="00D060CB" w:rsidDel="00D639C1">
                <w:rPr>
                  <w:color w:val="000000"/>
                  <w:sz w:val="22"/>
                  <w:szCs w:val="22"/>
                </w:rPr>
                <w:delText>1.260</w:delText>
              </w:r>
            </w:del>
          </w:p>
        </w:tc>
        <w:tc>
          <w:tcPr>
            <w:tcW w:w="1242" w:type="dxa"/>
            <w:tcBorders>
              <w:right w:val="single" w:sz="4" w:space="0" w:color="auto"/>
            </w:tcBorders>
            <w:shd w:val="clear" w:color="auto" w:fill="auto"/>
            <w:noWrap/>
            <w:vAlign w:val="bottom"/>
            <w:hideMark/>
          </w:tcPr>
          <w:p w14:paraId="378DBF45" w14:textId="310BAFC9" w:rsidR="00D912E9" w:rsidRPr="00DE2FC1" w:rsidDel="00D639C1" w:rsidRDefault="00D912E9" w:rsidP="00AD57C3">
            <w:pPr>
              <w:jc w:val="center"/>
              <w:rPr>
                <w:del w:id="2011" w:author="Author"/>
                <w:rFonts w:eastAsia="Times New Roman"/>
                <w:color w:val="000000"/>
                <w:sz w:val="22"/>
                <w:szCs w:val="22"/>
                <w:lang w:val="en-HK"/>
              </w:rPr>
            </w:pPr>
            <w:del w:id="2012" w:author="Author">
              <w:r w:rsidRPr="00D060CB" w:rsidDel="00D639C1">
                <w:rPr>
                  <w:color w:val="000000"/>
                  <w:sz w:val="22"/>
                  <w:szCs w:val="22"/>
                </w:rPr>
                <w:delText>1.015</w:delText>
              </w:r>
            </w:del>
          </w:p>
        </w:tc>
        <w:tc>
          <w:tcPr>
            <w:tcW w:w="1291" w:type="dxa"/>
            <w:tcBorders>
              <w:left w:val="single" w:sz="4" w:space="0" w:color="auto"/>
            </w:tcBorders>
            <w:shd w:val="clear" w:color="auto" w:fill="auto"/>
            <w:noWrap/>
            <w:vAlign w:val="bottom"/>
            <w:hideMark/>
          </w:tcPr>
          <w:p w14:paraId="53EF975A" w14:textId="0D1352F1" w:rsidR="00D912E9" w:rsidRPr="00354DC0" w:rsidDel="00D639C1" w:rsidRDefault="00D912E9" w:rsidP="00AD57C3">
            <w:pPr>
              <w:jc w:val="center"/>
              <w:rPr>
                <w:del w:id="2013" w:author="Author"/>
                <w:rFonts w:eastAsia="Times New Roman"/>
                <w:color w:val="000000"/>
                <w:sz w:val="22"/>
                <w:szCs w:val="22"/>
                <w:lang w:val="en-HK"/>
              </w:rPr>
            </w:pPr>
            <w:del w:id="2014" w:author="Author">
              <w:r w:rsidRPr="00D060CB" w:rsidDel="00D639C1">
                <w:rPr>
                  <w:color w:val="000000"/>
                  <w:sz w:val="22"/>
                  <w:szCs w:val="22"/>
                </w:rPr>
                <w:delText>5.940</w:delText>
              </w:r>
            </w:del>
          </w:p>
        </w:tc>
        <w:tc>
          <w:tcPr>
            <w:tcW w:w="1303" w:type="dxa"/>
            <w:shd w:val="clear" w:color="auto" w:fill="auto"/>
            <w:noWrap/>
            <w:vAlign w:val="bottom"/>
            <w:hideMark/>
          </w:tcPr>
          <w:p w14:paraId="298E3701" w14:textId="73DDC6AC" w:rsidR="00D912E9" w:rsidRPr="00354DC0" w:rsidDel="00D639C1" w:rsidRDefault="00D912E9" w:rsidP="00AD57C3">
            <w:pPr>
              <w:jc w:val="center"/>
              <w:rPr>
                <w:del w:id="2015" w:author="Author"/>
                <w:rFonts w:eastAsia="Times New Roman"/>
                <w:color w:val="000000"/>
                <w:sz w:val="22"/>
                <w:szCs w:val="22"/>
                <w:lang w:val="en-HK"/>
              </w:rPr>
            </w:pPr>
            <w:del w:id="2016" w:author="Author">
              <w:r w:rsidRPr="00D060CB" w:rsidDel="00D639C1">
                <w:rPr>
                  <w:color w:val="000000"/>
                  <w:sz w:val="22"/>
                  <w:szCs w:val="22"/>
                </w:rPr>
                <w:delText>2.437</w:delText>
              </w:r>
            </w:del>
          </w:p>
        </w:tc>
        <w:tc>
          <w:tcPr>
            <w:tcW w:w="1216" w:type="dxa"/>
            <w:shd w:val="clear" w:color="auto" w:fill="auto"/>
            <w:noWrap/>
            <w:vAlign w:val="bottom"/>
            <w:hideMark/>
          </w:tcPr>
          <w:p w14:paraId="4FE0FD00" w14:textId="27CD173D" w:rsidR="00D912E9" w:rsidRPr="00354DC0" w:rsidDel="00D639C1" w:rsidRDefault="00D912E9" w:rsidP="00AD57C3">
            <w:pPr>
              <w:jc w:val="center"/>
              <w:rPr>
                <w:del w:id="2017" w:author="Author"/>
                <w:rFonts w:eastAsia="Times New Roman"/>
                <w:color w:val="000000"/>
                <w:sz w:val="22"/>
                <w:szCs w:val="22"/>
                <w:lang w:val="en-HK"/>
              </w:rPr>
            </w:pPr>
            <w:del w:id="2018" w:author="Author">
              <w:r w:rsidRPr="00D060CB" w:rsidDel="00D639C1">
                <w:rPr>
                  <w:color w:val="000000"/>
                  <w:sz w:val="22"/>
                  <w:szCs w:val="22"/>
                </w:rPr>
                <w:delText>2.125</w:delText>
              </w:r>
            </w:del>
          </w:p>
        </w:tc>
      </w:tr>
      <w:tr w:rsidR="00D912E9" w:rsidRPr="00DE2FC1" w:rsidDel="00D639C1" w14:paraId="6D97DFD8" w14:textId="185BC773" w:rsidTr="00055899">
        <w:trPr>
          <w:trHeight w:val="315"/>
          <w:del w:id="2019" w:author="Author"/>
        </w:trPr>
        <w:tc>
          <w:tcPr>
            <w:tcW w:w="1888" w:type="dxa"/>
            <w:tcBorders>
              <w:right w:val="single" w:sz="4" w:space="0" w:color="auto"/>
            </w:tcBorders>
            <w:shd w:val="clear" w:color="auto" w:fill="auto"/>
            <w:noWrap/>
            <w:vAlign w:val="bottom"/>
            <w:hideMark/>
          </w:tcPr>
          <w:p w14:paraId="6D551A13" w14:textId="7C67DA29" w:rsidR="00D912E9" w:rsidRPr="00DE2FC1" w:rsidDel="00D639C1" w:rsidRDefault="00D912E9" w:rsidP="00F144D9">
            <w:pPr>
              <w:rPr>
                <w:del w:id="2020" w:author="Author"/>
                <w:rFonts w:eastAsia="Times New Roman"/>
                <w:b/>
                <w:bCs/>
                <w:color w:val="000000"/>
                <w:sz w:val="22"/>
                <w:szCs w:val="22"/>
                <w:lang w:val="en-HK"/>
              </w:rPr>
            </w:pPr>
            <w:del w:id="2021" w:author="Author">
              <w:r w:rsidRPr="00DE2FC1" w:rsidDel="00D639C1">
                <w:rPr>
                  <w:rFonts w:eastAsia="Times New Roman"/>
                  <w:b/>
                  <w:bCs/>
                  <w:color w:val="000000"/>
                  <w:sz w:val="22"/>
                  <w:szCs w:val="22"/>
                  <w:lang w:val="en-HK"/>
                </w:rPr>
                <w:delText>TextRNNAtt</w:delText>
              </w:r>
            </w:del>
          </w:p>
        </w:tc>
        <w:tc>
          <w:tcPr>
            <w:tcW w:w="1303" w:type="dxa"/>
            <w:tcBorders>
              <w:top w:val="nil"/>
              <w:left w:val="single" w:sz="4" w:space="0" w:color="auto"/>
              <w:bottom w:val="nil"/>
            </w:tcBorders>
            <w:shd w:val="clear" w:color="auto" w:fill="auto"/>
            <w:noWrap/>
            <w:vAlign w:val="bottom"/>
            <w:hideMark/>
          </w:tcPr>
          <w:p w14:paraId="74D6487B" w14:textId="45A60AEC" w:rsidR="00D912E9" w:rsidRPr="00DE2FC1" w:rsidDel="00D639C1" w:rsidRDefault="00D912E9" w:rsidP="00AD57C3">
            <w:pPr>
              <w:jc w:val="center"/>
              <w:rPr>
                <w:del w:id="2022" w:author="Author"/>
                <w:rFonts w:eastAsia="Times New Roman"/>
                <w:color w:val="000000"/>
                <w:sz w:val="22"/>
                <w:szCs w:val="22"/>
                <w:lang w:val="en-HK"/>
              </w:rPr>
            </w:pPr>
            <w:del w:id="2023" w:author="Author">
              <w:r w:rsidRPr="00D060CB" w:rsidDel="00D639C1">
                <w:rPr>
                  <w:color w:val="000000"/>
                  <w:sz w:val="22"/>
                  <w:szCs w:val="22"/>
                </w:rPr>
                <w:delText>1.527</w:delText>
              </w:r>
            </w:del>
          </w:p>
        </w:tc>
        <w:tc>
          <w:tcPr>
            <w:tcW w:w="1234" w:type="dxa"/>
            <w:shd w:val="clear" w:color="auto" w:fill="auto"/>
            <w:noWrap/>
            <w:vAlign w:val="bottom"/>
            <w:hideMark/>
          </w:tcPr>
          <w:p w14:paraId="5BA78101" w14:textId="5D1DDEC1" w:rsidR="00D912E9" w:rsidRPr="00DE2FC1" w:rsidDel="00D639C1" w:rsidRDefault="00D912E9" w:rsidP="00AD57C3">
            <w:pPr>
              <w:jc w:val="center"/>
              <w:rPr>
                <w:del w:id="2024" w:author="Author"/>
                <w:rFonts w:eastAsia="Times New Roman"/>
                <w:color w:val="000000"/>
                <w:sz w:val="22"/>
                <w:szCs w:val="22"/>
                <w:lang w:val="en-HK"/>
              </w:rPr>
            </w:pPr>
            <w:del w:id="2025" w:author="Author">
              <w:r w:rsidRPr="00D060CB" w:rsidDel="00D639C1">
                <w:rPr>
                  <w:color w:val="000000"/>
                  <w:sz w:val="22"/>
                  <w:szCs w:val="22"/>
                </w:rPr>
                <w:delText>1.236</w:delText>
              </w:r>
            </w:del>
          </w:p>
        </w:tc>
        <w:tc>
          <w:tcPr>
            <w:tcW w:w="1242" w:type="dxa"/>
            <w:tcBorders>
              <w:right w:val="single" w:sz="4" w:space="0" w:color="auto"/>
            </w:tcBorders>
            <w:shd w:val="clear" w:color="auto" w:fill="auto"/>
            <w:noWrap/>
            <w:vAlign w:val="bottom"/>
            <w:hideMark/>
          </w:tcPr>
          <w:p w14:paraId="440CF9FA" w14:textId="7CD1E950" w:rsidR="00D912E9" w:rsidRPr="00DE2FC1" w:rsidDel="00D639C1" w:rsidRDefault="00D912E9" w:rsidP="00AD57C3">
            <w:pPr>
              <w:jc w:val="center"/>
              <w:rPr>
                <w:del w:id="2026" w:author="Author"/>
                <w:rFonts w:eastAsia="Times New Roman"/>
                <w:color w:val="000000"/>
                <w:sz w:val="22"/>
                <w:szCs w:val="22"/>
                <w:lang w:val="en-HK"/>
              </w:rPr>
            </w:pPr>
            <w:del w:id="2027" w:author="Author">
              <w:r w:rsidRPr="00D060CB" w:rsidDel="00D639C1">
                <w:rPr>
                  <w:color w:val="000000"/>
                  <w:sz w:val="22"/>
                  <w:szCs w:val="22"/>
                </w:rPr>
                <w:delText>0.994</w:delText>
              </w:r>
            </w:del>
          </w:p>
        </w:tc>
        <w:tc>
          <w:tcPr>
            <w:tcW w:w="1291" w:type="dxa"/>
            <w:tcBorders>
              <w:left w:val="single" w:sz="4" w:space="0" w:color="auto"/>
            </w:tcBorders>
            <w:shd w:val="clear" w:color="auto" w:fill="auto"/>
            <w:noWrap/>
            <w:vAlign w:val="bottom"/>
            <w:hideMark/>
          </w:tcPr>
          <w:p w14:paraId="40DEB3E7" w14:textId="76889F4F" w:rsidR="00D912E9" w:rsidRPr="00354DC0" w:rsidDel="00D639C1" w:rsidRDefault="00D912E9" w:rsidP="00AD57C3">
            <w:pPr>
              <w:jc w:val="center"/>
              <w:rPr>
                <w:del w:id="2028" w:author="Author"/>
                <w:rFonts w:eastAsia="Times New Roman"/>
                <w:color w:val="000000"/>
                <w:sz w:val="22"/>
                <w:szCs w:val="22"/>
                <w:lang w:val="en-HK"/>
              </w:rPr>
            </w:pPr>
            <w:del w:id="2029" w:author="Author">
              <w:r w:rsidRPr="00D060CB" w:rsidDel="00D639C1">
                <w:rPr>
                  <w:color w:val="000000"/>
                  <w:sz w:val="22"/>
                  <w:szCs w:val="22"/>
                </w:rPr>
                <w:delText>12.223</w:delText>
              </w:r>
            </w:del>
          </w:p>
        </w:tc>
        <w:tc>
          <w:tcPr>
            <w:tcW w:w="1303" w:type="dxa"/>
            <w:shd w:val="clear" w:color="auto" w:fill="auto"/>
            <w:noWrap/>
            <w:vAlign w:val="bottom"/>
            <w:hideMark/>
          </w:tcPr>
          <w:p w14:paraId="3AA874B8" w14:textId="340E1451" w:rsidR="00D912E9" w:rsidRPr="00354DC0" w:rsidDel="00D639C1" w:rsidRDefault="00D912E9" w:rsidP="00AD57C3">
            <w:pPr>
              <w:jc w:val="center"/>
              <w:rPr>
                <w:del w:id="2030" w:author="Author"/>
                <w:rFonts w:eastAsia="Times New Roman"/>
                <w:color w:val="000000"/>
                <w:sz w:val="22"/>
                <w:szCs w:val="22"/>
                <w:lang w:val="en-HK"/>
              </w:rPr>
            </w:pPr>
            <w:del w:id="2031" w:author="Author">
              <w:r w:rsidRPr="00D060CB" w:rsidDel="00D639C1">
                <w:rPr>
                  <w:color w:val="000000"/>
                  <w:sz w:val="22"/>
                  <w:szCs w:val="22"/>
                </w:rPr>
                <w:delText>3.496</w:delText>
              </w:r>
            </w:del>
          </w:p>
        </w:tc>
        <w:tc>
          <w:tcPr>
            <w:tcW w:w="1216" w:type="dxa"/>
            <w:shd w:val="clear" w:color="auto" w:fill="auto"/>
            <w:noWrap/>
            <w:vAlign w:val="bottom"/>
            <w:hideMark/>
          </w:tcPr>
          <w:p w14:paraId="6B927B7A" w14:textId="56E13284" w:rsidR="00D912E9" w:rsidRPr="00354DC0" w:rsidDel="00D639C1" w:rsidRDefault="00D912E9" w:rsidP="00AD57C3">
            <w:pPr>
              <w:jc w:val="center"/>
              <w:rPr>
                <w:del w:id="2032" w:author="Author"/>
                <w:rFonts w:eastAsia="Times New Roman"/>
                <w:color w:val="000000"/>
                <w:sz w:val="22"/>
                <w:szCs w:val="22"/>
                <w:lang w:val="en-HK"/>
              </w:rPr>
            </w:pPr>
            <w:del w:id="2033" w:author="Author">
              <w:r w:rsidRPr="00D060CB" w:rsidDel="00D639C1">
                <w:rPr>
                  <w:color w:val="000000"/>
                  <w:sz w:val="22"/>
                  <w:szCs w:val="22"/>
                </w:rPr>
                <w:delText>3.274</w:delText>
              </w:r>
            </w:del>
          </w:p>
        </w:tc>
      </w:tr>
      <w:tr w:rsidR="00D912E9" w:rsidRPr="00DE2FC1" w:rsidDel="00D639C1" w14:paraId="56EB8791" w14:textId="73C3762B" w:rsidTr="00055899">
        <w:trPr>
          <w:trHeight w:val="315"/>
          <w:del w:id="2034" w:author="Author"/>
        </w:trPr>
        <w:tc>
          <w:tcPr>
            <w:tcW w:w="1888" w:type="dxa"/>
            <w:tcBorders>
              <w:right w:val="single" w:sz="4" w:space="0" w:color="auto"/>
            </w:tcBorders>
            <w:shd w:val="clear" w:color="auto" w:fill="auto"/>
            <w:noWrap/>
            <w:vAlign w:val="bottom"/>
            <w:hideMark/>
          </w:tcPr>
          <w:p w14:paraId="76734A4A" w14:textId="42DD709A" w:rsidR="00D912E9" w:rsidRPr="00DE2FC1" w:rsidDel="00D639C1" w:rsidRDefault="00D912E9" w:rsidP="00F144D9">
            <w:pPr>
              <w:rPr>
                <w:del w:id="2035" w:author="Author"/>
                <w:rFonts w:eastAsia="Times New Roman"/>
                <w:b/>
                <w:bCs/>
                <w:color w:val="000000"/>
                <w:sz w:val="22"/>
                <w:szCs w:val="22"/>
                <w:lang w:val="en-HK"/>
              </w:rPr>
            </w:pPr>
            <w:del w:id="2036" w:author="Author">
              <w:r w:rsidRPr="00DE2FC1" w:rsidDel="00D639C1">
                <w:rPr>
                  <w:rFonts w:eastAsia="Times New Roman"/>
                  <w:b/>
                  <w:bCs/>
                  <w:color w:val="000000"/>
                  <w:sz w:val="22"/>
                  <w:szCs w:val="22"/>
                  <w:lang w:val="en-HK"/>
                </w:rPr>
                <w:delText>DPCNN</w:delText>
              </w:r>
            </w:del>
          </w:p>
        </w:tc>
        <w:tc>
          <w:tcPr>
            <w:tcW w:w="1303" w:type="dxa"/>
            <w:tcBorders>
              <w:top w:val="nil"/>
              <w:left w:val="single" w:sz="4" w:space="0" w:color="auto"/>
              <w:bottom w:val="nil"/>
            </w:tcBorders>
            <w:shd w:val="clear" w:color="auto" w:fill="auto"/>
            <w:noWrap/>
            <w:vAlign w:val="bottom"/>
            <w:hideMark/>
          </w:tcPr>
          <w:p w14:paraId="3FF5FD95" w14:textId="58B39106" w:rsidR="00D912E9" w:rsidRPr="00DE2FC1" w:rsidDel="00D639C1" w:rsidRDefault="00D912E9" w:rsidP="00AD57C3">
            <w:pPr>
              <w:jc w:val="center"/>
              <w:rPr>
                <w:del w:id="2037" w:author="Author"/>
                <w:rFonts w:eastAsia="Times New Roman"/>
                <w:color w:val="000000"/>
                <w:sz w:val="22"/>
                <w:szCs w:val="22"/>
                <w:lang w:val="en-HK"/>
              </w:rPr>
            </w:pPr>
            <w:del w:id="2038" w:author="Author">
              <w:r w:rsidRPr="00D060CB" w:rsidDel="00D639C1">
                <w:rPr>
                  <w:color w:val="000000"/>
                  <w:sz w:val="22"/>
                  <w:szCs w:val="22"/>
                </w:rPr>
                <w:delText>1.359</w:delText>
              </w:r>
            </w:del>
          </w:p>
        </w:tc>
        <w:tc>
          <w:tcPr>
            <w:tcW w:w="1234" w:type="dxa"/>
            <w:shd w:val="clear" w:color="auto" w:fill="auto"/>
            <w:noWrap/>
            <w:vAlign w:val="bottom"/>
            <w:hideMark/>
          </w:tcPr>
          <w:p w14:paraId="5B0E0AFA" w14:textId="6422561C" w:rsidR="00D912E9" w:rsidRPr="00DE2FC1" w:rsidDel="00D639C1" w:rsidRDefault="00D912E9" w:rsidP="00AD57C3">
            <w:pPr>
              <w:jc w:val="center"/>
              <w:rPr>
                <w:del w:id="2039" w:author="Author"/>
                <w:rFonts w:eastAsia="Times New Roman"/>
                <w:color w:val="000000"/>
                <w:sz w:val="22"/>
                <w:szCs w:val="22"/>
                <w:lang w:val="en-HK"/>
              </w:rPr>
            </w:pPr>
            <w:del w:id="2040" w:author="Author">
              <w:r w:rsidRPr="00D060CB" w:rsidDel="00D639C1">
                <w:rPr>
                  <w:color w:val="000000"/>
                  <w:sz w:val="22"/>
                  <w:szCs w:val="22"/>
                </w:rPr>
                <w:delText>1.166</w:delText>
              </w:r>
            </w:del>
          </w:p>
        </w:tc>
        <w:tc>
          <w:tcPr>
            <w:tcW w:w="1242" w:type="dxa"/>
            <w:tcBorders>
              <w:right w:val="single" w:sz="4" w:space="0" w:color="auto"/>
            </w:tcBorders>
            <w:shd w:val="clear" w:color="auto" w:fill="auto"/>
            <w:noWrap/>
            <w:vAlign w:val="bottom"/>
            <w:hideMark/>
          </w:tcPr>
          <w:p w14:paraId="44C80E75" w14:textId="1D4306B1" w:rsidR="00D912E9" w:rsidRPr="00DE2FC1" w:rsidDel="00D639C1" w:rsidRDefault="00D912E9" w:rsidP="00AD57C3">
            <w:pPr>
              <w:jc w:val="center"/>
              <w:rPr>
                <w:del w:id="2041" w:author="Author"/>
                <w:rFonts w:eastAsia="Times New Roman"/>
                <w:color w:val="000000"/>
                <w:sz w:val="22"/>
                <w:szCs w:val="22"/>
                <w:lang w:val="en-HK"/>
              </w:rPr>
            </w:pPr>
            <w:del w:id="2042" w:author="Author">
              <w:r w:rsidRPr="00D060CB" w:rsidDel="00D639C1">
                <w:rPr>
                  <w:color w:val="000000"/>
                  <w:sz w:val="22"/>
                  <w:szCs w:val="22"/>
                </w:rPr>
                <w:delText>0.940</w:delText>
              </w:r>
            </w:del>
          </w:p>
        </w:tc>
        <w:tc>
          <w:tcPr>
            <w:tcW w:w="1291" w:type="dxa"/>
            <w:tcBorders>
              <w:left w:val="single" w:sz="4" w:space="0" w:color="auto"/>
            </w:tcBorders>
            <w:shd w:val="clear" w:color="auto" w:fill="auto"/>
            <w:noWrap/>
            <w:vAlign w:val="bottom"/>
            <w:hideMark/>
          </w:tcPr>
          <w:p w14:paraId="49DF7F16" w14:textId="3BEDB7F2" w:rsidR="00D912E9" w:rsidRPr="00354DC0" w:rsidDel="00D639C1" w:rsidRDefault="00D912E9" w:rsidP="00AD57C3">
            <w:pPr>
              <w:jc w:val="center"/>
              <w:rPr>
                <w:del w:id="2043" w:author="Author"/>
                <w:rFonts w:eastAsia="Times New Roman"/>
                <w:color w:val="000000"/>
                <w:sz w:val="22"/>
                <w:szCs w:val="22"/>
                <w:lang w:val="en-HK"/>
              </w:rPr>
            </w:pPr>
            <w:del w:id="2044" w:author="Author">
              <w:r w:rsidRPr="00D060CB" w:rsidDel="00D639C1">
                <w:rPr>
                  <w:color w:val="000000"/>
                  <w:sz w:val="22"/>
                  <w:szCs w:val="22"/>
                </w:rPr>
                <w:delText>11.220</w:delText>
              </w:r>
            </w:del>
          </w:p>
        </w:tc>
        <w:tc>
          <w:tcPr>
            <w:tcW w:w="1303" w:type="dxa"/>
            <w:shd w:val="clear" w:color="auto" w:fill="auto"/>
            <w:noWrap/>
            <w:vAlign w:val="bottom"/>
            <w:hideMark/>
          </w:tcPr>
          <w:p w14:paraId="1E1B4E01" w14:textId="5C4B7E94" w:rsidR="00D912E9" w:rsidRPr="00354DC0" w:rsidDel="00D639C1" w:rsidRDefault="00D912E9" w:rsidP="00AD57C3">
            <w:pPr>
              <w:jc w:val="center"/>
              <w:rPr>
                <w:del w:id="2045" w:author="Author"/>
                <w:rFonts w:eastAsia="Times New Roman"/>
                <w:color w:val="000000"/>
                <w:sz w:val="22"/>
                <w:szCs w:val="22"/>
                <w:lang w:val="en-HK"/>
              </w:rPr>
            </w:pPr>
            <w:del w:id="2046" w:author="Author">
              <w:r w:rsidRPr="00D060CB" w:rsidDel="00D639C1">
                <w:rPr>
                  <w:color w:val="000000"/>
                  <w:sz w:val="22"/>
                  <w:szCs w:val="22"/>
                </w:rPr>
                <w:delText>3.350</w:delText>
              </w:r>
            </w:del>
          </w:p>
        </w:tc>
        <w:tc>
          <w:tcPr>
            <w:tcW w:w="1216" w:type="dxa"/>
            <w:shd w:val="clear" w:color="auto" w:fill="auto"/>
            <w:noWrap/>
            <w:vAlign w:val="bottom"/>
            <w:hideMark/>
          </w:tcPr>
          <w:p w14:paraId="188C3C21" w14:textId="60E2B194" w:rsidR="00D912E9" w:rsidRPr="00354DC0" w:rsidDel="00D639C1" w:rsidRDefault="00D912E9" w:rsidP="00AD57C3">
            <w:pPr>
              <w:jc w:val="center"/>
              <w:rPr>
                <w:del w:id="2047" w:author="Author"/>
                <w:rFonts w:eastAsia="Times New Roman"/>
                <w:color w:val="000000"/>
                <w:sz w:val="22"/>
                <w:szCs w:val="22"/>
                <w:lang w:val="en-HK"/>
              </w:rPr>
            </w:pPr>
            <w:del w:id="2048" w:author="Author">
              <w:r w:rsidRPr="00D060CB" w:rsidDel="00D639C1">
                <w:rPr>
                  <w:color w:val="000000"/>
                  <w:sz w:val="22"/>
                  <w:szCs w:val="22"/>
                </w:rPr>
                <w:delText>3.134</w:delText>
              </w:r>
            </w:del>
          </w:p>
        </w:tc>
      </w:tr>
      <w:tr w:rsidR="00D912E9" w:rsidRPr="00DE2FC1" w:rsidDel="00D639C1" w14:paraId="34E63C61" w14:textId="11B1396B" w:rsidTr="00055899">
        <w:trPr>
          <w:trHeight w:val="315"/>
          <w:del w:id="2049" w:author="Author"/>
        </w:trPr>
        <w:tc>
          <w:tcPr>
            <w:tcW w:w="1888" w:type="dxa"/>
            <w:tcBorders>
              <w:right w:val="single" w:sz="4" w:space="0" w:color="auto"/>
            </w:tcBorders>
            <w:shd w:val="clear" w:color="auto" w:fill="auto"/>
            <w:noWrap/>
            <w:vAlign w:val="bottom"/>
            <w:hideMark/>
          </w:tcPr>
          <w:p w14:paraId="24BCADC1" w14:textId="1186B8BE" w:rsidR="00D912E9" w:rsidRPr="00DE2FC1" w:rsidDel="00D639C1" w:rsidRDefault="00D912E9" w:rsidP="00F144D9">
            <w:pPr>
              <w:rPr>
                <w:del w:id="2050" w:author="Author"/>
                <w:rFonts w:eastAsia="Times New Roman"/>
                <w:b/>
                <w:bCs/>
                <w:color w:val="000000"/>
                <w:sz w:val="22"/>
                <w:szCs w:val="22"/>
                <w:lang w:val="en-HK"/>
              </w:rPr>
            </w:pPr>
            <w:del w:id="2051" w:author="Author">
              <w:r w:rsidRPr="00DE2FC1" w:rsidDel="00D639C1">
                <w:rPr>
                  <w:rFonts w:eastAsia="Times New Roman"/>
                  <w:b/>
                  <w:bCs/>
                  <w:color w:val="000000"/>
                  <w:sz w:val="22"/>
                  <w:szCs w:val="22"/>
                  <w:lang w:val="en-HK"/>
                </w:rPr>
                <w:delText xml:space="preserve">RoBERTa </w:delText>
              </w:r>
            </w:del>
          </w:p>
        </w:tc>
        <w:tc>
          <w:tcPr>
            <w:tcW w:w="1303" w:type="dxa"/>
            <w:tcBorders>
              <w:top w:val="nil"/>
              <w:left w:val="single" w:sz="4" w:space="0" w:color="auto"/>
              <w:bottom w:val="single" w:sz="4" w:space="0" w:color="auto"/>
            </w:tcBorders>
            <w:shd w:val="clear" w:color="auto" w:fill="auto"/>
            <w:noWrap/>
            <w:vAlign w:val="bottom"/>
            <w:hideMark/>
          </w:tcPr>
          <w:p w14:paraId="7562840D" w14:textId="18BC7756" w:rsidR="00D912E9" w:rsidRPr="00DE2FC1" w:rsidDel="00D639C1" w:rsidRDefault="00D912E9" w:rsidP="00AD57C3">
            <w:pPr>
              <w:jc w:val="center"/>
              <w:rPr>
                <w:del w:id="2052" w:author="Author"/>
                <w:rFonts w:eastAsia="Times New Roman"/>
                <w:b/>
                <w:bCs/>
                <w:color w:val="000000"/>
                <w:sz w:val="22"/>
                <w:szCs w:val="22"/>
                <w:lang w:val="en-HK"/>
              </w:rPr>
            </w:pPr>
            <w:del w:id="2053" w:author="Author">
              <w:r w:rsidRPr="00D060CB" w:rsidDel="00D639C1">
                <w:rPr>
                  <w:b/>
                  <w:bCs/>
                  <w:color w:val="000000"/>
                  <w:sz w:val="22"/>
                  <w:szCs w:val="22"/>
                </w:rPr>
                <w:delText>1.191</w:delText>
              </w:r>
            </w:del>
          </w:p>
        </w:tc>
        <w:tc>
          <w:tcPr>
            <w:tcW w:w="1234" w:type="dxa"/>
            <w:shd w:val="clear" w:color="auto" w:fill="auto"/>
            <w:noWrap/>
            <w:vAlign w:val="bottom"/>
            <w:hideMark/>
          </w:tcPr>
          <w:p w14:paraId="5F70D6BD" w14:textId="18C00F31" w:rsidR="00D912E9" w:rsidRPr="00DE2FC1" w:rsidDel="00D639C1" w:rsidRDefault="00D912E9" w:rsidP="00AD57C3">
            <w:pPr>
              <w:jc w:val="center"/>
              <w:rPr>
                <w:del w:id="2054" w:author="Author"/>
                <w:rFonts w:eastAsia="Times New Roman"/>
                <w:b/>
                <w:bCs/>
                <w:color w:val="000000"/>
                <w:sz w:val="22"/>
                <w:szCs w:val="22"/>
                <w:lang w:val="en-HK"/>
              </w:rPr>
            </w:pPr>
            <w:del w:id="2055" w:author="Author">
              <w:r w:rsidRPr="00D060CB" w:rsidDel="00D639C1">
                <w:rPr>
                  <w:b/>
                  <w:bCs/>
                  <w:color w:val="000000"/>
                  <w:sz w:val="22"/>
                  <w:szCs w:val="22"/>
                </w:rPr>
                <w:delText>1.091</w:delText>
              </w:r>
            </w:del>
          </w:p>
        </w:tc>
        <w:tc>
          <w:tcPr>
            <w:tcW w:w="1242" w:type="dxa"/>
            <w:tcBorders>
              <w:right w:val="single" w:sz="4" w:space="0" w:color="auto"/>
            </w:tcBorders>
            <w:shd w:val="clear" w:color="auto" w:fill="auto"/>
            <w:noWrap/>
            <w:vAlign w:val="bottom"/>
            <w:hideMark/>
          </w:tcPr>
          <w:p w14:paraId="06EAFFC8" w14:textId="5630B7D8" w:rsidR="00D912E9" w:rsidRPr="00DE2FC1" w:rsidDel="00D639C1" w:rsidRDefault="00D912E9" w:rsidP="00AD57C3">
            <w:pPr>
              <w:jc w:val="center"/>
              <w:rPr>
                <w:del w:id="2056" w:author="Author"/>
                <w:rFonts w:eastAsia="Times New Roman"/>
                <w:b/>
                <w:bCs/>
                <w:color w:val="000000"/>
                <w:sz w:val="22"/>
                <w:szCs w:val="22"/>
                <w:lang w:val="en-HK"/>
              </w:rPr>
            </w:pPr>
            <w:del w:id="2057" w:author="Author">
              <w:r w:rsidRPr="00D060CB" w:rsidDel="00D639C1">
                <w:rPr>
                  <w:b/>
                  <w:bCs/>
                  <w:color w:val="000000"/>
                  <w:sz w:val="22"/>
                  <w:szCs w:val="22"/>
                </w:rPr>
                <w:delText>0.887</w:delText>
              </w:r>
            </w:del>
          </w:p>
        </w:tc>
        <w:tc>
          <w:tcPr>
            <w:tcW w:w="1291" w:type="dxa"/>
            <w:tcBorders>
              <w:left w:val="single" w:sz="4" w:space="0" w:color="auto"/>
              <w:bottom w:val="single" w:sz="4" w:space="0" w:color="auto"/>
            </w:tcBorders>
            <w:shd w:val="clear" w:color="auto" w:fill="auto"/>
            <w:noWrap/>
            <w:vAlign w:val="bottom"/>
            <w:hideMark/>
          </w:tcPr>
          <w:p w14:paraId="00635D73" w14:textId="5D13F0AA" w:rsidR="00D912E9" w:rsidRPr="00354DC0" w:rsidDel="00D639C1" w:rsidRDefault="00D912E9" w:rsidP="00AD57C3">
            <w:pPr>
              <w:jc w:val="center"/>
              <w:rPr>
                <w:del w:id="2058" w:author="Author"/>
                <w:rFonts w:eastAsia="Times New Roman"/>
                <w:b/>
                <w:bCs/>
                <w:color w:val="000000"/>
                <w:sz w:val="22"/>
                <w:szCs w:val="22"/>
                <w:lang w:val="en-HK"/>
              </w:rPr>
            </w:pPr>
            <w:del w:id="2059" w:author="Author">
              <w:r w:rsidRPr="00D060CB" w:rsidDel="00D639C1">
                <w:rPr>
                  <w:b/>
                  <w:bCs/>
                  <w:color w:val="000000"/>
                  <w:sz w:val="22"/>
                  <w:szCs w:val="22"/>
                </w:rPr>
                <w:delText>4.682</w:delText>
              </w:r>
            </w:del>
          </w:p>
        </w:tc>
        <w:tc>
          <w:tcPr>
            <w:tcW w:w="1303" w:type="dxa"/>
            <w:tcBorders>
              <w:bottom w:val="single" w:sz="4" w:space="0" w:color="auto"/>
            </w:tcBorders>
            <w:shd w:val="clear" w:color="auto" w:fill="auto"/>
            <w:noWrap/>
            <w:vAlign w:val="bottom"/>
            <w:hideMark/>
          </w:tcPr>
          <w:p w14:paraId="7F04A452" w14:textId="0595521F" w:rsidR="00D912E9" w:rsidRPr="00354DC0" w:rsidDel="00D639C1" w:rsidRDefault="00D912E9" w:rsidP="00AD57C3">
            <w:pPr>
              <w:jc w:val="center"/>
              <w:rPr>
                <w:del w:id="2060" w:author="Author"/>
                <w:rFonts w:eastAsia="Times New Roman"/>
                <w:b/>
                <w:bCs/>
                <w:color w:val="000000"/>
                <w:sz w:val="22"/>
                <w:szCs w:val="22"/>
                <w:lang w:val="en-HK"/>
              </w:rPr>
            </w:pPr>
            <w:del w:id="2061" w:author="Author">
              <w:r w:rsidRPr="00D060CB" w:rsidDel="00D639C1">
                <w:rPr>
                  <w:b/>
                  <w:bCs/>
                  <w:color w:val="000000"/>
                  <w:sz w:val="22"/>
                  <w:szCs w:val="22"/>
                </w:rPr>
                <w:delText>2.164</w:delText>
              </w:r>
            </w:del>
          </w:p>
        </w:tc>
        <w:tc>
          <w:tcPr>
            <w:tcW w:w="1216" w:type="dxa"/>
            <w:tcBorders>
              <w:bottom w:val="single" w:sz="4" w:space="0" w:color="auto"/>
            </w:tcBorders>
            <w:shd w:val="clear" w:color="auto" w:fill="auto"/>
            <w:noWrap/>
            <w:vAlign w:val="bottom"/>
            <w:hideMark/>
          </w:tcPr>
          <w:p w14:paraId="7020C9AF" w14:textId="4EB85C14" w:rsidR="00D912E9" w:rsidRPr="00354DC0" w:rsidDel="00D639C1" w:rsidRDefault="00D912E9" w:rsidP="00AD57C3">
            <w:pPr>
              <w:jc w:val="center"/>
              <w:rPr>
                <w:del w:id="2062" w:author="Author"/>
                <w:rFonts w:eastAsia="Times New Roman"/>
                <w:b/>
                <w:bCs/>
                <w:color w:val="000000"/>
                <w:sz w:val="22"/>
                <w:szCs w:val="22"/>
                <w:lang w:val="en-HK"/>
              </w:rPr>
            </w:pPr>
            <w:del w:id="2063" w:author="Author">
              <w:r w:rsidRPr="00D060CB" w:rsidDel="00D639C1">
                <w:rPr>
                  <w:b/>
                  <w:bCs/>
                  <w:color w:val="000000"/>
                  <w:sz w:val="22"/>
                  <w:szCs w:val="22"/>
                </w:rPr>
                <w:delText>1.945</w:delText>
              </w:r>
            </w:del>
          </w:p>
        </w:tc>
      </w:tr>
    </w:tbl>
    <w:p w14:paraId="7FA72E2D" w14:textId="56F482A7" w:rsidR="00D912E9" w:rsidRPr="00D378C1" w:rsidDel="00D639C1" w:rsidRDefault="00D912E9" w:rsidP="00F144D9">
      <w:pPr>
        <w:rPr>
          <w:del w:id="2064" w:author="Author"/>
          <w:color w:val="000000"/>
        </w:rPr>
      </w:pPr>
    </w:p>
    <w:tbl>
      <w:tblPr>
        <w:tblW w:w="9477" w:type="dxa"/>
        <w:tblInd w:w="-405" w:type="dxa"/>
        <w:tblBorders>
          <w:top w:val="single" w:sz="4" w:space="0" w:color="auto"/>
          <w:bottom w:val="single" w:sz="4" w:space="0" w:color="auto"/>
        </w:tblBorders>
        <w:tblLook w:val="04A0" w:firstRow="1" w:lastRow="0" w:firstColumn="1" w:lastColumn="0" w:noHBand="0" w:noVBand="1"/>
      </w:tblPr>
      <w:tblGrid>
        <w:gridCol w:w="1901"/>
        <w:gridCol w:w="1312"/>
        <w:gridCol w:w="1243"/>
        <w:gridCol w:w="1249"/>
        <w:gridCol w:w="1243"/>
        <w:gridCol w:w="1312"/>
        <w:gridCol w:w="1217"/>
      </w:tblGrid>
      <w:tr w:rsidR="00D912E9" w:rsidRPr="00DE2FC1" w:rsidDel="00D639C1" w14:paraId="5679510A" w14:textId="58AA9FC9" w:rsidTr="000F575D">
        <w:trPr>
          <w:trHeight w:val="308"/>
          <w:del w:id="2065" w:author="Author"/>
        </w:trPr>
        <w:tc>
          <w:tcPr>
            <w:tcW w:w="9477" w:type="dxa"/>
            <w:gridSpan w:val="7"/>
            <w:tcBorders>
              <w:top w:val="single" w:sz="4" w:space="0" w:color="auto"/>
              <w:bottom w:val="single" w:sz="4" w:space="0" w:color="auto"/>
            </w:tcBorders>
            <w:shd w:val="clear" w:color="auto" w:fill="auto"/>
            <w:noWrap/>
            <w:vAlign w:val="bottom"/>
            <w:hideMark/>
          </w:tcPr>
          <w:p w14:paraId="4BA3657D" w14:textId="2241FD99" w:rsidR="00D912E9" w:rsidRPr="00D060CB" w:rsidDel="00D639C1" w:rsidRDefault="00055899" w:rsidP="00AD57C3">
            <w:pPr>
              <w:jc w:val="center"/>
              <w:rPr>
                <w:del w:id="2066" w:author="Author"/>
                <w:rFonts w:eastAsia="Times New Roman"/>
                <w:b/>
                <w:bCs/>
                <w:color w:val="000000"/>
                <w:sz w:val="22"/>
                <w:szCs w:val="22"/>
              </w:rPr>
            </w:pPr>
            <w:del w:id="2067" w:author="Author">
              <w:r w:rsidDel="00D639C1">
                <w:rPr>
                  <w:rFonts w:eastAsia="Times New Roman"/>
                  <w:b/>
                  <w:bCs/>
                  <w:color w:val="000000"/>
                  <w:sz w:val="22"/>
                  <w:szCs w:val="22"/>
                  <w:lang w:val="en-HK"/>
                </w:rPr>
                <w:tab/>
              </w:r>
              <w:r w:rsidDel="00D639C1">
                <w:rPr>
                  <w:rFonts w:eastAsia="Times New Roman"/>
                  <w:b/>
                  <w:bCs/>
                  <w:color w:val="000000"/>
                  <w:sz w:val="22"/>
                  <w:szCs w:val="22"/>
                  <w:lang w:val="en-HK"/>
                </w:rPr>
                <w:tab/>
              </w:r>
              <w:r w:rsidR="00D912E9" w:rsidRPr="00DE2FC1" w:rsidDel="00D639C1">
                <w:rPr>
                  <w:rFonts w:eastAsia="Times New Roman"/>
                  <w:b/>
                  <w:bCs/>
                  <w:color w:val="000000"/>
                  <w:sz w:val="22"/>
                  <w:szCs w:val="22"/>
                  <w:lang w:val="en-HK"/>
                </w:rPr>
                <w:delText xml:space="preserve">Event </w:delText>
              </w:r>
              <w:r w:rsidR="00D912E9" w:rsidDel="00D639C1">
                <w:rPr>
                  <w:rFonts w:eastAsia="Times New Roman"/>
                  <w:b/>
                  <w:bCs/>
                  <w:color w:val="000000"/>
                  <w:sz w:val="22"/>
                  <w:szCs w:val="22"/>
                  <w:lang w:val="en-HK"/>
                </w:rPr>
                <w:delText>C</w:delText>
              </w:r>
            </w:del>
          </w:p>
        </w:tc>
      </w:tr>
      <w:tr w:rsidR="00D912E9" w:rsidRPr="00DE2FC1" w:rsidDel="00D639C1" w14:paraId="27138E16" w14:textId="7FF36080" w:rsidTr="00AD57C3">
        <w:trPr>
          <w:trHeight w:val="308"/>
          <w:del w:id="2068" w:author="Author"/>
        </w:trPr>
        <w:tc>
          <w:tcPr>
            <w:tcW w:w="1901" w:type="dxa"/>
            <w:tcBorders>
              <w:top w:val="single" w:sz="4" w:space="0" w:color="auto"/>
              <w:bottom w:val="single" w:sz="4" w:space="0" w:color="auto"/>
            </w:tcBorders>
            <w:shd w:val="clear" w:color="auto" w:fill="auto"/>
            <w:noWrap/>
            <w:vAlign w:val="bottom"/>
            <w:hideMark/>
          </w:tcPr>
          <w:p w14:paraId="0726C44D" w14:textId="24C0CD9E" w:rsidR="00D912E9" w:rsidRPr="00DE2FC1" w:rsidDel="00D639C1" w:rsidRDefault="00D912E9" w:rsidP="00F144D9">
            <w:pPr>
              <w:rPr>
                <w:del w:id="2069" w:author="Author"/>
                <w:rFonts w:eastAsia="Times New Roman"/>
                <w:b/>
                <w:bCs/>
                <w:color w:val="000000"/>
                <w:sz w:val="22"/>
                <w:szCs w:val="22"/>
                <w:lang w:val="en-HK"/>
              </w:rPr>
            </w:pPr>
          </w:p>
        </w:tc>
        <w:tc>
          <w:tcPr>
            <w:tcW w:w="3804" w:type="dxa"/>
            <w:gridSpan w:val="3"/>
            <w:tcBorders>
              <w:top w:val="single" w:sz="4" w:space="0" w:color="auto"/>
              <w:bottom w:val="single" w:sz="4" w:space="0" w:color="auto"/>
              <w:right w:val="single" w:sz="4" w:space="0" w:color="auto"/>
            </w:tcBorders>
            <w:shd w:val="clear" w:color="auto" w:fill="auto"/>
            <w:noWrap/>
            <w:vAlign w:val="bottom"/>
            <w:hideMark/>
          </w:tcPr>
          <w:p w14:paraId="75458560" w14:textId="082D80B3" w:rsidR="00D912E9" w:rsidRPr="00DE2FC1" w:rsidDel="00D639C1" w:rsidRDefault="00D912E9" w:rsidP="00AD57C3">
            <w:pPr>
              <w:jc w:val="center"/>
              <w:rPr>
                <w:del w:id="2070" w:author="Author"/>
                <w:rFonts w:eastAsia="Times New Roman"/>
                <w:b/>
                <w:bCs/>
                <w:color w:val="000000"/>
                <w:sz w:val="22"/>
                <w:szCs w:val="22"/>
                <w:lang w:val="en-HK"/>
              </w:rPr>
            </w:pPr>
            <w:del w:id="2071" w:author="Author">
              <w:r w:rsidRPr="00DE2FC1" w:rsidDel="00D639C1">
                <w:rPr>
                  <w:rFonts w:eastAsia="Times New Roman"/>
                  <w:b/>
                  <w:bCs/>
                  <w:color w:val="000000"/>
                  <w:sz w:val="22"/>
                  <w:szCs w:val="22"/>
                  <w:lang w:val="en-HK"/>
                </w:rPr>
                <w:delText>Valence</w:delText>
              </w:r>
            </w:del>
          </w:p>
        </w:tc>
        <w:tc>
          <w:tcPr>
            <w:tcW w:w="3772" w:type="dxa"/>
            <w:gridSpan w:val="3"/>
            <w:tcBorders>
              <w:top w:val="single" w:sz="4" w:space="0" w:color="auto"/>
              <w:left w:val="single" w:sz="4" w:space="0" w:color="auto"/>
              <w:bottom w:val="single" w:sz="4" w:space="0" w:color="auto"/>
            </w:tcBorders>
            <w:shd w:val="clear" w:color="auto" w:fill="auto"/>
            <w:noWrap/>
            <w:vAlign w:val="bottom"/>
            <w:hideMark/>
          </w:tcPr>
          <w:p w14:paraId="071AB80D" w14:textId="59AA93C2" w:rsidR="00D912E9" w:rsidRPr="00DE2FC1" w:rsidDel="00D639C1" w:rsidRDefault="00D912E9" w:rsidP="00AD57C3">
            <w:pPr>
              <w:jc w:val="center"/>
              <w:rPr>
                <w:del w:id="2072" w:author="Author"/>
                <w:rFonts w:eastAsia="Times New Roman"/>
                <w:b/>
                <w:bCs/>
                <w:color w:val="000000"/>
                <w:sz w:val="22"/>
                <w:szCs w:val="22"/>
                <w:lang w:val="en-HK"/>
              </w:rPr>
            </w:pPr>
            <w:del w:id="2073" w:author="Author">
              <w:r w:rsidRPr="00DE2FC1" w:rsidDel="00D639C1">
                <w:rPr>
                  <w:rFonts w:eastAsia="Times New Roman"/>
                  <w:b/>
                  <w:bCs/>
                  <w:color w:val="000000"/>
                  <w:sz w:val="22"/>
                  <w:szCs w:val="22"/>
                  <w:lang w:val="en-HK"/>
                </w:rPr>
                <w:delText>Arousal</w:delText>
              </w:r>
            </w:del>
          </w:p>
        </w:tc>
      </w:tr>
      <w:tr w:rsidR="00D912E9" w:rsidRPr="00DE2FC1" w:rsidDel="00D639C1" w14:paraId="30BDC7EB" w14:textId="48E47AD3" w:rsidTr="00055899">
        <w:trPr>
          <w:trHeight w:val="308"/>
          <w:del w:id="2074" w:author="Author"/>
        </w:trPr>
        <w:tc>
          <w:tcPr>
            <w:tcW w:w="1901" w:type="dxa"/>
            <w:tcBorders>
              <w:top w:val="single" w:sz="4" w:space="0" w:color="auto"/>
              <w:right w:val="single" w:sz="4" w:space="0" w:color="auto"/>
            </w:tcBorders>
            <w:shd w:val="clear" w:color="auto" w:fill="auto"/>
            <w:noWrap/>
            <w:vAlign w:val="bottom"/>
            <w:hideMark/>
          </w:tcPr>
          <w:p w14:paraId="343EA0C8" w14:textId="7F3B9160" w:rsidR="00D912E9" w:rsidRPr="00DE2FC1" w:rsidDel="00D639C1" w:rsidRDefault="00D912E9" w:rsidP="00F144D9">
            <w:pPr>
              <w:rPr>
                <w:del w:id="2075" w:author="Author"/>
                <w:rFonts w:eastAsia="Times New Roman"/>
                <w:b/>
                <w:bCs/>
                <w:color w:val="000000"/>
                <w:sz w:val="22"/>
                <w:szCs w:val="22"/>
                <w:lang w:val="en-HK"/>
              </w:rPr>
            </w:pPr>
            <w:del w:id="2076" w:author="Author">
              <w:r w:rsidRPr="00DE2FC1" w:rsidDel="00D639C1">
                <w:rPr>
                  <w:rFonts w:eastAsia="Times New Roman"/>
                  <w:b/>
                  <w:bCs/>
                  <w:color w:val="000000"/>
                  <w:sz w:val="22"/>
                  <w:szCs w:val="22"/>
                  <w:lang w:val="en-HK"/>
                </w:rPr>
                <w:delText>Model</w:delText>
              </w:r>
            </w:del>
          </w:p>
        </w:tc>
        <w:tc>
          <w:tcPr>
            <w:tcW w:w="1312" w:type="dxa"/>
            <w:tcBorders>
              <w:top w:val="single" w:sz="4" w:space="0" w:color="auto"/>
              <w:left w:val="single" w:sz="4" w:space="0" w:color="auto"/>
              <w:bottom w:val="nil"/>
            </w:tcBorders>
            <w:shd w:val="clear" w:color="auto" w:fill="auto"/>
            <w:noWrap/>
            <w:vAlign w:val="bottom"/>
            <w:hideMark/>
          </w:tcPr>
          <w:p w14:paraId="61AAFABC" w14:textId="1241CFB4" w:rsidR="00D912E9" w:rsidRPr="00DE2FC1" w:rsidDel="00D639C1" w:rsidRDefault="00D912E9" w:rsidP="00AD57C3">
            <w:pPr>
              <w:jc w:val="center"/>
              <w:rPr>
                <w:del w:id="2077" w:author="Author"/>
                <w:rFonts w:eastAsia="Times New Roman"/>
                <w:b/>
                <w:bCs/>
                <w:color w:val="000000"/>
                <w:sz w:val="22"/>
                <w:szCs w:val="22"/>
                <w:lang w:val="en-HK"/>
              </w:rPr>
            </w:pPr>
            <w:del w:id="2078" w:author="Author">
              <w:r w:rsidRPr="00DE2FC1" w:rsidDel="00D639C1">
                <w:rPr>
                  <w:rFonts w:eastAsia="Times New Roman"/>
                  <w:b/>
                  <w:bCs/>
                  <w:color w:val="000000"/>
                  <w:sz w:val="22"/>
                  <w:szCs w:val="22"/>
                  <w:lang w:val="en-HK"/>
                </w:rPr>
                <w:delText>MSE</w:delText>
              </w:r>
            </w:del>
          </w:p>
        </w:tc>
        <w:tc>
          <w:tcPr>
            <w:tcW w:w="1243" w:type="dxa"/>
            <w:tcBorders>
              <w:top w:val="single" w:sz="4" w:space="0" w:color="auto"/>
            </w:tcBorders>
            <w:shd w:val="clear" w:color="auto" w:fill="auto"/>
            <w:noWrap/>
            <w:vAlign w:val="bottom"/>
            <w:hideMark/>
          </w:tcPr>
          <w:p w14:paraId="7761F594" w14:textId="3B6F98DC" w:rsidR="00D912E9" w:rsidRPr="00DE2FC1" w:rsidDel="00D639C1" w:rsidRDefault="00D912E9" w:rsidP="00AD57C3">
            <w:pPr>
              <w:jc w:val="center"/>
              <w:rPr>
                <w:del w:id="2079" w:author="Author"/>
                <w:rFonts w:eastAsia="Times New Roman"/>
                <w:b/>
                <w:bCs/>
                <w:color w:val="000000"/>
                <w:sz w:val="22"/>
                <w:szCs w:val="22"/>
                <w:lang w:val="en-HK"/>
              </w:rPr>
            </w:pPr>
            <w:del w:id="2080" w:author="Author">
              <w:r w:rsidRPr="00DE2FC1" w:rsidDel="00D639C1">
                <w:rPr>
                  <w:rFonts w:eastAsia="Times New Roman"/>
                  <w:b/>
                  <w:bCs/>
                  <w:color w:val="000000"/>
                  <w:sz w:val="22"/>
                  <w:szCs w:val="22"/>
                  <w:lang w:val="en-HK"/>
                </w:rPr>
                <w:delText>RMSE</w:delText>
              </w:r>
            </w:del>
          </w:p>
        </w:tc>
        <w:tc>
          <w:tcPr>
            <w:tcW w:w="1249" w:type="dxa"/>
            <w:tcBorders>
              <w:top w:val="single" w:sz="4" w:space="0" w:color="auto"/>
              <w:right w:val="single" w:sz="4" w:space="0" w:color="auto"/>
            </w:tcBorders>
            <w:shd w:val="clear" w:color="auto" w:fill="auto"/>
            <w:noWrap/>
            <w:vAlign w:val="bottom"/>
            <w:hideMark/>
          </w:tcPr>
          <w:p w14:paraId="04173591" w14:textId="3DD0C4D5" w:rsidR="00D912E9" w:rsidRPr="00DE2FC1" w:rsidDel="00D639C1" w:rsidRDefault="00D912E9" w:rsidP="00AD57C3">
            <w:pPr>
              <w:jc w:val="center"/>
              <w:rPr>
                <w:del w:id="2081" w:author="Author"/>
                <w:rFonts w:eastAsia="Times New Roman"/>
                <w:b/>
                <w:bCs/>
                <w:color w:val="000000"/>
                <w:sz w:val="22"/>
                <w:szCs w:val="22"/>
                <w:lang w:val="en-HK"/>
              </w:rPr>
            </w:pPr>
            <w:del w:id="2082" w:author="Author">
              <w:r w:rsidRPr="00DE2FC1" w:rsidDel="00D639C1">
                <w:rPr>
                  <w:rFonts w:eastAsia="Times New Roman"/>
                  <w:b/>
                  <w:bCs/>
                  <w:color w:val="000000"/>
                  <w:sz w:val="22"/>
                  <w:szCs w:val="22"/>
                  <w:lang w:val="en-HK"/>
                </w:rPr>
                <w:delText>MAE</w:delText>
              </w:r>
            </w:del>
          </w:p>
        </w:tc>
        <w:tc>
          <w:tcPr>
            <w:tcW w:w="1243" w:type="dxa"/>
            <w:tcBorders>
              <w:top w:val="single" w:sz="4" w:space="0" w:color="auto"/>
              <w:left w:val="single" w:sz="4" w:space="0" w:color="auto"/>
            </w:tcBorders>
            <w:shd w:val="clear" w:color="auto" w:fill="auto"/>
            <w:noWrap/>
            <w:vAlign w:val="bottom"/>
            <w:hideMark/>
          </w:tcPr>
          <w:p w14:paraId="096EA677" w14:textId="073FD37B" w:rsidR="00D912E9" w:rsidRPr="00354DC0" w:rsidDel="00D639C1" w:rsidRDefault="00D912E9" w:rsidP="00AD57C3">
            <w:pPr>
              <w:jc w:val="center"/>
              <w:rPr>
                <w:del w:id="2083" w:author="Author"/>
                <w:rFonts w:eastAsia="Times New Roman"/>
                <w:b/>
                <w:bCs/>
                <w:color w:val="000000"/>
                <w:sz w:val="22"/>
                <w:szCs w:val="22"/>
                <w:lang w:val="en-HK"/>
              </w:rPr>
            </w:pPr>
            <w:del w:id="2084" w:author="Author">
              <w:r w:rsidRPr="00D060CB" w:rsidDel="00D639C1">
                <w:rPr>
                  <w:b/>
                  <w:bCs/>
                  <w:color w:val="000000"/>
                  <w:sz w:val="22"/>
                  <w:szCs w:val="22"/>
                </w:rPr>
                <w:delText>MSE</w:delText>
              </w:r>
            </w:del>
          </w:p>
        </w:tc>
        <w:tc>
          <w:tcPr>
            <w:tcW w:w="1312" w:type="dxa"/>
            <w:tcBorders>
              <w:top w:val="single" w:sz="4" w:space="0" w:color="auto"/>
            </w:tcBorders>
            <w:shd w:val="clear" w:color="auto" w:fill="auto"/>
            <w:noWrap/>
            <w:vAlign w:val="bottom"/>
            <w:hideMark/>
          </w:tcPr>
          <w:p w14:paraId="74F4CBD7" w14:textId="53D5DE99" w:rsidR="00D912E9" w:rsidRPr="00354DC0" w:rsidDel="00D639C1" w:rsidRDefault="00D912E9" w:rsidP="00AD57C3">
            <w:pPr>
              <w:jc w:val="center"/>
              <w:rPr>
                <w:del w:id="2085" w:author="Author"/>
                <w:rFonts w:eastAsia="Times New Roman"/>
                <w:b/>
                <w:bCs/>
                <w:color w:val="000000"/>
                <w:sz w:val="22"/>
                <w:szCs w:val="22"/>
                <w:lang w:val="en-HK"/>
              </w:rPr>
            </w:pPr>
            <w:del w:id="2086" w:author="Author">
              <w:r w:rsidRPr="00D060CB" w:rsidDel="00D639C1">
                <w:rPr>
                  <w:b/>
                  <w:bCs/>
                  <w:color w:val="000000"/>
                  <w:sz w:val="22"/>
                  <w:szCs w:val="22"/>
                </w:rPr>
                <w:delText>RMSE</w:delText>
              </w:r>
            </w:del>
          </w:p>
        </w:tc>
        <w:tc>
          <w:tcPr>
            <w:tcW w:w="1217" w:type="dxa"/>
            <w:tcBorders>
              <w:top w:val="single" w:sz="4" w:space="0" w:color="auto"/>
            </w:tcBorders>
            <w:shd w:val="clear" w:color="auto" w:fill="auto"/>
            <w:noWrap/>
            <w:vAlign w:val="bottom"/>
            <w:hideMark/>
          </w:tcPr>
          <w:p w14:paraId="6E3CE22D" w14:textId="200A5ED3" w:rsidR="00D912E9" w:rsidRPr="00354DC0" w:rsidDel="00D639C1" w:rsidRDefault="00D912E9" w:rsidP="00AD57C3">
            <w:pPr>
              <w:jc w:val="center"/>
              <w:rPr>
                <w:del w:id="2087" w:author="Author"/>
                <w:rFonts w:eastAsia="Times New Roman"/>
                <w:b/>
                <w:bCs/>
                <w:color w:val="000000"/>
                <w:sz w:val="22"/>
                <w:szCs w:val="22"/>
                <w:lang w:val="en-HK"/>
              </w:rPr>
            </w:pPr>
            <w:del w:id="2088" w:author="Author">
              <w:r w:rsidRPr="00D060CB" w:rsidDel="00D639C1">
                <w:rPr>
                  <w:b/>
                  <w:bCs/>
                  <w:color w:val="000000"/>
                  <w:sz w:val="22"/>
                  <w:szCs w:val="22"/>
                </w:rPr>
                <w:delText>MAE</w:delText>
              </w:r>
            </w:del>
          </w:p>
        </w:tc>
      </w:tr>
      <w:tr w:rsidR="00D912E9" w:rsidRPr="00DE2FC1" w:rsidDel="00D639C1" w14:paraId="514D2A46" w14:textId="1C908399" w:rsidTr="00055899">
        <w:trPr>
          <w:trHeight w:val="308"/>
          <w:del w:id="2089" w:author="Author"/>
        </w:trPr>
        <w:tc>
          <w:tcPr>
            <w:tcW w:w="1901" w:type="dxa"/>
            <w:tcBorders>
              <w:right w:val="single" w:sz="4" w:space="0" w:color="auto"/>
            </w:tcBorders>
            <w:shd w:val="clear" w:color="auto" w:fill="auto"/>
            <w:noWrap/>
            <w:vAlign w:val="bottom"/>
            <w:hideMark/>
          </w:tcPr>
          <w:p w14:paraId="7BAB47AD" w14:textId="056D1FDA" w:rsidR="00D912E9" w:rsidRPr="00DE2FC1" w:rsidDel="00D639C1" w:rsidRDefault="00D912E9" w:rsidP="00F144D9">
            <w:pPr>
              <w:rPr>
                <w:del w:id="2090" w:author="Author"/>
                <w:rFonts w:eastAsia="Times New Roman"/>
                <w:b/>
                <w:bCs/>
                <w:color w:val="000000"/>
                <w:sz w:val="22"/>
                <w:szCs w:val="22"/>
                <w:lang w:val="en-HK"/>
              </w:rPr>
            </w:pPr>
            <w:del w:id="2091" w:author="Author">
              <w:r w:rsidRPr="00DE2FC1" w:rsidDel="00D639C1">
                <w:rPr>
                  <w:rFonts w:eastAsia="Times New Roman"/>
                  <w:b/>
                  <w:bCs/>
                  <w:color w:val="000000"/>
                  <w:sz w:val="22"/>
                  <w:szCs w:val="22"/>
                  <w:lang w:val="en-HK"/>
                </w:rPr>
                <w:delText>TextCNN</w:delText>
              </w:r>
            </w:del>
          </w:p>
        </w:tc>
        <w:tc>
          <w:tcPr>
            <w:tcW w:w="1312" w:type="dxa"/>
            <w:tcBorders>
              <w:top w:val="nil"/>
              <w:left w:val="single" w:sz="4" w:space="0" w:color="auto"/>
              <w:bottom w:val="nil"/>
            </w:tcBorders>
            <w:shd w:val="clear" w:color="auto" w:fill="auto"/>
            <w:noWrap/>
            <w:vAlign w:val="bottom"/>
            <w:hideMark/>
          </w:tcPr>
          <w:p w14:paraId="74E9B8B9" w14:textId="2A6E004C" w:rsidR="00D912E9" w:rsidRPr="00217832" w:rsidDel="00D639C1" w:rsidRDefault="00D912E9" w:rsidP="00AD57C3">
            <w:pPr>
              <w:jc w:val="center"/>
              <w:rPr>
                <w:del w:id="2092" w:author="Author"/>
                <w:rFonts w:eastAsia="Times New Roman"/>
                <w:color w:val="000000"/>
                <w:sz w:val="22"/>
                <w:szCs w:val="22"/>
                <w:lang w:val="en-HK"/>
              </w:rPr>
            </w:pPr>
            <w:del w:id="2093" w:author="Author">
              <w:r w:rsidRPr="00D060CB" w:rsidDel="00D639C1">
                <w:rPr>
                  <w:color w:val="000000"/>
                  <w:sz w:val="22"/>
                  <w:szCs w:val="22"/>
                </w:rPr>
                <w:delText>5.841</w:delText>
              </w:r>
            </w:del>
          </w:p>
        </w:tc>
        <w:tc>
          <w:tcPr>
            <w:tcW w:w="1243" w:type="dxa"/>
            <w:shd w:val="clear" w:color="auto" w:fill="auto"/>
            <w:noWrap/>
            <w:vAlign w:val="bottom"/>
            <w:hideMark/>
          </w:tcPr>
          <w:p w14:paraId="45607B3B" w14:textId="0FF11221" w:rsidR="00D912E9" w:rsidRPr="00217832" w:rsidDel="00D639C1" w:rsidRDefault="00D912E9" w:rsidP="00AD57C3">
            <w:pPr>
              <w:jc w:val="center"/>
              <w:rPr>
                <w:del w:id="2094" w:author="Author"/>
                <w:rFonts w:eastAsia="Times New Roman"/>
                <w:color w:val="000000"/>
                <w:sz w:val="22"/>
                <w:szCs w:val="22"/>
                <w:lang w:val="en-HK"/>
              </w:rPr>
            </w:pPr>
            <w:del w:id="2095" w:author="Author">
              <w:r w:rsidRPr="00D060CB" w:rsidDel="00D639C1">
                <w:rPr>
                  <w:color w:val="000000"/>
                  <w:sz w:val="22"/>
                  <w:szCs w:val="22"/>
                </w:rPr>
                <w:delText>2.417</w:delText>
              </w:r>
            </w:del>
          </w:p>
        </w:tc>
        <w:tc>
          <w:tcPr>
            <w:tcW w:w="1249" w:type="dxa"/>
            <w:tcBorders>
              <w:right w:val="single" w:sz="4" w:space="0" w:color="auto"/>
            </w:tcBorders>
            <w:shd w:val="clear" w:color="auto" w:fill="auto"/>
            <w:noWrap/>
            <w:vAlign w:val="bottom"/>
            <w:hideMark/>
          </w:tcPr>
          <w:p w14:paraId="2164612D" w14:textId="7B743B73" w:rsidR="00D912E9" w:rsidRPr="00217832" w:rsidDel="00D639C1" w:rsidRDefault="00D912E9" w:rsidP="00AD57C3">
            <w:pPr>
              <w:jc w:val="center"/>
              <w:rPr>
                <w:del w:id="2096" w:author="Author"/>
                <w:rFonts w:eastAsia="Times New Roman"/>
                <w:color w:val="000000"/>
                <w:sz w:val="22"/>
                <w:szCs w:val="22"/>
                <w:lang w:val="en-HK"/>
              </w:rPr>
            </w:pPr>
            <w:del w:id="2097" w:author="Author">
              <w:r w:rsidRPr="00D060CB" w:rsidDel="00D639C1">
                <w:rPr>
                  <w:color w:val="000000"/>
                  <w:sz w:val="22"/>
                  <w:szCs w:val="22"/>
                </w:rPr>
                <w:delText>2.041</w:delText>
              </w:r>
            </w:del>
          </w:p>
        </w:tc>
        <w:tc>
          <w:tcPr>
            <w:tcW w:w="1243" w:type="dxa"/>
            <w:tcBorders>
              <w:left w:val="single" w:sz="4" w:space="0" w:color="auto"/>
            </w:tcBorders>
            <w:shd w:val="clear" w:color="auto" w:fill="auto"/>
            <w:noWrap/>
            <w:vAlign w:val="bottom"/>
            <w:hideMark/>
          </w:tcPr>
          <w:p w14:paraId="22F0AD8D" w14:textId="36595E91" w:rsidR="00D912E9" w:rsidRPr="00354DC0" w:rsidDel="00D639C1" w:rsidRDefault="00D912E9" w:rsidP="00AD57C3">
            <w:pPr>
              <w:jc w:val="center"/>
              <w:rPr>
                <w:del w:id="2098" w:author="Author"/>
                <w:rFonts w:eastAsia="Times New Roman"/>
                <w:color w:val="000000"/>
                <w:sz w:val="22"/>
                <w:szCs w:val="22"/>
                <w:lang w:val="en-HK"/>
              </w:rPr>
            </w:pPr>
            <w:del w:id="2099" w:author="Author">
              <w:r w:rsidRPr="00D060CB" w:rsidDel="00D639C1">
                <w:rPr>
                  <w:color w:val="000000"/>
                  <w:sz w:val="22"/>
                  <w:szCs w:val="22"/>
                </w:rPr>
                <w:delText>2.513</w:delText>
              </w:r>
            </w:del>
          </w:p>
        </w:tc>
        <w:tc>
          <w:tcPr>
            <w:tcW w:w="1312" w:type="dxa"/>
            <w:shd w:val="clear" w:color="auto" w:fill="auto"/>
            <w:noWrap/>
            <w:vAlign w:val="bottom"/>
            <w:hideMark/>
          </w:tcPr>
          <w:p w14:paraId="063EC887" w14:textId="60BD912F" w:rsidR="00D912E9" w:rsidRPr="00354DC0" w:rsidDel="00D639C1" w:rsidRDefault="00D912E9" w:rsidP="00AD57C3">
            <w:pPr>
              <w:jc w:val="center"/>
              <w:rPr>
                <w:del w:id="2100" w:author="Author"/>
                <w:rFonts w:eastAsia="Times New Roman"/>
                <w:color w:val="000000"/>
                <w:sz w:val="22"/>
                <w:szCs w:val="22"/>
                <w:lang w:val="en-HK"/>
              </w:rPr>
            </w:pPr>
            <w:del w:id="2101" w:author="Author">
              <w:r w:rsidRPr="00D060CB" w:rsidDel="00D639C1">
                <w:rPr>
                  <w:color w:val="000000"/>
                  <w:sz w:val="22"/>
                  <w:szCs w:val="22"/>
                </w:rPr>
                <w:delText>1.585</w:delText>
              </w:r>
            </w:del>
          </w:p>
        </w:tc>
        <w:tc>
          <w:tcPr>
            <w:tcW w:w="1217" w:type="dxa"/>
            <w:shd w:val="clear" w:color="auto" w:fill="auto"/>
            <w:noWrap/>
            <w:vAlign w:val="bottom"/>
            <w:hideMark/>
          </w:tcPr>
          <w:p w14:paraId="319F8F67" w14:textId="00A38777" w:rsidR="00D912E9" w:rsidRPr="00354DC0" w:rsidDel="00D639C1" w:rsidRDefault="00D912E9" w:rsidP="00AD57C3">
            <w:pPr>
              <w:jc w:val="center"/>
              <w:rPr>
                <w:del w:id="2102" w:author="Author"/>
                <w:rFonts w:eastAsia="Times New Roman"/>
                <w:color w:val="000000"/>
                <w:sz w:val="22"/>
                <w:szCs w:val="22"/>
                <w:lang w:val="en-HK"/>
              </w:rPr>
            </w:pPr>
            <w:del w:id="2103" w:author="Author">
              <w:r w:rsidRPr="00D060CB" w:rsidDel="00D639C1">
                <w:rPr>
                  <w:color w:val="000000"/>
                  <w:sz w:val="22"/>
                  <w:szCs w:val="22"/>
                </w:rPr>
                <w:delText>1.258</w:delText>
              </w:r>
            </w:del>
          </w:p>
        </w:tc>
      </w:tr>
      <w:tr w:rsidR="00D912E9" w:rsidRPr="00DE2FC1" w:rsidDel="00D639C1" w14:paraId="579C3AA8" w14:textId="62580F0A" w:rsidTr="00055899">
        <w:trPr>
          <w:trHeight w:val="308"/>
          <w:del w:id="2104" w:author="Author"/>
        </w:trPr>
        <w:tc>
          <w:tcPr>
            <w:tcW w:w="1901" w:type="dxa"/>
            <w:tcBorders>
              <w:right w:val="single" w:sz="4" w:space="0" w:color="auto"/>
            </w:tcBorders>
            <w:shd w:val="clear" w:color="auto" w:fill="auto"/>
            <w:noWrap/>
            <w:vAlign w:val="bottom"/>
            <w:hideMark/>
          </w:tcPr>
          <w:p w14:paraId="185BA0B0" w14:textId="204D4400" w:rsidR="00D912E9" w:rsidRPr="00DE2FC1" w:rsidDel="00D639C1" w:rsidRDefault="00D912E9" w:rsidP="00F144D9">
            <w:pPr>
              <w:rPr>
                <w:del w:id="2105" w:author="Author"/>
                <w:rFonts w:eastAsia="Times New Roman"/>
                <w:b/>
                <w:bCs/>
                <w:color w:val="000000"/>
                <w:sz w:val="22"/>
                <w:szCs w:val="22"/>
                <w:lang w:val="en-HK"/>
              </w:rPr>
            </w:pPr>
            <w:del w:id="2106" w:author="Author">
              <w:r w:rsidRPr="00DE2FC1" w:rsidDel="00D639C1">
                <w:rPr>
                  <w:rFonts w:eastAsia="Times New Roman"/>
                  <w:b/>
                  <w:bCs/>
                  <w:color w:val="000000"/>
                  <w:sz w:val="22"/>
                  <w:szCs w:val="22"/>
                  <w:lang w:val="en-HK"/>
                </w:rPr>
                <w:delText>TextRCNN</w:delText>
              </w:r>
            </w:del>
          </w:p>
        </w:tc>
        <w:tc>
          <w:tcPr>
            <w:tcW w:w="1312" w:type="dxa"/>
            <w:tcBorders>
              <w:top w:val="nil"/>
              <w:left w:val="single" w:sz="4" w:space="0" w:color="auto"/>
              <w:bottom w:val="nil"/>
            </w:tcBorders>
            <w:shd w:val="clear" w:color="auto" w:fill="auto"/>
            <w:noWrap/>
            <w:vAlign w:val="bottom"/>
            <w:hideMark/>
          </w:tcPr>
          <w:p w14:paraId="0E3050F0" w14:textId="750FC648" w:rsidR="00D912E9" w:rsidRPr="00217832" w:rsidDel="00D639C1" w:rsidRDefault="00D912E9" w:rsidP="00AD57C3">
            <w:pPr>
              <w:jc w:val="center"/>
              <w:rPr>
                <w:del w:id="2107" w:author="Author"/>
                <w:rFonts w:eastAsia="Times New Roman"/>
                <w:color w:val="000000"/>
                <w:sz w:val="22"/>
                <w:szCs w:val="22"/>
                <w:lang w:val="en-HK"/>
              </w:rPr>
            </w:pPr>
            <w:del w:id="2108" w:author="Author">
              <w:r w:rsidRPr="00D060CB" w:rsidDel="00D639C1">
                <w:rPr>
                  <w:color w:val="000000"/>
                  <w:sz w:val="22"/>
                  <w:szCs w:val="22"/>
                </w:rPr>
                <w:delText>3.405</w:delText>
              </w:r>
            </w:del>
          </w:p>
        </w:tc>
        <w:tc>
          <w:tcPr>
            <w:tcW w:w="1243" w:type="dxa"/>
            <w:shd w:val="clear" w:color="auto" w:fill="auto"/>
            <w:noWrap/>
            <w:vAlign w:val="bottom"/>
            <w:hideMark/>
          </w:tcPr>
          <w:p w14:paraId="6E9DC839" w14:textId="43A76F08" w:rsidR="00D912E9" w:rsidRPr="00217832" w:rsidDel="00D639C1" w:rsidRDefault="00D912E9" w:rsidP="00AD57C3">
            <w:pPr>
              <w:jc w:val="center"/>
              <w:rPr>
                <w:del w:id="2109" w:author="Author"/>
                <w:rFonts w:eastAsia="Times New Roman"/>
                <w:color w:val="000000"/>
                <w:sz w:val="22"/>
                <w:szCs w:val="22"/>
                <w:lang w:val="en-HK"/>
              </w:rPr>
            </w:pPr>
            <w:del w:id="2110" w:author="Author">
              <w:r w:rsidRPr="00D060CB" w:rsidDel="00D639C1">
                <w:rPr>
                  <w:color w:val="000000"/>
                  <w:sz w:val="22"/>
                  <w:szCs w:val="22"/>
                </w:rPr>
                <w:delText>1.845</w:delText>
              </w:r>
            </w:del>
          </w:p>
        </w:tc>
        <w:tc>
          <w:tcPr>
            <w:tcW w:w="1249" w:type="dxa"/>
            <w:tcBorders>
              <w:right w:val="single" w:sz="4" w:space="0" w:color="auto"/>
            </w:tcBorders>
            <w:shd w:val="clear" w:color="auto" w:fill="auto"/>
            <w:noWrap/>
            <w:vAlign w:val="bottom"/>
            <w:hideMark/>
          </w:tcPr>
          <w:p w14:paraId="36172606" w14:textId="0FEE05A6" w:rsidR="00D912E9" w:rsidRPr="00217832" w:rsidDel="00D639C1" w:rsidRDefault="00D912E9" w:rsidP="00AD57C3">
            <w:pPr>
              <w:jc w:val="center"/>
              <w:rPr>
                <w:del w:id="2111" w:author="Author"/>
                <w:rFonts w:eastAsia="Times New Roman"/>
                <w:color w:val="000000"/>
                <w:sz w:val="22"/>
                <w:szCs w:val="22"/>
                <w:lang w:val="en-HK"/>
              </w:rPr>
            </w:pPr>
            <w:del w:id="2112" w:author="Author">
              <w:r w:rsidRPr="00D060CB" w:rsidDel="00D639C1">
                <w:rPr>
                  <w:color w:val="000000"/>
                  <w:sz w:val="22"/>
                  <w:szCs w:val="22"/>
                </w:rPr>
                <w:delText>1.518</w:delText>
              </w:r>
            </w:del>
          </w:p>
        </w:tc>
        <w:tc>
          <w:tcPr>
            <w:tcW w:w="1243" w:type="dxa"/>
            <w:tcBorders>
              <w:left w:val="single" w:sz="4" w:space="0" w:color="auto"/>
            </w:tcBorders>
            <w:shd w:val="clear" w:color="auto" w:fill="auto"/>
            <w:noWrap/>
            <w:vAlign w:val="bottom"/>
            <w:hideMark/>
          </w:tcPr>
          <w:p w14:paraId="311A7CA3" w14:textId="05A5B6C2" w:rsidR="00D912E9" w:rsidRPr="00354DC0" w:rsidDel="00D639C1" w:rsidRDefault="00D912E9" w:rsidP="00AD57C3">
            <w:pPr>
              <w:jc w:val="center"/>
              <w:rPr>
                <w:del w:id="2113" w:author="Author"/>
                <w:rFonts w:eastAsia="Times New Roman"/>
                <w:color w:val="000000"/>
                <w:sz w:val="22"/>
                <w:szCs w:val="22"/>
                <w:lang w:val="en-HK"/>
              </w:rPr>
            </w:pPr>
            <w:del w:id="2114" w:author="Author">
              <w:r w:rsidRPr="00D060CB" w:rsidDel="00D639C1">
                <w:rPr>
                  <w:color w:val="000000"/>
                  <w:sz w:val="22"/>
                  <w:szCs w:val="22"/>
                </w:rPr>
                <w:delText>1.860</w:delText>
              </w:r>
            </w:del>
          </w:p>
        </w:tc>
        <w:tc>
          <w:tcPr>
            <w:tcW w:w="1312" w:type="dxa"/>
            <w:shd w:val="clear" w:color="auto" w:fill="auto"/>
            <w:noWrap/>
            <w:vAlign w:val="bottom"/>
            <w:hideMark/>
          </w:tcPr>
          <w:p w14:paraId="602C457D" w14:textId="3DC2518E" w:rsidR="00D912E9" w:rsidRPr="00354DC0" w:rsidDel="00D639C1" w:rsidRDefault="00D912E9" w:rsidP="00AD57C3">
            <w:pPr>
              <w:jc w:val="center"/>
              <w:rPr>
                <w:del w:id="2115" w:author="Author"/>
                <w:rFonts w:eastAsia="Times New Roman"/>
                <w:color w:val="000000"/>
                <w:sz w:val="22"/>
                <w:szCs w:val="22"/>
                <w:lang w:val="en-HK"/>
              </w:rPr>
            </w:pPr>
            <w:del w:id="2116" w:author="Author">
              <w:r w:rsidRPr="00D060CB" w:rsidDel="00D639C1">
                <w:rPr>
                  <w:color w:val="000000"/>
                  <w:sz w:val="22"/>
                  <w:szCs w:val="22"/>
                </w:rPr>
                <w:delText>1.364</w:delText>
              </w:r>
            </w:del>
          </w:p>
        </w:tc>
        <w:tc>
          <w:tcPr>
            <w:tcW w:w="1217" w:type="dxa"/>
            <w:shd w:val="clear" w:color="auto" w:fill="auto"/>
            <w:noWrap/>
            <w:vAlign w:val="bottom"/>
            <w:hideMark/>
          </w:tcPr>
          <w:p w14:paraId="1D72C92B" w14:textId="67271B88" w:rsidR="00D912E9" w:rsidRPr="00354DC0" w:rsidDel="00D639C1" w:rsidRDefault="00D912E9" w:rsidP="00AD57C3">
            <w:pPr>
              <w:jc w:val="center"/>
              <w:rPr>
                <w:del w:id="2117" w:author="Author"/>
                <w:rFonts w:eastAsia="Times New Roman"/>
                <w:color w:val="000000"/>
                <w:sz w:val="22"/>
                <w:szCs w:val="22"/>
                <w:lang w:val="en-HK"/>
              </w:rPr>
            </w:pPr>
            <w:del w:id="2118" w:author="Author">
              <w:r w:rsidRPr="00D060CB" w:rsidDel="00D639C1">
                <w:rPr>
                  <w:color w:val="000000"/>
                  <w:sz w:val="22"/>
                  <w:szCs w:val="22"/>
                </w:rPr>
                <w:delText>1.054</w:delText>
              </w:r>
            </w:del>
          </w:p>
        </w:tc>
      </w:tr>
      <w:tr w:rsidR="00D912E9" w:rsidRPr="00DE2FC1" w:rsidDel="00D639C1" w14:paraId="712DE5B7" w14:textId="739CCD74" w:rsidTr="00055899">
        <w:trPr>
          <w:trHeight w:val="308"/>
          <w:del w:id="2119" w:author="Author"/>
        </w:trPr>
        <w:tc>
          <w:tcPr>
            <w:tcW w:w="1901" w:type="dxa"/>
            <w:tcBorders>
              <w:right w:val="single" w:sz="4" w:space="0" w:color="auto"/>
            </w:tcBorders>
            <w:shd w:val="clear" w:color="auto" w:fill="auto"/>
            <w:noWrap/>
            <w:vAlign w:val="bottom"/>
            <w:hideMark/>
          </w:tcPr>
          <w:p w14:paraId="1F83162D" w14:textId="7E209456" w:rsidR="00D912E9" w:rsidRPr="00DE2FC1" w:rsidDel="00D639C1" w:rsidRDefault="00D912E9" w:rsidP="00F144D9">
            <w:pPr>
              <w:rPr>
                <w:del w:id="2120" w:author="Author"/>
                <w:rFonts w:eastAsia="Times New Roman"/>
                <w:b/>
                <w:bCs/>
                <w:color w:val="000000"/>
                <w:sz w:val="22"/>
                <w:szCs w:val="22"/>
                <w:lang w:val="en-HK"/>
              </w:rPr>
            </w:pPr>
            <w:del w:id="2121" w:author="Author">
              <w:r w:rsidRPr="00DE2FC1" w:rsidDel="00D639C1">
                <w:rPr>
                  <w:rFonts w:eastAsia="Times New Roman"/>
                  <w:b/>
                  <w:bCs/>
                  <w:color w:val="000000"/>
                  <w:sz w:val="22"/>
                  <w:szCs w:val="22"/>
                  <w:lang w:val="en-HK"/>
                </w:rPr>
                <w:delText>TextRNNAtt</w:delText>
              </w:r>
            </w:del>
          </w:p>
        </w:tc>
        <w:tc>
          <w:tcPr>
            <w:tcW w:w="1312" w:type="dxa"/>
            <w:tcBorders>
              <w:top w:val="nil"/>
              <w:left w:val="single" w:sz="4" w:space="0" w:color="auto"/>
              <w:bottom w:val="nil"/>
            </w:tcBorders>
            <w:shd w:val="clear" w:color="auto" w:fill="auto"/>
            <w:noWrap/>
            <w:vAlign w:val="bottom"/>
            <w:hideMark/>
          </w:tcPr>
          <w:p w14:paraId="02F67958" w14:textId="4DE9DCBF" w:rsidR="00D912E9" w:rsidRPr="00217832" w:rsidDel="00D639C1" w:rsidRDefault="00D912E9" w:rsidP="00AD57C3">
            <w:pPr>
              <w:jc w:val="center"/>
              <w:rPr>
                <w:del w:id="2122" w:author="Author"/>
                <w:rFonts w:eastAsia="Times New Roman"/>
                <w:color w:val="000000"/>
                <w:sz w:val="22"/>
                <w:szCs w:val="22"/>
                <w:lang w:val="en-HK"/>
              </w:rPr>
            </w:pPr>
            <w:del w:id="2123" w:author="Author">
              <w:r w:rsidRPr="00D060CB" w:rsidDel="00D639C1">
                <w:rPr>
                  <w:color w:val="000000"/>
                  <w:sz w:val="22"/>
                  <w:szCs w:val="22"/>
                </w:rPr>
                <w:delText>1.908</w:delText>
              </w:r>
            </w:del>
          </w:p>
        </w:tc>
        <w:tc>
          <w:tcPr>
            <w:tcW w:w="1243" w:type="dxa"/>
            <w:shd w:val="clear" w:color="auto" w:fill="auto"/>
            <w:noWrap/>
            <w:vAlign w:val="bottom"/>
            <w:hideMark/>
          </w:tcPr>
          <w:p w14:paraId="4499D2E6" w14:textId="1AAA4249" w:rsidR="00D912E9" w:rsidRPr="00217832" w:rsidDel="00D639C1" w:rsidRDefault="00D912E9" w:rsidP="00AD57C3">
            <w:pPr>
              <w:jc w:val="center"/>
              <w:rPr>
                <w:del w:id="2124" w:author="Author"/>
                <w:rFonts w:eastAsia="Times New Roman"/>
                <w:color w:val="000000"/>
                <w:sz w:val="22"/>
                <w:szCs w:val="22"/>
                <w:lang w:val="en-HK"/>
              </w:rPr>
            </w:pPr>
            <w:del w:id="2125" w:author="Author">
              <w:r w:rsidRPr="00D060CB" w:rsidDel="00D639C1">
                <w:rPr>
                  <w:color w:val="000000"/>
                  <w:sz w:val="22"/>
                  <w:szCs w:val="22"/>
                </w:rPr>
                <w:delText>1.381</w:delText>
              </w:r>
            </w:del>
          </w:p>
        </w:tc>
        <w:tc>
          <w:tcPr>
            <w:tcW w:w="1249" w:type="dxa"/>
            <w:tcBorders>
              <w:right w:val="single" w:sz="4" w:space="0" w:color="auto"/>
            </w:tcBorders>
            <w:shd w:val="clear" w:color="auto" w:fill="auto"/>
            <w:noWrap/>
            <w:vAlign w:val="bottom"/>
            <w:hideMark/>
          </w:tcPr>
          <w:p w14:paraId="5C3CA8A8" w14:textId="582ED11B" w:rsidR="00D912E9" w:rsidRPr="00217832" w:rsidDel="00D639C1" w:rsidRDefault="00D912E9" w:rsidP="00AD57C3">
            <w:pPr>
              <w:jc w:val="center"/>
              <w:rPr>
                <w:del w:id="2126" w:author="Author"/>
                <w:rFonts w:eastAsia="Times New Roman"/>
                <w:color w:val="000000"/>
                <w:sz w:val="22"/>
                <w:szCs w:val="22"/>
                <w:lang w:val="en-HK"/>
              </w:rPr>
            </w:pPr>
            <w:del w:id="2127" w:author="Author">
              <w:r w:rsidRPr="00D060CB" w:rsidDel="00D639C1">
                <w:rPr>
                  <w:color w:val="000000"/>
                  <w:sz w:val="22"/>
                  <w:szCs w:val="22"/>
                </w:rPr>
                <w:delText>1.098</w:delText>
              </w:r>
            </w:del>
          </w:p>
        </w:tc>
        <w:tc>
          <w:tcPr>
            <w:tcW w:w="1243" w:type="dxa"/>
            <w:tcBorders>
              <w:left w:val="single" w:sz="4" w:space="0" w:color="auto"/>
            </w:tcBorders>
            <w:shd w:val="clear" w:color="auto" w:fill="auto"/>
            <w:noWrap/>
            <w:vAlign w:val="bottom"/>
            <w:hideMark/>
          </w:tcPr>
          <w:p w14:paraId="1E1F237A" w14:textId="2FB78C12" w:rsidR="00D912E9" w:rsidRPr="00354DC0" w:rsidDel="00D639C1" w:rsidRDefault="00D912E9" w:rsidP="00AD57C3">
            <w:pPr>
              <w:jc w:val="center"/>
              <w:rPr>
                <w:del w:id="2128" w:author="Author"/>
                <w:rFonts w:eastAsia="Times New Roman"/>
                <w:color w:val="000000"/>
                <w:sz w:val="22"/>
                <w:szCs w:val="22"/>
                <w:lang w:val="en-HK"/>
              </w:rPr>
            </w:pPr>
            <w:del w:id="2129" w:author="Author">
              <w:r w:rsidRPr="00D060CB" w:rsidDel="00D639C1">
                <w:rPr>
                  <w:color w:val="000000"/>
                  <w:sz w:val="22"/>
                  <w:szCs w:val="22"/>
                </w:rPr>
                <w:delText>1.999</w:delText>
              </w:r>
            </w:del>
          </w:p>
        </w:tc>
        <w:tc>
          <w:tcPr>
            <w:tcW w:w="1312" w:type="dxa"/>
            <w:shd w:val="clear" w:color="auto" w:fill="auto"/>
            <w:noWrap/>
            <w:vAlign w:val="bottom"/>
            <w:hideMark/>
          </w:tcPr>
          <w:p w14:paraId="2BA0CF1F" w14:textId="2AB791C9" w:rsidR="00D912E9" w:rsidRPr="00354DC0" w:rsidDel="00D639C1" w:rsidRDefault="00D912E9" w:rsidP="00AD57C3">
            <w:pPr>
              <w:jc w:val="center"/>
              <w:rPr>
                <w:del w:id="2130" w:author="Author"/>
                <w:rFonts w:eastAsia="Times New Roman"/>
                <w:color w:val="000000"/>
                <w:sz w:val="22"/>
                <w:szCs w:val="22"/>
                <w:lang w:val="en-HK"/>
              </w:rPr>
            </w:pPr>
            <w:del w:id="2131" w:author="Author">
              <w:r w:rsidRPr="00D060CB" w:rsidDel="00D639C1">
                <w:rPr>
                  <w:color w:val="000000"/>
                  <w:sz w:val="22"/>
                  <w:szCs w:val="22"/>
                </w:rPr>
                <w:delText>1.414</w:delText>
              </w:r>
            </w:del>
          </w:p>
        </w:tc>
        <w:tc>
          <w:tcPr>
            <w:tcW w:w="1217" w:type="dxa"/>
            <w:shd w:val="clear" w:color="auto" w:fill="auto"/>
            <w:noWrap/>
            <w:vAlign w:val="bottom"/>
            <w:hideMark/>
          </w:tcPr>
          <w:p w14:paraId="53369CE5" w14:textId="15FF062E" w:rsidR="00D912E9" w:rsidRPr="00354DC0" w:rsidDel="00D639C1" w:rsidRDefault="00D912E9" w:rsidP="00AD57C3">
            <w:pPr>
              <w:jc w:val="center"/>
              <w:rPr>
                <w:del w:id="2132" w:author="Author"/>
                <w:rFonts w:eastAsia="Times New Roman"/>
                <w:color w:val="000000"/>
                <w:sz w:val="22"/>
                <w:szCs w:val="22"/>
                <w:lang w:val="en-HK"/>
              </w:rPr>
            </w:pPr>
            <w:del w:id="2133" w:author="Author">
              <w:r w:rsidRPr="00D060CB" w:rsidDel="00D639C1">
                <w:rPr>
                  <w:color w:val="000000"/>
                  <w:sz w:val="22"/>
                  <w:szCs w:val="22"/>
                </w:rPr>
                <w:delText>1.123</w:delText>
              </w:r>
            </w:del>
          </w:p>
        </w:tc>
      </w:tr>
      <w:tr w:rsidR="00D912E9" w:rsidRPr="00DE2FC1" w:rsidDel="00D639C1" w14:paraId="23AB8158" w14:textId="4219DF58" w:rsidTr="00055899">
        <w:trPr>
          <w:trHeight w:val="308"/>
          <w:del w:id="2134" w:author="Author"/>
        </w:trPr>
        <w:tc>
          <w:tcPr>
            <w:tcW w:w="1901" w:type="dxa"/>
            <w:tcBorders>
              <w:right w:val="single" w:sz="4" w:space="0" w:color="auto"/>
            </w:tcBorders>
            <w:shd w:val="clear" w:color="auto" w:fill="auto"/>
            <w:noWrap/>
            <w:vAlign w:val="bottom"/>
            <w:hideMark/>
          </w:tcPr>
          <w:p w14:paraId="08D2863C" w14:textId="70BBB807" w:rsidR="00D912E9" w:rsidRPr="00DE2FC1" w:rsidDel="00D639C1" w:rsidRDefault="00D912E9" w:rsidP="00F144D9">
            <w:pPr>
              <w:rPr>
                <w:del w:id="2135" w:author="Author"/>
                <w:rFonts w:eastAsia="Times New Roman"/>
                <w:b/>
                <w:bCs/>
                <w:color w:val="000000"/>
                <w:sz w:val="22"/>
                <w:szCs w:val="22"/>
                <w:lang w:val="en-HK"/>
              </w:rPr>
            </w:pPr>
            <w:del w:id="2136" w:author="Author">
              <w:r w:rsidRPr="00DE2FC1" w:rsidDel="00D639C1">
                <w:rPr>
                  <w:rFonts w:eastAsia="Times New Roman"/>
                  <w:b/>
                  <w:bCs/>
                  <w:color w:val="000000"/>
                  <w:sz w:val="22"/>
                  <w:szCs w:val="22"/>
                  <w:lang w:val="en-HK"/>
                </w:rPr>
                <w:delText>DPCNN</w:delText>
              </w:r>
            </w:del>
          </w:p>
        </w:tc>
        <w:tc>
          <w:tcPr>
            <w:tcW w:w="1312" w:type="dxa"/>
            <w:tcBorders>
              <w:top w:val="nil"/>
              <w:left w:val="single" w:sz="4" w:space="0" w:color="auto"/>
              <w:bottom w:val="nil"/>
            </w:tcBorders>
            <w:shd w:val="clear" w:color="auto" w:fill="auto"/>
            <w:noWrap/>
            <w:vAlign w:val="bottom"/>
            <w:hideMark/>
          </w:tcPr>
          <w:p w14:paraId="0F745CE1" w14:textId="664770B7" w:rsidR="00D912E9" w:rsidRPr="00217832" w:rsidDel="00D639C1" w:rsidRDefault="00D912E9" w:rsidP="00AD57C3">
            <w:pPr>
              <w:jc w:val="center"/>
              <w:rPr>
                <w:del w:id="2137" w:author="Author"/>
                <w:rFonts w:eastAsia="Times New Roman"/>
                <w:color w:val="000000"/>
                <w:sz w:val="22"/>
                <w:szCs w:val="22"/>
                <w:lang w:val="en-HK"/>
              </w:rPr>
            </w:pPr>
            <w:del w:id="2138" w:author="Author">
              <w:r w:rsidRPr="00D060CB" w:rsidDel="00D639C1">
                <w:rPr>
                  <w:color w:val="000000"/>
                  <w:sz w:val="22"/>
                  <w:szCs w:val="22"/>
                </w:rPr>
                <w:delText>2.440</w:delText>
              </w:r>
            </w:del>
          </w:p>
        </w:tc>
        <w:tc>
          <w:tcPr>
            <w:tcW w:w="1243" w:type="dxa"/>
            <w:shd w:val="clear" w:color="auto" w:fill="auto"/>
            <w:noWrap/>
            <w:vAlign w:val="bottom"/>
            <w:hideMark/>
          </w:tcPr>
          <w:p w14:paraId="7E1BD63D" w14:textId="1426BCF0" w:rsidR="00D912E9" w:rsidRPr="00217832" w:rsidDel="00D639C1" w:rsidRDefault="00D912E9" w:rsidP="00AD57C3">
            <w:pPr>
              <w:jc w:val="center"/>
              <w:rPr>
                <w:del w:id="2139" w:author="Author"/>
                <w:rFonts w:eastAsia="Times New Roman"/>
                <w:color w:val="000000"/>
                <w:sz w:val="22"/>
                <w:szCs w:val="22"/>
                <w:lang w:val="en-HK"/>
              </w:rPr>
            </w:pPr>
            <w:del w:id="2140" w:author="Author">
              <w:r w:rsidRPr="00D060CB" w:rsidDel="00D639C1">
                <w:rPr>
                  <w:color w:val="000000"/>
                  <w:sz w:val="22"/>
                  <w:szCs w:val="22"/>
                </w:rPr>
                <w:delText>1.562</w:delText>
              </w:r>
            </w:del>
          </w:p>
        </w:tc>
        <w:tc>
          <w:tcPr>
            <w:tcW w:w="1249" w:type="dxa"/>
            <w:tcBorders>
              <w:right w:val="single" w:sz="4" w:space="0" w:color="auto"/>
            </w:tcBorders>
            <w:shd w:val="clear" w:color="auto" w:fill="auto"/>
            <w:noWrap/>
            <w:vAlign w:val="bottom"/>
            <w:hideMark/>
          </w:tcPr>
          <w:p w14:paraId="0CF6CC56" w14:textId="6861BA18" w:rsidR="00D912E9" w:rsidRPr="00217832" w:rsidDel="00D639C1" w:rsidRDefault="00D912E9" w:rsidP="00AD57C3">
            <w:pPr>
              <w:jc w:val="center"/>
              <w:rPr>
                <w:del w:id="2141" w:author="Author"/>
                <w:rFonts w:eastAsia="Times New Roman"/>
                <w:color w:val="000000"/>
                <w:sz w:val="22"/>
                <w:szCs w:val="22"/>
                <w:lang w:val="en-HK"/>
              </w:rPr>
            </w:pPr>
            <w:del w:id="2142" w:author="Author">
              <w:r w:rsidRPr="00D060CB" w:rsidDel="00D639C1">
                <w:rPr>
                  <w:color w:val="000000"/>
                  <w:sz w:val="22"/>
                  <w:szCs w:val="22"/>
                </w:rPr>
                <w:delText>1.297</w:delText>
              </w:r>
            </w:del>
          </w:p>
        </w:tc>
        <w:tc>
          <w:tcPr>
            <w:tcW w:w="1243" w:type="dxa"/>
            <w:tcBorders>
              <w:left w:val="single" w:sz="4" w:space="0" w:color="auto"/>
            </w:tcBorders>
            <w:shd w:val="clear" w:color="auto" w:fill="auto"/>
            <w:noWrap/>
            <w:vAlign w:val="bottom"/>
            <w:hideMark/>
          </w:tcPr>
          <w:p w14:paraId="7309C18D" w14:textId="45F18722" w:rsidR="00D912E9" w:rsidRPr="00354DC0" w:rsidDel="00D639C1" w:rsidRDefault="00D912E9" w:rsidP="00AD57C3">
            <w:pPr>
              <w:jc w:val="center"/>
              <w:rPr>
                <w:del w:id="2143" w:author="Author"/>
                <w:rFonts w:eastAsia="Times New Roman"/>
                <w:color w:val="000000"/>
                <w:sz w:val="22"/>
                <w:szCs w:val="22"/>
                <w:lang w:val="en-HK"/>
              </w:rPr>
            </w:pPr>
            <w:del w:id="2144" w:author="Author">
              <w:r w:rsidRPr="00D060CB" w:rsidDel="00D639C1">
                <w:rPr>
                  <w:color w:val="000000"/>
                  <w:sz w:val="22"/>
                  <w:szCs w:val="22"/>
                </w:rPr>
                <w:delText>2.079</w:delText>
              </w:r>
            </w:del>
          </w:p>
        </w:tc>
        <w:tc>
          <w:tcPr>
            <w:tcW w:w="1312" w:type="dxa"/>
            <w:shd w:val="clear" w:color="auto" w:fill="auto"/>
            <w:noWrap/>
            <w:vAlign w:val="bottom"/>
            <w:hideMark/>
          </w:tcPr>
          <w:p w14:paraId="585334E8" w14:textId="0F06D026" w:rsidR="00D912E9" w:rsidRPr="00354DC0" w:rsidDel="00D639C1" w:rsidRDefault="00D912E9" w:rsidP="00AD57C3">
            <w:pPr>
              <w:jc w:val="center"/>
              <w:rPr>
                <w:del w:id="2145" w:author="Author"/>
                <w:rFonts w:eastAsia="Times New Roman"/>
                <w:color w:val="000000"/>
                <w:sz w:val="22"/>
                <w:szCs w:val="22"/>
                <w:lang w:val="en-HK"/>
              </w:rPr>
            </w:pPr>
            <w:del w:id="2146" w:author="Author">
              <w:r w:rsidRPr="00D060CB" w:rsidDel="00D639C1">
                <w:rPr>
                  <w:color w:val="000000"/>
                  <w:sz w:val="22"/>
                  <w:szCs w:val="22"/>
                </w:rPr>
                <w:delText>1.442</w:delText>
              </w:r>
            </w:del>
          </w:p>
        </w:tc>
        <w:tc>
          <w:tcPr>
            <w:tcW w:w="1217" w:type="dxa"/>
            <w:shd w:val="clear" w:color="auto" w:fill="auto"/>
            <w:noWrap/>
            <w:vAlign w:val="bottom"/>
            <w:hideMark/>
          </w:tcPr>
          <w:p w14:paraId="0B219DB3" w14:textId="2FFE1935" w:rsidR="00D912E9" w:rsidRPr="00354DC0" w:rsidDel="00D639C1" w:rsidRDefault="00D912E9" w:rsidP="00AD57C3">
            <w:pPr>
              <w:jc w:val="center"/>
              <w:rPr>
                <w:del w:id="2147" w:author="Author"/>
                <w:rFonts w:eastAsia="Times New Roman"/>
                <w:color w:val="000000"/>
                <w:sz w:val="22"/>
                <w:szCs w:val="22"/>
                <w:lang w:val="en-HK"/>
              </w:rPr>
            </w:pPr>
            <w:del w:id="2148" w:author="Author">
              <w:r w:rsidRPr="00D060CB" w:rsidDel="00D639C1">
                <w:rPr>
                  <w:color w:val="000000"/>
                  <w:sz w:val="22"/>
                  <w:szCs w:val="22"/>
                </w:rPr>
                <w:delText>1.110</w:delText>
              </w:r>
            </w:del>
          </w:p>
        </w:tc>
      </w:tr>
      <w:tr w:rsidR="00D912E9" w:rsidRPr="00DE2FC1" w:rsidDel="00D639C1" w14:paraId="2AE0D52C" w14:textId="56D1C9E9" w:rsidTr="00055899">
        <w:trPr>
          <w:trHeight w:val="308"/>
          <w:del w:id="2149" w:author="Author"/>
        </w:trPr>
        <w:tc>
          <w:tcPr>
            <w:tcW w:w="1901" w:type="dxa"/>
            <w:tcBorders>
              <w:right w:val="single" w:sz="4" w:space="0" w:color="auto"/>
            </w:tcBorders>
            <w:shd w:val="clear" w:color="auto" w:fill="auto"/>
            <w:noWrap/>
            <w:vAlign w:val="bottom"/>
            <w:hideMark/>
          </w:tcPr>
          <w:p w14:paraId="058DD1FB" w14:textId="31BF14D0" w:rsidR="00D912E9" w:rsidRPr="00DE2FC1" w:rsidDel="00D639C1" w:rsidRDefault="00D912E9" w:rsidP="00F144D9">
            <w:pPr>
              <w:rPr>
                <w:del w:id="2150" w:author="Author"/>
                <w:rFonts w:eastAsia="Times New Roman"/>
                <w:b/>
                <w:bCs/>
                <w:color w:val="000000"/>
                <w:sz w:val="22"/>
                <w:szCs w:val="22"/>
                <w:lang w:val="en-HK"/>
              </w:rPr>
            </w:pPr>
            <w:del w:id="2151" w:author="Author">
              <w:r w:rsidRPr="00DE2FC1" w:rsidDel="00D639C1">
                <w:rPr>
                  <w:rFonts w:eastAsia="Times New Roman"/>
                  <w:b/>
                  <w:bCs/>
                  <w:color w:val="000000"/>
                  <w:sz w:val="22"/>
                  <w:szCs w:val="22"/>
                  <w:lang w:val="en-HK"/>
                </w:rPr>
                <w:delText xml:space="preserve">RoBERTa </w:delText>
              </w:r>
            </w:del>
          </w:p>
        </w:tc>
        <w:tc>
          <w:tcPr>
            <w:tcW w:w="1312" w:type="dxa"/>
            <w:tcBorders>
              <w:top w:val="nil"/>
              <w:left w:val="single" w:sz="4" w:space="0" w:color="auto"/>
              <w:bottom w:val="single" w:sz="4" w:space="0" w:color="auto"/>
            </w:tcBorders>
            <w:shd w:val="clear" w:color="auto" w:fill="auto"/>
            <w:noWrap/>
            <w:vAlign w:val="bottom"/>
            <w:hideMark/>
          </w:tcPr>
          <w:p w14:paraId="2CBD48D3" w14:textId="0D58607A" w:rsidR="00D912E9" w:rsidRPr="00217832" w:rsidDel="00D639C1" w:rsidRDefault="00D912E9" w:rsidP="00AD57C3">
            <w:pPr>
              <w:jc w:val="center"/>
              <w:rPr>
                <w:del w:id="2152" w:author="Author"/>
                <w:rFonts w:eastAsia="Times New Roman"/>
                <w:b/>
                <w:bCs/>
                <w:color w:val="000000"/>
                <w:sz w:val="22"/>
                <w:szCs w:val="22"/>
                <w:lang w:val="en-HK"/>
              </w:rPr>
            </w:pPr>
            <w:del w:id="2153" w:author="Author">
              <w:r w:rsidRPr="00D060CB" w:rsidDel="00D639C1">
                <w:rPr>
                  <w:b/>
                  <w:bCs/>
                  <w:color w:val="000000"/>
                  <w:sz w:val="22"/>
                  <w:szCs w:val="22"/>
                </w:rPr>
                <w:delText>0.694</w:delText>
              </w:r>
            </w:del>
          </w:p>
        </w:tc>
        <w:tc>
          <w:tcPr>
            <w:tcW w:w="1243" w:type="dxa"/>
            <w:shd w:val="clear" w:color="auto" w:fill="auto"/>
            <w:noWrap/>
            <w:vAlign w:val="bottom"/>
            <w:hideMark/>
          </w:tcPr>
          <w:p w14:paraId="749F9ACB" w14:textId="6762393F" w:rsidR="00D912E9" w:rsidRPr="00217832" w:rsidDel="00D639C1" w:rsidRDefault="00D912E9" w:rsidP="00AD57C3">
            <w:pPr>
              <w:jc w:val="center"/>
              <w:rPr>
                <w:del w:id="2154" w:author="Author"/>
                <w:rFonts w:eastAsia="Times New Roman"/>
                <w:b/>
                <w:bCs/>
                <w:color w:val="000000"/>
                <w:sz w:val="22"/>
                <w:szCs w:val="22"/>
                <w:lang w:val="en-HK"/>
              </w:rPr>
            </w:pPr>
            <w:del w:id="2155" w:author="Author">
              <w:r w:rsidRPr="00D060CB" w:rsidDel="00D639C1">
                <w:rPr>
                  <w:b/>
                  <w:bCs/>
                  <w:color w:val="000000"/>
                  <w:sz w:val="22"/>
                  <w:szCs w:val="22"/>
                </w:rPr>
                <w:delText>0.833</w:delText>
              </w:r>
            </w:del>
          </w:p>
        </w:tc>
        <w:tc>
          <w:tcPr>
            <w:tcW w:w="1249" w:type="dxa"/>
            <w:tcBorders>
              <w:right w:val="single" w:sz="4" w:space="0" w:color="auto"/>
            </w:tcBorders>
            <w:shd w:val="clear" w:color="auto" w:fill="auto"/>
            <w:noWrap/>
            <w:vAlign w:val="bottom"/>
            <w:hideMark/>
          </w:tcPr>
          <w:p w14:paraId="2A025D47" w14:textId="7A823C71" w:rsidR="00D912E9" w:rsidRPr="00217832" w:rsidDel="00D639C1" w:rsidRDefault="00D912E9" w:rsidP="00AD57C3">
            <w:pPr>
              <w:jc w:val="center"/>
              <w:rPr>
                <w:del w:id="2156" w:author="Author"/>
                <w:rFonts w:eastAsia="Times New Roman"/>
                <w:b/>
                <w:bCs/>
                <w:color w:val="000000"/>
                <w:sz w:val="22"/>
                <w:szCs w:val="22"/>
                <w:lang w:val="en-HK"/>
              </w:rPr>
            </w:pPr>
            <w:del w:id="2157" w:author="Author">
              <w:r w:rsidRPr="00D060CB" w:rsidDel="00D639C1">
                <w:rPr>
                  <w:b/>
                  <w:bCs/>
                  <w:color w:val="000000"/>
                  <w:sz w:val="22"/>
                  <w:szCs w:val="22"/>
                </w:rPr>
                <w:delText>0.644</w:delText>
              </w:r>
            </w:del>
          </w:p>
        </w:tc>
        <w:tc>
          <w:tcPr>
            <w:tcW w:w="1243" w:type="dxa"/>
            <w:tcBorders>
              <w:left w:val="single" w:sz="4" w:space="0" w:color="auto"/>
              <w:bottom w:val="single" w:sz="4" w:space="0" w:color="auto"/>
            </w:tcBorders>
            <w:shd w:val="clear" w:color="auto" w:fill="auto"/>
            <w:noWrap/>
            <w:vAlign w:val="bottom"/>
            <w:hideMark/>
          </w:tcPr>
          <w:p w14:paraId="37C12644" w14:textId="02452F9F" w:rsidR="00D912E9" w:rsidRPr="00354DC0" w:rsidDel="00D639C1" w:rsidRDefault="00D912E9" w:rsidP="00AD57C3">
            <w:pPr>
              <w:jc w:val="center"/>
              <w:rPr>
                <w:del w:id="2158" w:author="Author"/>
                <w:rFonts w:eastAsia="Times New Roman"/>
                <w:b/>
                <w:bCs/>
                <w:color w:val="000000"/>
                <w:sz w:val="22"/>
                <w:szCs w:val="22"/>
                <w:lang w:val="en-HK"/>
              </w:rPr>
            </w:pPr>
            <w:del w:id="2159" w:author="Author">
              <w:r w:rsidRPr="00D060CB" w:rsidDel="00D639C1">
                <w:rPr>
                  <w:b/>
                  <w:bCs/>
                  <w:color w:val="000000"/>
                  <w:sz w:val="22"/>
                  <w:szCs w:val="22"/>
                </w:rPr>
                <w:delText>1.279</w:delText>
              </w:r>
            </w:del>
          </w:p>
        </w:tc>
        <w:tc>
          <w:tcPr>
            <w:tcW w:w="1312" w:type="dxa"/>
            <w:tcBorders>
              <w:bottom w:val="single" w:sz="4" w:space="0" w:color="auto"/>
            </w:tcBorders>
            <w:shd w:val="clear" w:color="auto" w:fill="auto"/>
            <w:noWrap/>
            <w:vAlign w:val="bottom"/>
            <w:hideMark/>
          </w:tcPr>
          <w:p w14:paraId="07E5BE65" w14:textId="4FFCACC0" w:rsidR="00D912E9" w:rsidRPr="00354DC0" w:rsidDel="00D639C1" w:rsidRDefault="00D912E9" w:rsidP="00AD57C3">
            <w:pPr>
              <w:jc w:val="center"/>
              <w:rPr>
                <w:del w:id="2160" w:author="Author"/>
                <w:rFonts w:eastAsia="Times New Roman"/>
                <w:b/>
                <w:bCs/>
                <w:color w:val="000000"/>
                <w:sz w:val="22"/>
                <w:szCs w:val="22"/>
                <w:lang w:val="en-HK"/>
              </w:rPr>
            </w:pPr>
            <w:del w:id="2161" w:author="Author">
              <w:r w:rsidRPr="00D060CB" w:rsidDel="00D639C1">
                <w:rPr>
                  <w:b/>
                  <w:bCs/>
                  <w:color w:val="000000"/>
                  <w:sz w:val="22"/>
                  <w:szCs w:val="22"/>
                </w:rPr>
                <w:delText>1.131</w:delText>
              </w:r>
            </w:del>
          </w:p>
        </w:tc>
        <w:tc>
          <w:tcPr>
            <w:tcW w:w="1217" w:type="dxa"/>
            <w:tcBorders>
              <w:bottom w:val="single" w:sz="4" w:space="0" w:color="auto"/>
            </w:tcBorders>
            <w:shd w:val="clear" w:color="auto" w:fill="auto"/>
            <w:noWrap/>
            <w:vAlign w:val="bottom"/>
            <w:hideMark/>
          </w:tcPr>
          <w:p w14:paraId="13C5EB4E" w14:textId="51557762" w:rsidR="00D912E9" w:rsidRPr="00354DC0" w:rsidDel="00D639C1" w:rsidRDefault="00D912E9" w:rsidP="00AD57C3">
            <w:pPr>
              <w:jc w:val="center"/>
              <w:rPr>
                <w:del w:id="2162" w:author="Author"/>
                <w:rFonts w:eastAsia="Times New Roman"/>
                <w:b/>
                <w:bCs/>
                <w:color w:val="000000"/>
                <w:sz w:val="22"/>
                <w:szCs w:val="22"/>
                <w:lang w:val="en-HK"/>
              </w:rPr>
            </w:pPr>
            <w:del w:id="2163" w:author="Author">
              <w:r w:rsidRPr="00D060CB" w:rsidDel="00D639C1">
                <w:rPr>
                  <w:b/>
                  <w:bCs/>
                  <w:color w:val="000000"/>
                  <w:sz w:val="22"/>
                  <w:szCs w:val="22"/>
                </w:rPr>
                <w:delText>0.861</w:delText>
              </w:r>
            </w:del>
          </w:p>
        </w:tc>
      </w:tr>
    </w:tbl>
    <w:p w14:paraId="0E5EB78E" w14:textId="24C8E1CA" w:rsidR="00D912E9" w:rsidRPr="00D060CB" w:rsidDel="00D639C1" w:rsidRDefault="00D912E9" w:rsidP="00AD57C3">
      <w:pPr>
        <w:pBdr>
          <w:top w:val="nil"/>
          <w:left w:val="nil"/>
          <w:bottom w:val="nil"/>
          <w:right w:val="nil"/>
          <w:between w:val="nil"/>
        </w:pBdr>
        <w:spacing w:before="120" w:line="480" w:lineRule="auto"/>
        <w:jc w:val="center"/>
        <w:rPr>
          <w:del w:id="2164" w:author="Author"/>
          <w:color w:val="000000"/>
        </w:rPr>
      </w:pPr>
      <w:del w:id="2165" w:author="Author">
        <w:r w:rsidDel="00D639C1">
          <w:rPr>
            <w:rFonts w:eastAsia="Arial"/>
            <w:b/>
          </w:rPr>
          <w:delText xml:space="preserve">Table </w:delText>
        </w:r>
        <w:r w:rsidR="003F6816" w:rsidDel="00D639C1">
          <w:rPr>
            <w:rFonts w:eastAsia="Arial"/>
            <w:b/>
          </w:rPr>
          <w:delText>8</w:delText>
        </w:r>
        <w:r w:rsidRPr="00B22A06" w:rsidDel="00D639C1">
          <w:rPr>
            <w:rFonts w:eastAsia="Arial"/>
            <w:b/>
          </w:rPr>
          <w:delText xml:space="preserve">. </w:delText>
        </w:r>
        <w:r w:rsidR="00AF62D9" w:rsidRPr="00AF62D9" w:rsidDel="00D639C1">
          <w:rPr>
            <w:rFonts w:eastAsia="Arial"/>
            <w:b/>
          </w:rPr>
          <w:delText>Cross-validation using unseen events.</w:delText>
        </w:r>
      </w:del>
    </w:p>
    <w:p w14:paraId="65AC4420" w14:textId="2A875401" w:rsidR="00D912E9" w:rsidDel="00D639C1" w:rsidRDefault="00D912E9" w:rsidP="00F144D9">
      <w:pPr>
        <w:pBdr>
          <w:top w:val="nil"/>
          <w:left w:val="nil"/>
          <w:bottom w:val="nil"/>
          <w:right w:val="nil"/>
          <w:between w:val="nil"/>
        </w:pBdr>
        <w:spacing w:line="480" w:lineRule="auto"/>
        <w:rPr>
          <w:del w:id="2166" w:author="Author"/>
          <w:rFonts w:eastAsia="Arial"/>
          <w:b/>
        </w:rPr>
      </w:pPr>
    </w:p>
    <w:p w14:paraId="5618504E" w14:textId="6DBC790F" w:rsidR="00D912E9" w:rsidRPr="00B22A06" w:rsidDel="00D639C1" w:rsidRDefault="00D912E9">
      <w:pPr>
        <w:pStyle w:val="Heading1"/>
        <w:spacing w:after="0" w:line="480" w:lineRule="auto"/>
        <w:rPr>
          <w:del w:id="2167" w:author="Author"/>
        </w:rPr>
      </w:pPr>
      <w:del w:id="2168" w:author="Author">
        <w:r w:rsidDel="00D639C1">
          <w:delText>5</w:delText>
        </w:r>
        <w:r w:rsidRPr="00B22A06" w:rsidDel="00D639C1">
          <w:delText xml:space="preserve">. Discussions </w:delText>
        </w:r>
      </w:del>
    </w:p>
    <w:p w14:paraId="1F19D5EA" w14:textId="0ED167B9" w:rsidR="0011479D" w:rsidRPr="00B22A06" w:rsidDel="00D639C1" w:rsidRDefault="0011479D">
      <w:pPr>
        <w:pStyle w:val="Heading1"/>
        <w:spacing w:after="0" w:line="480" w:lineRule="auto"/>
        <w:rPr>
          <w:del w:id="2169" w:author="Author"/>
        </w:rPr>
        <w:pPrChange w:id="2170" w:author="FBERPG" w:date="2023-06-13T00:02:00Z">
          <w:pPr>
            <w:pStyle w:val="Heading2"/>
            <w:spacing w:after="0" w:line="480" w:lineRule="auto"/>
          </w:pPr>
        </w:pPrChange>
      </w:pPr>
      <w:del w:id="2171" w:author="Author">
        <w:r w:rsidDel="00D639C1">
          <w:delText>5</w:delText>
        </w:r>
        <w:r w:rsidRPr="00B22A06" w:rsidDel="00D639C1">
          <w:delText>.</w:delText>
        </w:r>
        <w:r w:rsidDel="00D639C1">
          <w:delText>1</w:delText>
        </w:r>
        <w:r w:rsidRPr="00B22A06" w:rsidDel="00D639C1">
          <w:delText xml:space="preserve">. </w:delText>
        </w:r>
        <w:r w:rsidR="001D4F69" w:rsidDel="00D639C1">
          <w:delText xml:space="preserve">Research </w:delText>
        </w:r>
        <w:r w:rsidR="00966BE3" w:rsidDel="00D639C1">
          <w:delText>Contributions</w:delText>
        </w:r>
      </w:del>
    </w:p>
    <w:p w14:paraId="067B7632" w14:textId="7D67889C" w:rsidR="00E35BD0" w:rsidDel="00D639C1" w:rsidRDefault="00637ECB">
      <w:pPr>
        <w:pStyle w:val="Heading1"/>
        <w:spacing w:after="0" w:line="480" w:lineRule="auto"/>
        <w:rPr>
          <w:del w:id="2172" w:author="Author"/>
        </w:rPr>
        <w:pPrChange w:id="2173" w:author="FBERPG" w:date="2023-06-13T00:02:00Z">
          <w:pPr>
            <w:pBdr>
              <w:top w:val="nil"/>
              <w:left w:val="nil"/>
              <w:bottom w:val="nil"/>
              <w:right w:val="nil"/>
              <w:between w:val="nil"/>
            </w:pBdr>
            <w:spacing w:line="480" w:lineRule="auto"/>
          </w:pPr>
        </w:pPrChange>
      </w:pPr>
      <w:del w:id="2174" w:author="Author">
        <w:r w:rsidRPr="00B22A06" w:rsidDel="00D639C1">
          <w:delText xml:space="preserve">This research </w:delText>
        </w:r>
        <w:r w:rsidDel="00D639C1">
          <w:delText>proposes a model</w:delText>
        </w:r>
        <w:r w:rsidRPr="00B22A06" w:rsidDel="00D639C1">
          <w:delText xml:space="preserve"> to conduct risk assessment in the field of public safety based on </w:delText>
        </w:r>
        <w:r w:rsidDel="00D639C1">
          <w:delText>social media information</w:delText>
        </w:r>
        <w:r w:rsidRPr="00B22A06" w:rsidDel="00D639C1">
          <w:delText xml:space="preserve">. There are </w:delText>
        </w:r>
        <w:r w:rsidR="00C903D8" w:rsidDel="00D639C1">
          <w:delText xml:space="preserve">four </w:delText>
        </w:r>
        <w:r w:rsidRPr="00B22A06" w:rsidDel="00D639C1">
          <w:delText>m</w:delText>
        </w:r>
        <w:r w:rsidDel="00D639C1">
          <w:delText>ain</w:delText>
        </w:r>
        <w:r w:rsidRPr="00B22A06" w:rsidDel="00D639C1">
          <w:delText xml:space="preserve"> </w:delText>
        </w:r>
        <w:r w:rsidDel="00D639C1">
          <w:delText>research contributions. First</w:delText>
        </w:r>
        <w:r w:rsidRPr="00B22A06" w:rsidDel="00D639C1">
          <w:delText xml:space="preserve">, we </w:delText>
        </w:r>
        <w:r w:rsidDel="00D639C1">
          <w:delText>are among the first to apply LLM on social media information under the context of disaster risk management</w:delText>
        </w:r>
        <w:r w:rsidRPr="00B22A06" w:rsidDel="00D639C1">
          <w:delText xml:space="preserve">. </w:delText>
        </w:r>
        <w:r w:rsidDel="00D639C1">
          <w:delText xml:space="preserve">We demonstrate the superior performance of using LLM to analyze disaster-related data. </w:delText>
        </w:r>
        <w:r w:rsidR="00B71887" w:rsidDel="00D639C1">
          <w:delText xml:space="preserve">By </w:delText>
        </w:r>
        <w:r w:rsidR="00D4359D" w:rsidDel="00D639C1">
          <w:delText>applying</w:delText>
        </w:r>
        <w:r w:rsidR="00B71887" w:rsidDel="00D639C1">
          <w:delText xml:space="preserve"> </w:delText>
        </w:r>
        <w:r w:rsidR="00D877F2" w:rsidDel="00D639C1">
          <w:delText>RoBERTa</w:delText>
        </w:r>
        <w:r w:rsidR="008E4EC8" w:rsidDel="00D639C1">
          <w:delText xml:space="preserve"> </w:delText>
        </w:r>
        <w:r w:rsidR="00B11FA8" w:rsidDel="00D639C1">
          <w:delText>fine-tuned</w:delText>
        </w:r>
        <w:r w:rsidR="008E4EC8" w:rsidDel="00D639C1">
          <w:delText xml:space="preserve"> by </w:delText>
        </w:r>
        <w:r w:rsidR="00B11FA8" w:rsidDel="00D639C1">
          <w:delText xml:space="preserve">a </w:delText>
        </w:r>
        <w:r w:rsidR="008E4EC8" w:rsidDel="00D639C1">
          <w:delText xml:space="preserve">disaster-related dataset, the </w:delText>
        </w:r>
        <w:r w:rsidR="00D70872" w:rsidDel="00D639C1">
          <w:delText>two-dimension disaster sentiments</w:delText>
        </w:r>
        <w:r w:rsidR="009437EC" w:rsidDel="00D639C1">
          <w:delText xml:space="preserve">, valence and arousal, </w:delText>
        </w:r>
        <w:r w:rsidR="00D70872" w:rsidDel="00D639C1">
          <w:delText xml:space="preserve">are added </w:delText>
        </w:r>
        <w:r w:rsidR="009437EC" w:rsidDel="00D639C1">
          <w:delText>as an important measure in the risk ranking model.</w:delText>
        </w:r>
        <w:r w:rsidR="00E478BF" w:rsidDel="00D639C1">
          <w:delText xml:space="preserve"> </w:delText>
        </w:r>
      </w:del>
    </w:p>
    <w:p w14:paraId="350BB811" w14:textId="07F0C6B4" w:rsidR="00E35BD0" w:rsidDel="00D639C1" w:rsidRDefault="00E35BD0">
      <w:pPr>
        <w:pStyle w:val="Heading1"/>
        <w:spacing w:after="0" w:line="480" w:lineRule="auto"/>
        <w:rPr>
          <w:del w:id="2175" w:author="Author"/>
        </w:rPr>
        <w:pPrChange w:id="2176" w:author="FBERPG" w:date="2023-06-13T00:02:00Z">
          <w:pPr>
            <w:pBdr>
              <w:top w:val="nil"/>
              <w:left w:val="nil"/>
              <w:bottom w:val="nil"/>
              <w:right w:val="nil"/>
              <w:between w:val="nil"/>
            </w:pBdr>
            <w:spacing w:line="480" w:lineRule="auto"/>
          </w:pPr>
        </w:pPrChange>
      </w:pPr>
    </w:p>
    <w:p w14:paraId="4A7697EC" w14:textId="5182E932" w:rsidR="00E35BD0" w:rsidDel="00D639C1" w:rsidRDefault="00637ECB">
      <w:pPr>
        <w:pStyle w:val="Heading1"/>
        <w:spacing w:after="0" w:line="480" w:lineRule="auto"/>
        <w:rPr>
          <w:del w:id="2177" w:author="Author"/>
        </w:rPr>
        <w:pPrChange w:id="2178" w:author="FBERPG" w:date="2023-06-13T00:02:00Z">
          <w:pPr>
            <w:pBdr>
              <w:top w:val="nil"/>
              <w:left w:val="nil"/>
              <w:bottom w:val="nil"/>
              <w:right w:val="nil"/>
              <w:between w:val="nil"/>
            </w:pBdr>
            <w:spacing w:line="480" w:lineRule="auto"/>
          </w:pPr>
        </w:pPrChange>
      </w:pPr>
      <w:del w:id="2179" w:author="Author">
        <w:r w:rsidRPr="00B22A06" w:rsidDel="00D639C1">
          <w:delText xml:space="preserve">Second, </w:delText>
        </w:r>
        <w:r w:rsidDel="00D639C1">
          <w:delText xml:space="preserve">we utilize features that are calculated by various </w:delText>
        </w:r>
        <w:r w:rsidR="00DF13D7" w:rsidDel="00D639C1">
          <w:delText xml:space="preserve">aggregated </w:delText>
        </w:r>
        <w:r w:rsidDel="00D639C1">
          <w:delText xml:space="preserve">approaches </w:delText>
        </w:r>
        <w:r w:rsidR="00DF13D7" w:rsidDel="00D639C1">
          <w:delText>including</w:delText>
        </w:r>
        <w:r w:rsidDel="00D639C1">
          <w:delText xml:space="preserve"> learning-based algorithms, lexicon-based computation and experience-based evaluation, in disaster management. </w:delText>
        </w:r>
        <w:r w:rsidR="00E478BF" w:rsidDel="00D639C1">
          <w:delText xml:space="preserve">The ranking comparison between </w:delText>
        </w:r>
        <w:r w:rsidR="00FE0F86" w:rsidDel="00D639C1">
          <w:delText xml:space="preserve">the </w:delText>
        </w:r>
        <w:r w:rsidR="00E478BF" w:rsidDel="00D639C1">
          <w:delText xml:space="preserve">single </w:delText>
        </w:r>
        <w:r w:rsidR="009C0618" w:rsidDel="00D639C1">
          <w:delText>feature</w:delText>
        </w:r>
        <w:r w:rsidR="00E478BF" w:rsidDel="00D639C1">
          <w:delText xml:space="preserve"> ranking results and the aggregated results of combining LLM, </w:delText>
        </w:r>
        <w:r w:rsidR="00585D3D" w:rsidDel="00D639C1">
          <w:delText>l</w:delText>
        </w:r>
        <w:r w:rsidR="00E478BF" w:rsidDel="00D639C1">
          <w:delText>exicon-based text analysis</w:delText>
        </w:r>
        <w:r w:rsidR="00FF719F" w:rsidDel="00D639C1">
          <w:delText>,</w:delText>
        </w:r>
        <w:r w:rsidR="00E478BF" w:rsidDel="00D639C1">
          <w:delText xml:space="preserve"> and expert knowledge </w:delText>
        </w:r>
        <w:r w:rsidR="00FE0F86" w:rsidDel="00D639C1">
          <w:delText>shows that</w:delText>
        </w:r>
        <w:r w:rsidR="00E478BF" w:rsidDel="00D639C1">
          <w:delText xml:space="preserve"> the proposed </w:delText>
        </w:r>
        <w:r w:rsidR="00FE0F86" w:rsidDel="00D639C1">
          <w:delText xml:space="preserve">model </w:delText>
        </w:r>
        <w:r w:rsidR="00E478BF" w:rsidDel="00D639C1">
          <w:delText>outperform</w:delText>
        </w:r>
        <w:r w:rsidR="00FE0F86" w:rsidDel="00D639C1">
          <w:delText>s</w:delText>
        </w:r>
        <w:r w:rsidR="00E478BF" w:rsidDel="00D639C1">
          <w:delText xml:space="preserve"> </w:delText>
        </w:r>
        <w:r w:rsidR="00904D6A" w:rsidDel="00D639C1">
          <w:delText>single-</w:delText>
        </w:r>
        <w:r w:rsidR="00FE0F86" w:rsidDel="00D639C1">
          <w:delText>feature</w:delText>
        </w:r>
        <w:r w:rsidR="00904D6A" w:rsidDel="00D639C1">
          <w:delText xml:space="preserve"> rankings</w:delText>
        </w:r>
        <w:r w:rsidR="00E478BF" w:rsidDel="00D639C1">
          <w:delText>.</w:delText>
        </w:r>
        <w:r w:rsidR="00E478BF" w:rsidRPr="00B22A06" w:rsidDel="00D639C1">
          <w:delText xml:space="preserve"> </w:delText>
        </w:r>
      </w:del>
    </w:p>
    <w:p w14:paraId="52A494D9" w14:textId="263916B5" w:rsidR="00E35BD0" w:rsidDel="00D639C1" w:rsidRDefault="00E35BD0">
      <w:pPr>
        <w:pStyle w:val="Heading1"/>
        <w:spacing w:after="0" w:line="480" w:lineRule="auto"/>
        <w:rPr>
          <w:del w:id="2180" w:author="Author"/>
        </w:rPr>
        <w:pPrChange w:id="2181" w:author="FBERPG" w:date="2023-06-13T00:02:00Z">
          <w:pPr>
            <w:pBdr>
              <w:top w:val="nil"/>
              <w:left w:val="nil"/>
              <w:bottom w:val="nil"/>
              <w:right w:val="nil"/>
              <w:between w:val="nil"/>
            </w:pBdr>
            <w:spacing w:line="480" w:lineRule="auto"/>
          </w:pPr>
        </w:pPrChange>
      </w:pPr>
    </w:p>
    <w:p w14:paraId="5146CC62" w14:textId="1376E74A" w:rsidR="0011479D" w:rsidDel="00D639C1" w:rsidRDefault="00637ECB">
      <w:pPr>
        <w:pStyle w:val="Heading1"/>
        <w:spacing w:after="0" w:line="480" w:lineRule="auto"/>
        <w:rPr>
          <w:del w:id="2182" w:author="Author"/>
        </w:rPr>
        <w:pPrChange w:id="2183" w:author="FBERPG" w:date="2023-06-13T00:02:00Z">
          <w:pPr>
            <w:pBdr>
              <w:top w:val="nil"/>
              <w:left w:val="nil"/>
              <w:bottom w:val="nil"/>
              <w:right w:val="nil"/>
              <w:between w:val="nil"/>
            </w:pBdr>
            <w:spacing w:line="480" w:lineRule="auto"/>
          </w:pPr>
        </w:pPrChange>
      </w:pPr>
      <w:del w:id="2184" w:author="Author">
        <w:r w:rsidRPr="00B22A06" w:rsidDel="00D639C1">
          <w:delText xml:space="preserve">Third, </w:delText>
        </w:r>
        <w:r w:rsidDel="00D639C1">
          <w:delText>we propose an effective</w:delText>
        </w:r>
        <w:r w:rsidRPr="00B22A06" w:rsidDel="00D639C1">
          <w:delText xml:space="preserve"> risk assessment </w:delText>
        </w:r>
        <w:r w:rsidDel="00D639C1">
          <w:delText xml:space="preserve">model, which is a novel </w:delText>
        </w:r>
        <w:r w:rsidRPr="00B22A06" w:rsidDel="00D639C1">
          <w:delText xml:space="preserve">methodology </w:delText>
        </w:r>
        <w:r w:rsidDel="00D639C1">
          <w:delText>that could be</w:delText>
        </w:r>
        <w:r w:rsidRPr="00B22A06" w:rsidDel="00D639C1">
          <w:delText xml:space="preserve"> applied </w:delText>
        </w:r>
        <w:r w:rsidDel="00D639C1">
          <w:delText>to</w:delText>
        </w:r>
        <w:r w:rsidRPr="00B22A06" w:rsidDel="00D639C1">
          <w:delText xml:space="preserve"> </w:delText>
        </w:r>
        <w:r w:rsidDel="00D639C1">
          <w:delText>disaster risk ranking</w:delText>
        </w:r>
        <w:r w:rsidRPr="00B22A06" w:rsidDel="00D639C1">
          <w:delText xml:space="preserve">. This </w:delText>
        </w:r>
        <w:r w:rsidDel="00D639C1">
          <w:delText>research</w:delText>
        </w:r>
        <w:r w:rsidRPr="00B22A06" w:rsidDel="00D639C1">
          <w:delText xml:space="preserve"> has demonstrated the feasibility of</w:delText>
        </w:r>
        <w:r w:rsidDel="00D639C1">
          <w:delText xml:space="preserve"> using updated social media data to predict the range of consequences of disaster events</w:delText>
        </w:r>
        <w:r w:rsidRPr="00B22A06" w:rsidDel="00D639C1">
          <w:delText xml:space="preserve">. In addition, the validity of the matrix grading is illustrated. The proposed model of risk assessment for risk events is consistent with the actual losses caused by the corresponding </w:delText>
        </w:r>
        <w:r w:rsidR="005E7DD4" w:rsidDel="00D639C1">
          <w:delText>disaster event</w:delText>
        </w:r>
        <w:r w:rsidRPr="00B22A06" w:rsidDel="00D639C1">
          <w:delText>s.</w:delText>
        </w:r>
        <w:r w:rsidR="00DF13D7" w:rsidDel="00D639C1">
          <w:delText xml:space="preserve"> </w:delText>
        </w:r>
        <w:r w:rsidRPr="00B22A06" w:rsidDel="00D639C1">
          <w:delText xml:space="preserve">The result shows that the proposed model is effective and adequate for assessing the risks of </w:delText>
        </w:r>
        <w:r w:rsidR="005E7DD4" w:rsidDel="00D639C1">
          <w:delText>disaster event</w:delText>
        </w:r>
        <w:r w:rsidRPr="00B22A06" w:rsidDel="00D639C1">
          <w:delText xml:space="preserve">s through social media posts. </w:delText>
        </w:r>
      </w:del>
    </w:p>
    <w:p w14:paraId="480E75DC" w14:textId="5393CE89" w:rsidR="00FD4A3E" w:rsidDel="00D639C1" w:rsidRDefault="00FD4A3E">
      <w:pPr>
        <w:pStyle w:val="Heading1"/>
        <w:spacing w:after="0" w:line="480" w:lineRule="auto"/>
        <w:rPr>
          <w:del w:id="2185" w:author="Author"/>
        </w:rPr>
        <w:pPrChange w:id="2186" w:author="FBERPG" w:date="2023-06-13T00:02:00Z">
          <w:pPr>
            <w:pBdr>
              <w:top w:val="nil"/>
              <w:left w:val="nil"/>
              <w:bottom w:val="nil"/>
              <w:right w:val="nil"/>
              <w:between w:val="nil"/>
            </w:pBdr>
            <w:spacing w:line="480" w:lineRule="auto"/>
          </w:pPr>
        </w:pPrChange>
      </w:pPr>
    </w:p>
    <w:p w14:paraId="7F25A7FC" w14:textId="6CA59212" w:rsidR="0011479D" w:rsidRPr="00B22A06" w:rsidDel="00D639C1" w:rsidRDefault="0011479D">
      <w:pPr>
        <w:pStyle w:val="Heading1"/>
        <w:spacing w:after="0" w:line="480" w:lineRule="auto"/>
        <w:rPr>
          <w:del w:id="2187" w:author="Author"/>
        </w:rPr>
        <w:pPrChange w:id="2188" w:author="FBERPG" w:date="2023-06-13T00:02:00Z">
          <w:pPr>
            <w:pStyle w:val="Heading2"/>
            <w:spacing w:after="0" w:line="480" w:lineRule="auto"/>
          </w:pPr>
        </w:pPrChange>
      </w:pPr>
      <w:del w:id="2189" w:author="Author">
        <w:r w:rsidDel="00D639C1">
          <w:delText>5</w:delText>
        </w:r>
        <w:r w:rsidRPr="00B22A06" w:rsidDel="00D639C1">
          <w:delText>.</w:delText>
        </w:r>
        <w:r w:rsidDel="00D639C1">
          <w:delText>2</w:delText>
        </w:r>
        <w:r w:rsidRPr="00B22A06" w:rsidDel="00D639C1">
          <w:delText xml:space="preserve">. </w:delText>
        </w:r>
        <w:r w:rsidDel="00D639C1">
          <w:delText>Practical Implications</w:delText>
        </w:r>
      </w:del>
    </w:p>
    <w:p w14:paraId="6CDEDDDD" w14:textId="1A49C140" w:rsidR="007B34EB" w:rsidDel="00D639C1" w:rsidRDefault="00CA03FD">
      <w:pPr>
        <w:pStyle w:val="Heading1"/>
        <w:spacing w:after="0" w:line="480" w:lineRule="auto"/>
        <w:rPr>
          <w:del w:id="2190" w:author="Author"/>
        </w:rPr>
        <w:pPrChange w:id="2191" w:author="FBERPG" w:date="2023-06-13T00:02:00Z">
          <w:pPr>
            <w:pBdr>
              <w:top w:val="nil"/>
              <w:left w:val="nil"/>
              <w:bottom w:val="nil"/>
              <w:right w:val="nil"/>
              <w:between w:val="nil"/>
            </w:pBdr>
            <w:spacing w:line="480" w:lineRule="auto"/>
          </w:pPr>
        </w:pPrChange>
      </w:pPr>
      <w:del w:id="2192" w:author="Author">
        <w:r w:rsidRPr="00F144D9" w:rsidDel="00D639C1">
          <w:delText xml:space="preserve">Our </w:delText>
        </w:r>
        <w:r w:rsidR="00355A7E" w:rsidDel="00D639C1">
          <w:rPr>
            <w:rFonts w:hint="eastAsia"/>
          </w:rPr>
          <w:delText>research</w:delText>
        </w:r>
        <w:r w:rsidR="00142F01" w:rsidDel="00D639C1">
          <w:delText xml:space="preserve"> </w:delText>
        </w:r>
        <w:r w:rsidR="007855D5" w:rsidDel="00D639C1">
          <w:delText>has important practical implications</w:delText>
        </w:r>
        <w:r w:rsidR="00C903D8" w:rsidDel="00D639C1">
          <w:delText xml:space="preserve"> for government and policy makers</w:delText>
        </w:r>
        <w:r w:rsidR="007855D5" w:rsidDel="00D639C1">
          <w:delText xml:space="preserve">. First, we </w:delText>
        </w:r>
        <w:r w:rsidR="000E2111" w:rsidDel="00D639C1">
          <w:delText>demonstrate</w:delText>
        </w:r>
        <w:r w:rsidRPr="00F144D9" w:rsidDel="00D639C1">
          <w:delText xml:space="preserve"> the </w:delText>
        </w:r>
        <w:r w:rsidR="00355A7E" w:rsidDel="00D639C1">
          <w:rPr>
            <w:rFonts w:hint="eastAsia"/>
          </w:rPr>
          <w:delText>advantages</w:delText>
        </w:r>
        <w:r w:rsidRPr="00F144D9" w:rsidDel="00D639C1">
          <w:delText xml:space="preserve"> of </w:delText>
        </w:r>
        <w:r w:rsidR="00355A7E" w:rsidDel="00D639C1">
          <w:rPr>
            <w:rFonts w:hint="eastAsia"/>
          </w:rPr>
          <w:delText>utilizing</w:delText>
        </w:r>
        <w:r w:rsidR="00355A7E" w:rsidDel="00D639C1">
          <w:delText xml:space="preserve"> </w:delText>
        </w:r>
        <w:r w:rsidRPr="00F144D9" w:rsidDel="00D639C1">
          <w:delText>social media</w:delText>
        </w:r>
        <w:r w:rsidR="00355A7E" w:rsidDel="00D639C1">
          <w:delText xml:space="preserve"> </w:delText>
        </w:r>
        <w:r w:rsidR="00355A7E" w:rsidDel="00D639C1">
          <w:rPr>
            <w:rFonts w:hint="eastAsia"/>
          </w:rPr>
          <w:delText>data</w:delText>
        </w:r>
        <w:r w:rsidRPr="00F144D9" w:rsidDel="00D639C1">
          <w:delText xml:space="preserve"> in disaster information management. Disaster risk ranking </w:delText>
        </w:r>
        <w:r w:rsidR="00355A7E" w:rsidDel="00D639C1">
          <w:delText>is</w:delText>
        </w:r>
        <w:r w:rsidRPr="00F144D9" w:rsidDel="00D639C1">
          <w:delText xml:space="preserve"> determined by using </w:delText>
        </w:r>
        <w:r w:rsidR="007855D5" w:rsidDel="00D639C1">
          <w:delText>creator</w:delText>
        </w:r>
        <w:r w:rsidRPr="00F144D9" w:rsidDel="00D639C1">
          <w:delText xml:space="preserve"> information including </w:delText>
        </w:r>
        <w:r w:rsidR="00355A7E" w:rsidDel="00D639C1">
          <w:delText>verification</w:delText>
        </w:r>
        <w:r w:rsidRPr="00F144D9" w:rsidDel="00D639C1">
          <w:delText xml:space="preserve"> status and number of followers, information related to the disaster post including retweet number and number of likes, and the text itself.</w:delText>
        </w:r>
        <w:r w:rsidR="00355A7E" w:rsidDel="00D639C1">
          <w:delText xml:space="preserve"> </w:delText>
        </w:r>
        <w:r w:rsidR="007855D5" w:rsidDel="00D639C1">
          <w:delText>O</w:delText>
        </w:r>
        <w:r w:rsidR="00637ECB" w:rsidDel="00D639C1">
          <w:delText xml:space="preserve">ur model provides </w:delText>
        </w:r>
        <w:r w:rsidR="007855D5" w:rsidDel="00D639C1">
          <w:delText xml:space="preserve">an early risk assessment </w:delText>
        </w:r>
        <w:r w:rsidR="00637ECB" w:rsidDel="00D639C1">
          <w:delText xml:space="preserve">for government </w:delText>
        </w:r>
        <w:r w:rsidR="007855D5" w:rsidDel="00D639C1">
          <w:delText xml:space="preserve">to make more timely </w:delText>
        </w:r>
        <w:r w:rsidR="00637ECB" w:rsidDel="00D639C1">
          <w:delText>decision</w:delText>
        </w:r>
        <w:r w:rsidR="007855D5" w:rsidDel="00D639C1">
          <w:delText>s</w:delText>
        </w:r>
        <w:r w:rsidR="00637ECB" w:rsidDel="00D639C1">
          <w:delText xml:space="preserve"> </w:delText>
        </w:r>
        <w:r w:rsidR="007855D5" w:rsidDel="00D639C1">
          <w:delText xml:space="preserve">in </w:delText>
        </w:r>
        <w:r w:rsidR="00637ECB" w:rsidDel="00D639C1">
          <w:delText>disaster management.</w:delText>
        </w:r>
        <w:r w:rsidR="008D4DA3" w:rsidDel="00D639C1">
          <w:rPr>
            <w:rFonts w:hint="eastAsia"/>
          </w:rPr>
          <w:delText xml:space="preserve"> </w:delText>
        </w:r>
        <w:r w:rsidR="008D4DA3" w:rsidRPr="00F144D9" w:rsidDel="00D639C1">
          <w:delText xml:space="preserve">Before the results of the accident investigation report are available, government can assess the severity of </w:delText>
        </w:r>
        <w:r w:rsidR="00CA4CB4" w:rsidDel="00D639C1">
          <w:delText xml:space="preserve">a </w:delText>
        </w:r>
        <w:r w:rsidR="008D4DA3" w:rsidRPr="00F144D9" w:rsidDel="00D639C1">
          <w:delText xml:space="preserve">disaster and the extent of damage from the comments of the affected people through the information on social media. As a result, </w:delText>
        </w:r>
        <w:r w:rsidR="008D4DA3" w:rsidDel="00D639C1">
          <w:delText>actions</w:delText>
        </w:r>
        <w:r w:rsidR="008D4DA3" w:rsidRPr="00F144D9" w:rsidDel="00D639C1">
          <w:delText xml:space="preserve"> </w:delText>
        </w:r>
        <w:r w:rsidR="008D4DA3" w:rsidDel="00D639C1">
          <w:delText>could</w:delText>
        </w:r>
        <w:r w:rsidR="008D4DA3" w:rsidRPr="00F144D9" w:rsidDel="00D639C1">
          <w:delText xml:space="preserve"> be taken as soon as possible to </w:delText>
        </w:r>
        <w:r w:rsidR="00CA4CB4" w:rsidDel="00D639C1">
          <w:delText>respond to</w:delText>
        </w:r>
        <w:r w:rsidR="008D4DA3" w:rsidRPr="00F144D9" w:rsidDel="00D639C1">
          <w:delText xml:space="preserve"> the further development of disasters and minimize the loss of life and property</w:delText>
        </w:r>
        <w:r w:rsidR="007B34EB" w:rsidRPr="00F144D9" w:rsidDel="00D639C1">
          <w:delText>.</w:delText>
        </w:r>
      </w:del>
    </w:p>
    <w:p w14:paraId="3A8E7B1F" w14:textId="1A87713F" w:rsidR="00142F01" w:rsidDel="00D639C1" w:rsidRDefault="00142F01">
      <w:pPr>
        <w:pStyle w:val="Heading1"/>
        <w:spacing w:after="0" w:line="480" w:lineRule="auto"/>
        <w:rPr>
          <w:del w:id="2193" w:author="Author"/>
        </w:rPr>
        <w:pPrChange w:id="2194" w:author="FBERPG" w:date="2023-06-13T00:02:00Z">
          <w:pPr>
            <w:pBdr>
              <w:top w:val="nil"/>
              <w:left w:val="nil"/>
              <w:bottom w:val="nil"/>
              <w:right w:val="nil"/>
              <w:between w:val="nil"/>
            </w:pBdr>
            <w:spacing w:line="480" w:lineRule="auto"/>
          </w:pPr>
        </w:pPrChange>
      </w:pPr>
    </w:p>
    <w:p w14:paraId="14700583" w14:textId="1061B2AF" w:rsidR="00720873" w:rsidDel="00D639C1" w:rsidRDefault="00995D29">
      <w:pPr>
        <w:pStyle w:val="Heading1"/>
        <w:spacing w:after="0" w:line="480" w:lineRule="auto"/>
        <w:rPr>
          <w:del w:id="2195" w:author="Author"/>
        </w:rPr>
        <w:pPrChange w:id="2196" w:author="FBERPG" w:date="2023-06-13T00:02:00Z">
          <w:pPr>
            <w:pBdr>
              <w:top w:val="nil"/>
              <w:left w:val="nil"/>
              <w:bottom w:val="nil"/>
              <w:right w:val="nil"/>
              <w:between w:val="nil"/>
            </w:pBdr>
            <w:spacing w:line="480" w:lineRule="auto"/>
          </w:pPr>
        </w:pPrChange>
      </w:pPr>
      <w:del w:id="2197" w:author="Author">
        <w:r w:rsidDel="00D639C1">
          <w:delText xml:space="preserve">Our proposed framework </w:delText>
        </w:r>
        <w:r w:rsidR="00142F01" w:rsidDel="00D639C1">
          <w:delText xml:space="preserve">also </w:delText>
        </w:r>
        <w:r w:rsidDel="00D639C1">
          <w:delText xml:space="preserve">has practical implications for social media platforms. </w:delText>
        </w:r>
        <w:r w:rsidR="00720873" w:rsidDel="00D639C1">
          <w:delText>Social media platforms can also proactively provide help on analyzing posts during a disaster. As many users posts disaster-related information when it happens, the platform can identify and analyze the posts and provide analysis such that the government and the public can estimate the risk of the event more quickly.</w:delText>
        </w:r>
      </w:del>
    </w:p>
    <w:p w14:paraId="33F2147C" w14:textId="0F10A823" w:rsidR="00720873" w:rsidDel="00D639C1" w:rsidRDefault="00720873">
      <w:pPr>
        <w:pStyle w:val="Heading1"/>
        <w:spacing w:after="0" w:line="480" w:lineRule="auto"/>
        <w:rPr>
          <w:del w:id="2198" w:author="Author"/>
        </w:rPr>
        <w:pPrChange w:id="2199" w:author="FBERPG" w:date="2023-06-13T00:02:00Z">
          <w:pPr>
            <w:pBdr>
              <w:top w:val="nil"/>
              <w:left w:val="nil"/>
              <w:bottom w:val="nil"/>
              <w:right w:val="nil"/>
              <w:between w:val="nil"/>
            </w:pBdr>
            <w:spacing w:line="480" w:lineRule="auto"/>
          </w:pPr>
        </w:pPrChange>
      </w:pPr>
    </w:p>
    <w:p w14:paraId="6286E2C6" w14:textId="569D0B72" w:rsidR="00995D29" w:rsidDel="00D639C1" w:rsidRDefault="00720873">
      <w:pPr>
        <w:pStyle w:val="Heading1"/>
        <w:spacing w:after="0" w:line="480" w:lineRule="auto"/>
        <w:rPr>
          <w:del w:id="2200" w:author="Author"/>
        </w:rPr>
        <w:pPrChange w:id="2201" w:author="FBERPG" w:date="2023-06-13T00:02:00Z">
          <w:pPr>
            <w:pBdr>
              <w:top w:val="nil"/>
              <w:left w:val="nil"/>
              <w:bottom w:val="nil"/>
              <w:right w:val="nil"/>
              <w:between w:val="nil"/>
            </w:pBdr>
            <w:spacing w:line="480" w:lineRule="auto"/>
          </w:pPr>
        </w:pPrChange>
      </w:pPr>
      <w:del w:id="2202" w:author="Author">
        <w:r w:rsidDel="00D639C1">
          <w:delText>In addition, t</w:delText>
        </w:r>
        <w:r w:rsidR="00995D29" w:rsidDel="00D639C1">
          <w:delText>he event datasets collected in this paper show that disaster-related posts have many retweets and followers. Such posts could spread fast on social networks, causing mass panic and damage. The valence and arousal metrics in the proposed framework provide a good mea</w:delText>
        </w:r>
        <w:r w:rsidR="007840EA" w:rsidDel="00D639C1">
          <w:delText>s</w:delText>
        </w:r>
        <w:r w:rsidR="00995D29" w:rsidDel="00D639C1">
          <w:delText>ure</w:delText>
        </w:r>
        <w:r w:rsidR="007840EA" w:rsidDel="00D639C1">
          <w:delText xml:space="preserve"> </w:delText>
        </w:r>
        <w:r w:rsidR="00995D29" w:rsidDel="00D639C1">
          <w:delText>for evaluating the potential influences of disaster-related posts and thus help social media platforms identify highly</w:delText>
        </w:r>
        <w:r w:rsidR="00142F01" w:rsidDel="00D639C1">
          <w:delText xml:space="preserve"> </w:delText>
        </w:r>
        <w:r w:rsidR="00995D29" w:rsidDel="00D639C1">
          <w:delText>influen</w:delText>
        </w:r>
        <w:r w:rsidR="00142F01" w:rsidDel="00D639C1">
          <w:delText>tial</w:delText>
        </w:r>
        <w:r w:rsidR="00995D29" w:rsidDel="00D639C1">
          <w:delText xml:space="preserve"> posts. By identifying such posts</w:delText>
        </w:r>
        <w:r w:rsidR="00142F01" w:rsidDel="00D639C1">
          <w:delText xml:space="preserve"> earlier</w:delText>
        </w:r>
        <w:r w:rsidR="00995D29" w:rsidDel="00D639C1">
          <w:delText>, social media platforms could verify the authenticity of the news and provide real-time interactions with users, such as medical suggestions or mental inventions.</w:delText>
        </w:r>
      </w:del>
    </w:p>
    <w:p w14:paraId="0992FD19" w14:textId="61CCFD76" w:rsidR="00142F01" w:rsidDel="00D639C1" w:rsidRDefault="00142F01">
      <w:pPr>
        <w:pStyle w:val="Heading1"/>
        <w:spacing w:after="0" w:line="480" w:lineRule="auto"/>
        <w:rPr>
          <w:del w:id="2203" w:author="Author"/>
        </w:rPr>
        <w:pPrChange w:id="2204" w:author="FBERPG" w:date="2023-06-13T00:02:00Z">
          <w:pPr>
            <w:pBdr>
              <w:top w:val="nil"/>
              <w:left w:val="nil"/>
              <w:bottom w:val="nil"/>
              <w:right w:val="nil"/>
              <w:between w:val="nil"/>
            </w:pBdr>
            <w:spacing w:line="480" w:lineRule="auto"/>
          </w:pPr>
        </w:pPrChange>
      </w:pPr>
    </w:p>
    <w:p w14:paraId="56053076" w14:textId="1DC71C75" w:rsidR="00720873" w:rsidDel="00D639C1" w:rsidRDefault="00720873">
      <w:pPr>
        <w:pStyle w:val="Heading1"/>
        <w:spacing w:after="0" w:line="480" w:lineRule="auto"/>
        <w:rPr>
          <w:del w:id="2205" w:author="Author"/>
        </w:rPr>
        <w:pPrChange w:id="2206" w:author="FBERPG" w:date="2023-06-13T00:02:00Z">
          <w:pPr>
            <w:spacing w:line="480" w:lineRule="auto"/>
          </w:pPr>
        </w:pPrChange>
      </w:pPr>
      <w:del w:id="2207" w:author="Author">
        <w:r w:rsidDel="00D639C1">
          <w:delText xml:space="preserve">Besides, </w:delText>
        </w:r>
        <w:r w:rsidR="00A02021" w:rsidDel="00D639C1">
          <w:delText>our results reveal</w:delText>
        </w:r>
        <w:r w:rsidDel="00D639C1">
          <w:delText xml:space="preserve"> the limitation of using single factor of social media information to predict disaster risks. This </w:delText>
        </w:r>
        <w:r w:rsidR="00A02021" w:rsidDel="00D639C1">
          <w:delText xml:space="preserve">finding </w:delText>
        </w:r>
        <w:r w:rsidDel="00D639C1">
          <w:delText xml:space="preserve">is coherent with previous research </w:delText>
        </w:r>
        <w:r w:rsidR="00A02021" w:rsidDel="00D639C1">
          <w:delText xml:space="preserve">which shows </w:delText>
        </w:r>
        <w:r w:rsidDel="00D639C1">
          <w:delText>that multi-dimension</w:delText>
        </w:r>
        <w:r w:rsidR="00A02021" w:rsidDel="00D639C1">
          <w:delText>al</w:delText>
        </w:r>
        <w:r w:rsidDel="00D639C1">
          <w:delText xml:space="preserve"> measures combining content characteristics and creator characteristics </w:delText>
        </w:r>
        <w:r w:rsidR="00A02021" w:rsidDel="00D639C1">
          <w:delText>perform</w:delText>
        </w:r>
        <w:r w:rsidDel="00D639C1">
          <w:delText xml:space="preserve"> better in predictive research. In addition, the range of loss scenarios for the target disaster is given by the model when compared to disasters in the disaster pool with known risk consequences. The longevity of the framework is </w:delText>
        </w:r>
        <w:r w:rsidR="00A02021" w:rsidDel="00D639C1">
          <w:delText>achieved</w:delText>
        </w:r>
        <w:r w:rsidDel="00D639C1">
          <w:delText xml:space="preserve"> by finding the rank rather than an absolute abstract risk score. Researchers can use a similar method when the desired result could not be presented by a single value. </w:delText>
        </w:r>
      </w:del>
    </w:p>
    <w:p w14:paraId="096D8436" w14:textId="77777777" w:rsidR="007855D5" w:rsidDel="00D639C1" w:rsidRDefault="007855D5">
      <w:pPr>
        <w:pStyle w:val="Heading1"/>
        <w:spacing w:after="0" w:line="480" w:lineRule="auto"/>
        <w:rPr>
          <w:del w:id="2208" w:author="Author"/>
        </w:rPr>
        <w:pPrChange w:id="2209" w:author="FBERPG" w:date="2023-06-13T00:02:00Z">
          <w:pPr>
            <w:spacing w:line="480" w:lineRule="auto"/>
          </w:pPr>
        </w:pPrChange>
      </w:pPr>
    </w:p>
    <w:p w14:paraId="68D0076F" w14:textId="58B5AAE1" w:rsidR="009D743C" w:rsidRPr="00B22A06" w:rsidRDefault="00EC5A85" w:rsidP="00F144D9">
      <w:pPr>
        <w:pStyle w:val="Heading1"/>
        <w:spacing w:line="480" w:lineRule="auto"/>
      </w:pPr>
      <w:r>
        <w:t>6</w:t>
      </w:r>
      <w:r w:rsidR="004309B8" w:rsidRPr="00B22A06">
        <w:t xml:space="preserve">. </w:t>
      </w:r>
      <w:r w:rsidR="00334967" w:rsidRPr="00B22A06">
        <w:t xml:space="preserve">Conclusion </w:t>
      </w:r>
      <w:del w:id="2210" w:author="Author">
        <w:r w:rsidR="00334967" w:rsidRPr="00B22A06" w:rsidDel="007C0DC4">
          <w:delText>and Future Work</w:delText>
        </w:r>
        <w:r w:rsidR="004309B8" w:rsidRPr="00B22A06" w:rsidDel="007C0DC4">
          <w:delText xml:space="preserve"> </w:delText>
        </w:r>
      </w:del>
    </w:p>
    <w:p w14:paraId="46E94220" w14:textId="06EF46DF" w:rsidR="00603AC8" w:rsidDel="007C0DC4" w:rsidRDefault="00603AC8" w:rsidP="00F144D9">
      <w:pPr>
        <w:pBdr>
          <w:top w:val="nil"/>
          <w:left w:val="nil"/>
          <w:bottom w:val="nil"/>
          <w:right w:val="nil"/>
          <w:between w:val="nil"/>
        </w:pBdr>
        <w:spacing w:line="480" w:lineRule="auto"/>
        <w:rPr>
          <w:del w:id="2211" w:author="Author"/>
        </w:rPr>
      </w:pPr>
      <w:r>
        <w:t xml:space="preserve">Disasters are an important </w:t>
      </w:r>
      <w:r w:rsidR="00A276E8">
        <w:t xml:space="preserve">and inevitable issue </w:t>
      </w:r>
      <w:r>
        <w:t xml:space="preserve">that any modern </w:t>
      </w:r>
      <w:r w:rsidR="00A276E8">
        <w:t xml:space="preserve">societies need to address. </w:t>
      </w:r>
      <w:r>
        <w:t>In this research, we propose</w:t>
      </w:r>
      <w:r w:rsidR="00A276E8">
        <w:t xml:space="preserve"> a framework that combines large language models, lexicon-based analysis, and expert-based evaluation to assess the risk of disaster through the combination of human and computer intelligence. Besides the research and practical contributions discussed above, </w:t>
      </w:r>
      <w:r>
        <w:t xml:space="preserve">we </w:t>
      </w:r>
      <w:r w:rsidR="00A276E8">
        <w:t xml:space="preserve">also </w:t>
      </w:r>
      <w:r>
        <w:t xml:space="preserve">contribute to the heated debate on the cooperation of humans and computers for addressing </w:t>
      </w:r>
      <w:r>
        <w:lastRenderedPageBreak/>
        <w:t>complex problem, and the reapportionment of cognitive tasks. Our work shows that a model that carefully incorporates the intelligence of humans and the impressive power of large language models can perform very well. This sheds light on many similar applications that traditionally rely on human experts to make judgment. By incorporating human knowledge into the model through feature scoring and matrix grading, experts can be assigned other tasks which cannot currently be well handled by computers.</w:t>
      </w:r>
    </w:p>
    <w:p w14:paraId="5AB7594A" w14:textId="1DCADAEB" w:rsidR="00603AC8" w:rsidDel="00B52A27" w:rsidRDefault="00B52A27" w:rsidP="00F144D9">
      <w:pPr>
        <w:pBdr>
          <w:top w:val="nil"/>
          <w:left w:val="nil"/>
          <w:bottom w:val="nil"/>
          <w:right w:val="nil"/>
          <w:between w:val="nil"/>
        </w:pBdr>
        <w:spacing w:line="480" w:lineRule="auto"/>
        <w:rPr>
          <w:del w:id="2212" w:author="Author"/>
        </w:rPr>
      </w:pPr>
      <w:ins w:id="2213" w:author="Author">
        <w:del w:id="2214" w:author="Author">
          <w:r w:rsidDel="007C0DC4">
            <w:tab/>
          </w:r>
        </w:del>
      </w:ins>
    </w:p>
    <w:p w14:paraId="6B15D60C" w14:textId="464D8E33" w:rsidR="00A132FA" w:rsidDel="007C0DC4" w:rsidRDefault="008B065A">
      <w:pPr>
        <w:pBdr>
          <w:top w:val="nil"/>
          <w:left w:val="nil"/>
          <w:bottom w:val="nil"/>
          <w:right w:val="nil"/>
          <w:between w:val="nil"/>
        </w:pBdr>
        <w:spacing w:line="480" w:lineRule="auto"/>
        <w:rPr>
          <w:del w:id="2215" w:author="Author"/>
        </w:rPr>
      </w:pPr>
      <w:del w:id="2216" w:author="Author">
        <w:r w:rsidDel="007C0DC4">
          <w:delText xml:space="preserve">In future </w:delText>
        </w:r>
        <w:r w:rsidR="008E46DE" w:rsidDel="007C0DC4">
          <w:delText>studies</w:delText>
        </w:r>
        <w:r w:rsidDel="007C0DC4">
          <w:delText xml:space="preserve">, to realize automated </w:delText>
        </w:r>
        <w:r w:rsidR="00E36BED" w:rsidDel="007C0DC4">
          <w:delText>disaster detection and risk management</w:delText>
        </w:r>
        <w:r w:rsidR="00DA2B3F" w:rsidDel="007C0DC4">
          <w:delText xml:space="preserve">, rules could </w:delText>
        </w:r>
        <w:r w:rsidR="008E46DE" w:rsidDel="007C0DC4">
          <w:delText>be designed</w:delText>
        </w:r>
        <w:r w:rsidR="00DA2B3F" w:rsidDel="007C0DC4">
          <w:delText xml:space="preserve"> in disaster event recognition. </w:delText>
        </w:r>
        <w:r w:rsidR="006A60D1" w:rsidRPr="00B22A06" w:rsidDel="007C0DC4">
          <w:delText>Besides, more features are expected to be explored to assess the risk of events</w:delText>
        </w:r>
        <w:r w:rsidR="00D01C37" w:rsidDel="007C0DC4">
          <w:delText xml:space="preserve">. Future work could </w:delText>
        </w:r>
        <w:r w:rsidR="00D01C37" w:rsidDel="007C0DC4">
          <w:rPr>
            <w:noProof/>
            <w:color w:val="000000"/>
          </w:rPr>
          <w:delText xml:space="preserve">take the </w:delText>
        </w:r>
        <w:r w:rsidR="00EE04A3" w:rsidDel="007C0DC4">
          <w:rPr>
            <w:noProof/>
            <w:color w:val="000000"/>
          </w:rPr>
          <w:delText xml:space="preserve">relationships </w:delText>
        </w:r>
        <w:r w:rsidR="00D01C37" w:rsidDel="007C0DC4">
          <w:rPr>
            <w:noProof/>
            <w:color w:val="000000"/>
          </w:rPr>
          <w:delText>network in social media</w:delText>
        </w:r>
        <w:r w:rsidR="00EE04A3" w:rsidDel="007C0DC4">
          <w:rPr>
            <w:noProof/>
            <w:color w:val="000000"/>
          </w:rPr>
          <w:delText xml:space="preserve"> into consideration in sentiment analysis or other text </w:delText>
        </w:r>
        <w:r w:rsidR="008E46DE" w:rsidDel="007C0DC4">
          <w:rPr>
            <w:noProof/>
            <w:color w:val="000000"/>
          </w:rPr>
          <w:delText>mining</w:delText>
        </w:r>
        <w:r w:rsidR="00EE04A3" w:rsidDel="007C0DC4">
          <w:rPr>
            <w:noProof/>
            <w:color w:val="000000"/>
          </w:rPr>
          <w:delText xml:space="preserve"> applications</w:delText>
        </w:r>
        <w:r w:rsidR="00EC5A85" w:rsidDel="007C0DC4">
          <w:rPr>
            <w:noProof/>
            <w:color w:val="000000"/>
          </w:rPr>
          <w:delText xml:space="preserve"> </w:delText>
        </w:r>
        <w:r w:rsidR="00710123" w:rsidDel="007C0DC4">
          <w:rPr>
            <w:noProof/>
            <w:color w:val="000000"/>
          </w:rPr>
          <w:fldChar w:fldCharType="begin"/>
        </w:r>
        <w:r w:rsidR="00710123" w:rsidDel="007C0DC4">
          <w:rPr>
            <w:noProof/>
            <w:color w:val="000000"/>
          </w:rPr>
          <w:delInstrText xml:space="preserve"> ADDIN EN.CITE &lt;EndNote&gt;&lt;Cite&gt;&lt;Author&gt;Shivarkar&lt;/Author&gt;&lt;Year&gt;2018&lt;/Year&gt;&lt;RecNum&gt;93&lt;/RecNum&gt;&lt;DisplayText&gt;(Shivarkar &amp;amp; Wei, 2018)&lt;/DisplayText&gt;&lt;record&gt;&lt;rec-number&gt;93&lt;/rec-number&gt;&lt;foreign-keys&gt;&lt;key app="EN" db-id="2t0w2ffe2ewzsaea5w2pds9esv595e59s5at" timestamp="1677101929" guid="bc4324b6-ae6d-464b-991e-fd86c997ff63"&gt;93&lt;/key&gt;&lt;/foreign-keys&gt;&lt;ref-type name="Journal Article"&gt;17&lt;/ref-type&gt;&lt;contributors&gt;&lt;authors&gt;&lt;author&gt;Shivarkar, Pratik&lt;/author&gt;&lt;author&gt;Wei, Wei&lt;/author&gt;&lt;/authors&gt;&lt;/contributors&gt;&lt;titles&gt;&lt;title&gt;Exploit social relations in sentiment analysis of social media content for disaster management&lt;/title&gt;&lt;/titles&gt;&lt;dates&gt;&lt;year&gt;2018&lt;/year&gt;&lt;/dates&gt;&lt;urls&gt;&lt;/urls&gt;&lt;/record&gt;&lt;/Cite&gt;&lt;/EndNote&gt;</w:delInstrText>
        </w:r>
        <w:r w:rsidR="00710123" w:rsidDel="007C0DC4">
          <w:rPr>
            <w:noProof/>
            <w:color w:val="000000"/>
          </w:rPr>
          <w:fldChar w:fldCharType="separate"/>
        </w:r>
        <w:r w:rsidR="00710123" w:rsidDel="007C0DC4">
          <w:rPr>
            <w:noProof/>
            <w:color w:val="000000"/>
          </w:rPr>
          <w:delText>(Shivarkar &amp; Wei, 2018)</w:delText>
        </w:r>
        <w:r w:rsidR="00710123" w:rsidDel="007C0DC4">
          <w:rPr>
            <w:noProof/>
            <w:color w:val="000000"/>
          </w:rPr>
          <w:fldChar w:fldCharType="end"/>
        </w:r>
        <w:r w:rsidR="00EE04A3" w:rsidDel="007C0DC4">
          <w:rPr>
            <w:noProof/>
            <w:color w:val="000000"/>
          </w:rPr>
          <w:delText xml:space="preserve">. </w:delText>
        </w:r>
        <w:r w:rsidR="00C805A6" w:rsidDel="007C0DC4">
          <w:rPr>
            <w:noProof/>
            <w:color w:val="000000"/>
          </w:rPr>
          <w:delText>Further</w:delText>
        </w:r>
        <w:r w:rsidR="004577C1" w:rsidDel="007C0DC4">
          <w:rPr>
            <w:noProof/>
            <w:color w:val="000000"/>
          </w:rPr>
          <w:delText xml:space="preserve">, </w:delText>
        </w:r>
        <w:r w:rsidR="00DA5001" w:rsidDel="007C0DC4">
          <w:rPr>
            <w:noProof/>
            <w:color w:val="000000"/>
          </w:rPr>
          <w:delText xml:space="preserve">when the framework </w:delText>
        </w:r>
        <w:r w:rsidR="00BF4E3A" w:rsidDel="007C0DC4">
          <w:rPr>
            <w:noProof/>
            <w:color w:val="000000"/>
          </w:rPr>
          <w:delText>is</w:delText>
        </w:r>
        <w:r w:rsidR="00DA5001" w:rsidDel="007C0DC4">
          <w:rPr>
            <w:noProof/>
            <w:color w:val="000000"/>
          </w:rPr>
          <w:delText xml:space="preserve"> put in</w:delText>
        </w:r>
        <w:r w:rsidR="00BF4E3A" w:rsidDel="007C0DC4">
          <w:rPr>
            <w:noProof/>
            <w:color w:val="000000"/>
          </w:rPr>
          <w:delText>to</w:delText>
        </w:r>
        <w:r w:rsidR="00DA5001" w:rsidDel="007C0DC4">
          <w:rPr>
            <w:noProof/>
            <w:color w:val="000000"/>
          </w:rPr>
          <w:delText xml:space="preserve"> use </w:delText>
        </w:r>
        <w:r w:rsidR="00BF4E3A" w:rsidDel="007C0DC4">
          <w:rPr>
            <w:noProof/>
            <w:color w:val="000000"/>
          </w:rPr>
          <w:delText>in</w:delText>
        </w:r>
        <w:r w:rsidR="00DA5001" w:rsidDel="007C0DC4">
          <w:rPr>
            <w:noProof/>
            <w:color w:val="000000"/>
          </w:rPr>
          <w:delText xml:space="preserve"> a</w:delText>
        </w:r>
        <w:r w:rsidR="004577C1" w:rsidDel="007C0DC4">
          <w:rPr>
            <w:noProof/>
            <w:color w:val="000000"/>
          </w:rPr>
          <w:delText xml:space="preserve"> </w:delText>
        </w:r>
        <w:r w:rsidR="00DA5001" w:rsidDel="007C0DC4">
          <w:rPr>
            <w:noProof/>
            <w:color w:val="000000"/>
          </w:rPr>
          <w:delText xml:space="preserve">real-world </w:delText>
        </w:r>
        <w:r w:rsidR="004577C1" w:rsidDel="007C0DC4">
          <w:rPr>
            <w:noProof/>
            <w:color w:val="000000"/>
          </w:rPr>
          <w:delText xml:space="preserve">application </w:delText>
        </w:r>
        <w:r w:rsidR="00DA5001" w:rsidDel="007C0DC4">
          <w:rPr>
            <w:noProof/>
            <w:color w:val="000000"/>
          </w:rPr>
          <w:delText>with real</w:delText>
        </w:r>
        <w:r w:rsidR="00BF4E3A" w:rsidDel="007C0DC4">
          <w:rPr>
            <w:noProof/>
            <w:color w:val="000000"/>
          </w:rPr>
          <w:delText>-</w:delText>
        </w:r>
        <w:r w:rsidR="00DA5001" w:rsidDel="007C0DC4">
          <w:rPr>
            <w:noProof/>
            <w:color w:val="000000"/>
          </w:rPr>
          <w:delText>time data</w:delText>
        </w:r>
        <w:r w:rsidR="00187EDD" w:rsidDel="007C0DC4">
          <w:rPr>
            <w:noProof/>
            <w:color w:val="000000"/>
          </w:rPr>
          <w:delText xml:space="preserve">, </w:delText>
        </w:r>
        <w:r w:rsidR="0060397E" w:rsidDel="007C0DC4">
          <w:rPr>
            <w:noProof/>
            <w:color w:val="000000"/>
          </w:rPr>
          <w:delText xml:space="preserve">more knowledge should be added </w:delText>
        </w:r>
        <w:r w:rsidR="00BF4E3A" w:rsidDel="007C0DC4">
          <w:rPr>
            <w:noProof/>
            <w:color w:val="000000"/>
          </w:rPr>
          <w:delText>to</w:delText>
        </w:r>
        <w:r w:rsidR="0060397E" w:rsidDel="007C0DC4">
          <w:rPr>
            <w:noProof/>
            <w:color w:val="000000"/>
          </w:rPr>
          <w:delText xml:space="preserve"> the decision</w:delText>
        </w:r>
        <w:r w:rsidR="00BF4E3A" w:rsidDel="007C0DC4">
          <w:rPr>
            <w:noProof/>
            <w:color w:val="000000"/>
          </w:rPr>
          <w:delText>-</w:delText>
        </w:r>
        <w:r w:rsidR="0060397E" w:rsidDel="007C0DC4">
          <w:rPr>
            <w:noProof/>
            <w:color w:val="000000"/>
          </w:rPr>
          <w:delText xml:space="preserve">making </w:delText>
        </w:r>
        <w:r w:rsidR="009D4B3C" w:rsidDel="007C0DC4">
          <w:rPr>
            <w:noProof/>
            <w:color w:val="000000"/>
          </w:rPr>
          <w:delText>in</w:delText>
        </w:r>
        <w:r w:rsidR="0060397E" w:rsidDel="007C0DC4">
          <w:rPr>
            <w:noProof/>
            <w:color w:val="000000"/>
          </w:rPr>
          <w:delText xml:space="preserve"> </w:delText>
        </w:r>
        <w:r w:rsidR="00187EDD" w:rsidDel="007C0DC4">
          <w:rPr>
            <w:noProof/>
            <w:color w:val="000000"/>
          </w:rPr>
          <w:delText xml:space="preserve">the cognitive </w:delText>
        </w:r>
        <w:r w:rsidR="00BB3EDA" w:rsidDel="007C0DC4">
          <w:rPr>
            <w:noProof/>
            <w:color w:val="000000"/>
          </w:rPr>
          <w:delText>reapportionment</w:delText>
        </w:r>
        <w:r w:rsidR="00187EDD" w:rsidDel="007C0DC4">
          <w:rPr>
            <w:noProof/>
            <w:color w:val="000000"/>
          </w:rPr>
          <w:delText xml:space="preserve"> </w:delText>
        </w:r>
        <w:r w:rsidR="009D4B3C" w:rsidDel="007C0DC4">
          <w:rPr>
            <w:noProof/>
            <w:color w:val="000000"/>
          </w:rPr>
          <w:delText>of</w:delText>
        </w:r>
        <w:r w:rsidR="00187EDD" w:rsidDel="007C0DC4">
          <w:rPr>
            <w:noProof/>
            <w:color w:val="000000"/>
          </w:rPr>
          <w:delText xml:space="preserve"> human-ma</w:delText>
        </w:r>
        <w:r w:rsidR="00BF4E3A" w:rsidDel="007C0DC4">
          <w:rPr>
            <w:noProof/>
            <w:color w:val="000000"/>
          </w:rPr>
          <w:delText>c</w:delText>
        </w:r>
        <w:r w:rsidR="00187EDD" w:rsidDel="007C0DC4">
          <w:rPr>
            <w:noProof/>
            <w:color w:val="000000"/>
          </w:rPr>
          <w:delText>hine interaction</w:delText>
        </w:r>
        <w:r w:rsidR="000F1A49" w:rsidDel="007C0DC4">
          <w:rPr>
            <w:noProof/>
            <w:color w:val="000000"/>
          </w:rPr>
          <w:delText xml:space="preserve"> </w:delText>
        </w:r>
        <w:r w:rsidR="00FB1839" w:rsidDel="007C0DC4">
          <w:fldChar w:fldCharType="begin"/>
        </w:r>
        <w:r w:rsidR="00FB1839" w:rsidDel="007C0DC4">
          <w:delInstrText xml:space="preserve"> ADDIN EN.CITE &lt;EndNote&gt;&lt;Cite&gt;&lt;Author&gt;Fjelstad&lt;/Author&gt;&lt;Year&gt;1986&lt;/Year&gt;&lt;RecNum&gt;106&lt;/RecNum&gt;&lt;DisplayText&gt;(Fjelstad &amp;amp; Konsynski, 1986)&lt;/DisplayText&gt;&lt;record&gt;&lt;rec-number&gt;106&lt;/rec-number&gt;&lt;foreign-keys&gt;&lt;key app="EN" db-id="2t0w2ffe2ewzsaea5w2pds9esv595e59s5at" timestamp="1677592170"&gt;106&lt;/key&gt;&lt;/foreign-keys&gt;&lt;ref-type name="Journal Article"&gt;17&lt;/ref-type&gt;&lt;contributors&gt;&lt;authors&gt;&lt;author&gt;Fjelstad, Oystein D&lt;/author&gt;&lt;author&gt;Konsynski, Benn R&lt;/author&gt;&lt;/authors&gt;&lt;/contributors&gt;&lt;titles&gt;&lt;title&gt;The Role of Cognitive Apportionment in Information Systems&lt;/title&gt;&lt;/titles&gt;&lt;dates&gt;&lt;year&gt;1986&lt;/year&gt;&lt;/dates&gt;&lt;urls&gt;&lt;/urls&gt;&lt;/record&gt;&lt;/Cite&gt;&lt;/EndNote&gt;</w:delInstrText>
        </w:r>
        <w:r w:rsidR="00FB1839" w:rsidDel="007C0DC4">
          <w:fldChar w:fldCharType="separate"/>
        </w:r>
        <w:r w:rsidR="00FB1839" w:rsidDel="007C0DC4">
          <w:rPr>
            <w:noProof/>
          </w:rPr>
          <w:delText>(Fjelstad &amp; Konsynski, 1986)</w:delText>
        </w:r>
        <w:r w:rsidR="00FB1839" w:rsidDel="007C0DC4">
          <w:fldChar w:fldCharType="end"/>
        </w:r>
        <w:r w:rsidR="009D4B3C" w:rsidDel="007C0DC4">
          <w:rPr>
            <w:noProof/>
            <w:color w:val="000000"/>
          </w:rPr>
          <w:delText xml:space="preserve">. </w:delText>
        </w:r>
        <w:r w:rsidR="00CB3374" w:rsidDel="007C0DC4">
          <w:rPr>
            <w:noProof/>
            <w:color w:val="000000"/>
          </w:rPr>
          <w:delText xml:space="preserve">Although the model performance is significant </w:delText>
        </w:r>
        <w:r w:rsidR="007E03D8" w:rsidDel="007C0DC4">
          <w:rPr>
            <w:noProof/>
            <w:color w:val="000000"/>
          </w:rPr>
          <w:delText xml:space="preserve">in disaster risk assessment, how to connect our research </w:delText>
        </w:r>
        <w:r w:rsidR="00CD3747" w:rsidDel="007C0DC4">
          <w:rPr>
            <w:noProof/>
            <w:color w:val="000000"/>
          </w:rPr>
          <w:delText xml:space="preserve">objective with </w:delText>
        </w:r>
        <w:r w:rsidR="008E46DE" w:rsidDel="007C0DC4">
          <w:rPr>
            <w:noProof/>
            <w:color w:val="000000"/>
          </w:rPr>
          <w:delText>government</w:delText>
        </w:r>
        <w:r w:rsidR="00CD3747" w:rsidDel="007C0DC4">
          <w:rPr>
            <w:noProof/>
            <w:color w:val="000000"/>
          </w:rPr>
          <w:delText xml:space="preserve"> </w:delText>
        </w:r>
        <w:r w:rsidR="008E46DE" w:rsidDel="007C0DC4">
          <w:rPr>
            <w:noProof/>
            <w:color w:val="000000"/>
          </w:rPr>
          <w:delText>decision-making</w:delText>
        </w:r>
        <w:r w:rsidR="00CD3747" w:rsidDel="007C0DC4">
          <w:delText xml:space="preserve"> and m</w:delText>
        </w:r>
        <w:r w:rsidR="00C84003" w:rsidDel="007C0DC4">
          <w:delText>a</w:delText>
        </w:r>
        <w:r w:rsidR="00CD3747" w:rsidDel="007C0DC4">
          <w:delText>xim</w:delText>
        </w:r>
        <w:r w:rsidR="00C84003" w:rsidDel="007C0DC4">
          <w:delText>ize</w:delText>
        </w:r>
        <w:r w:rsidR="00CD3747" w:rsidDel="007C0DC4">
          <w:delText xml:space="preserve"> </w:delText>
        </w:r>
        <w:r w:rsidR="00E00902" w:rsidDel="007C0DC4">
          <w:delText>its</w:delText>
        </w:r>
        <w:r w:rsidR="00CD3747" w:rsidDel="007C0DC4">
          <w:delText xml:space="preserve"> use of it is still </w:delText>
        </w:r>
        <w:r w:rsidR="00C84003" w:rsidDel="007C0DC4">
          <w:delText xml:space="preserve">subject to </w:delText>
        </w:r>
        <w:r w:rsidR="00A46FB1" w:rsidDel="007C0DC4">
          <w:delText xml:space="preserve">further investigation </w:delText>
        </w:r>
        <w:r w:rsidR="009C09E3" w:rsidDel="007C0DC4">
          <w:fldChar w:fldCharType="begin">
            <w:fldData xml:space="preserve">PEVuZE5vdGU+PENpdGU+PEF1dGhvcj5EdWFuPC9BdXRob3I+PFllYXI+MjAyMzwvWWVhcj48UmVj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</w:fldData>
          </w:fldChar>
        </w:r>
        <w:r w:rsidR="00AF62D9" w:rsidDel="007C0DC4">
          <w:delInstrText xml:space="preserve"> ADDIN EN.CITE </w:delInstrText>
        </w:r>
        <w:r w:rsidR="00AF62D9" w:rsidDel="007C0DC4">
          <w:fldChar w:fldCharType="begin">
            <w:fldData xml:space="preserve">PEVuZE5vdGU+PENpdGU+PEF1dGhvcj5EdWFuPC9BdXRob3I+PFllYXI+MjAyMzwvWWVhcj48UmVj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</w:fldData>
          </w:fldChar>
        </w:r>
        <w:r w:rsidR="00AF62D9" w:rsidDel="007C0DC4">
          <w:delInstrText xml:space="preserve"> ADDIN EN.CITE.DATA </w:delInstrText>
        </w:r>
        <w:r w:rsidR="00AF62D9" w:rsidDel="007C0DC4">
          <w:fldChar w:fldCharType="end"/>
        </w:r>
        <w:r w:rsidR="009C09E3" w:rsidDel="007C0DC4">
          <w:fldChar w:fldCharType="separate"/>
        </w:r>
        <w:r w:rsidR="00AF62D9" w:rsidDel="007C0DC4">
          <w:rPr>
            <w:noProof/>
          </w:rPr>
          <w:delText>(J. Chen et al., 2017; Duan et al., 2023; Hong, Fu, Wu, &amp; Frias-Martinez, 2018)</w:delText>
        </w:r>
        <w:r w:rsidR="009C09E3" w:rsidDel="007C0DC4">
          <w:fldChar w:fldCharType="end"/>
        </w:r>
        <w:r w:rsidR="00C84003" w:rsidDel="007C0DC4">
          <w:delText>.</w:delText>
        </w:r>
      </w:del>
    </w:p>
    <w:p w14:paraId="38AB4C13" w14:textId="77777777" w:rsidR="007963C6" w:rsidRPr="00D378C1" w:rsidRDefault="007963C6" w:rsidP="007C0DC4">
      <w:pPr>
        <w:pBdr>
          <w:top w:val="nil"/>
          <w:left w:val="nil"/>
          <w:bottom w:val="nil"/>
          <w:right w:val="nil"/>
          <w:between w:val="nil"/>
        </w:pBdr>
        <w:spacing w:line="480" w:lineRule="auto"/>
      </w:pPr>
    </w:p>
    <w:p w14:paraId="7037F314" w14:textId="03D96B02" w:rsidR="00F30296" w:rsidRDefault="006A60D1" w:rsidP="00F144D9">
      <w:pPr>
        <w:pStyle w:val="Heading1"/>
        <w:spacing w:line="480" w:lineRule="auto"/>
      </w:pPr>
      <w:r w:rsidRPr="00FA6BF4">
        <w:t>References</w:t>
      </w:r>
      <w:r w:rsidR="004309B8" w:rsidRPr="00FA6BF4">
        <w:t xml:space="preserve"> </w:t>
      </w:r>
    </w:p>
    <w:p w14:paraId="6BC1AB2E" w14:textId="0F90DAAD" w:rsidR="000F3D85" w:rsidRPr="000F3D85" w:rsidRDefault="000F3D85" w:rsidP="004C5DBF">
      <w:pPr>
        <w:pStyle w:val="EndNoteBibliography"/>
        <w:spacing w:line="480" w:lineRule="auto"/>
        <w:ind w:left="720" w:hanging="720"/>
        <w:jc w:val="left"/>
        <w:rPr>
          <w:noProof/>
        </w:rPr>
      </w:pPr>
      <w:r w:rsidRPr="000F3D85">
        <w:fldChar w:fldCharType="begin"/>
      </w:r>
      <w:r w:rsidRPr="000F3D85">
        <w:instrText xml:space="preserve"> ADDIN EN.REFLIST </w:instrText>
      </w:r>
      <w:r w:rsidRPr="000F3D85">
        <w:fldChar w:fldCharType="separate"/>
      </w:r>
      <w:r w:rsidRPr="000F3D85">
        <w:rPr>
          <w:noProof/>
        </w:rPr>
        <w:t>Abbas</w:t>
      </w:r>
      <w:r w:rsidR="009B5935">
        <w:rPr>
          <w:noProof/>
        </w:rPr>
        <w:t>i</w:t>
      </w:r>
      <w:r w:rsidRPr="000F3D85">
        <w:rPr>
          <w:noProof/>
        </w:rPr>
        <w:t xml:space="preserve">, A., Zhou, Y., Deng, S., &amp; Zhang, P. (2018). Text analytics to support sense-making in social media: A language-action perspective. </w:t>
      </w:r>
      <w:r w:rsidRPr="000F3D85">
        <w:rPr>
          <w:i/>
          <w:noProof/>
        </w:rPr>
        <w:t xml:space="preserve">MIS Quarterly, </w:t>
      </w:r>
      <w:r w:rsidRPr="000F3D85">
        <w:rPr>
          <w:iCs/>
          <w:noProof/>
        </w:rPr>
        <w:t xml:space="preserve">42(2). </w:t>
      </w:r>
    </w:p>
    <w:p w14:paraId="7FD0F812" w14:textId="77777777" w:rsidR="000F3D85" w:rsidRPr="000F3D85" w:rsidRDefault="000F3D85" w:rsidP="004C5DBF">
      <w:pPr>
        <w:pStyle w:val="EndNoteBibliography"/>
        <w:spacing w:line="480" w:lineRule="auto"/>
        <w:ind w:left="720" w:hanging="720"/>
        <w:jc w:val="left"/>
        <w:rPr>
          <w:noProof/>
        </w:rPr>
      </w:pPr>
      <w:r w:rsidRPr="000F3D85">
        <w:rPr>
          <w:noProof/>
        </w:rPr>
        <w:t xml:space="preserve">Abedin, B., &amp; Babar, A. (2018). Institutional vs. non-institutional use of social media during emergency response: A case of twitter in 2014 Australian bush fire. </w:t>
      </w:r>
      <w:r w:rsidRPr="000F3D85">
        <w:rPr>
          <w:i/>
          <w:noProof/>
        </w:rPr>
        <w:t>Information Systems Frontiers,</w:t>
      </w:r>
      <w:r w:rsidRPr="000F3D85">
        <w:rPr>
          <w:iCs/>
          <w:noProof/>
        </w:rPr>
        <w:t xml:space="preserve"> 20, </w:t>
      </w:r>
      <w:r w:rsidRPr="000F3D85">
        <w:rPr>
          <w:noProof/>
        </w:rPr>
        <w:t xml:space="preserve">729-740. </w:t>
      </w:r>
    </w:p>
    <w:p w14:paraId="0EC9CE31" w14:textId="39248084" w:rsidR="000F3D85" w:rsidRPr="000F3D85" w:rsidDel="00010384" w:rsidRDefault="000F3D85" w:rsidP="004C5DBF">
      <w:pPr>
        <w:pStyle w:val="EndNoteBibliography"/>
        <w:spacing w:line="480" w:lineRule="auto"/>
        <w:ind w:left="720" w:hanging="720"/>
        <w:jc w:val="left"/>
        <w:rPr>
          <w:del w:id="2217" w:author="Author"/>
          <w:noProof/>
        </w:rPr>
      </w:pPr>
      <w:del w:id="2218" w:author="Author">
        <w:r w:rsidRPr="000F3D85" w:rsidDel="00010384">
          <w:rPr>
            <w:noProof/>
          </w:rPr>
          <w:delText xml:space="preserve">Abel, F., Hauff, C., Houben, G.-J., Stronkman, R., &amp; Tao, K. (2012). </w:delText>
        </w:r>
        <w:r w:rsidRPr="000F3D85" w:rsidDel="00010384">
          <w:rPr>
            <w:iCs/>
            <w:noProof/>
          </w:rPr>
          <w:delText>Twitcident: fighting fire with information from social web streams.</w:delText>
        </w:r>
        <w:r w:rsidRPr="000F3D85" w:rsidDel="00010384">
          <w:rPr>
            <w:noProof/>
          </w:rPr>
          <w:delText xml:space="preserve"> In </w:delText>
        </w:r>
        <w:r w:rsidRPr="000F3D85" w:rsidDel="00010384">
          <w:rPr>
            <w:i/>
            <w:iCs/>
            <w:noProof/>
          </w:rPr>
          <w:delText>Proceedings of the 21st international conference on world wide web</w:delText>
        </w:r>
        <w:r w:rsidRPr="000F3D85" w:rsidDel="00010384">
          <w:rPr>
            <w:noProof/>
          </w:rPr>
          <w:delText>, 305-308</w:delText>
        </w:r>
      </w:del>
    </w:p>
    <w:p w14:paraId="6EF7E6D2" w14:textId="77777777" w:rsidR="000F3D85" w:rsidRPr="000F3D85" w:rsidRDefault="000F3D85" w:rsidP="004C5DBF">
      <w:pPr>
        <w:pStyle w:val="EndNoteBibliography"/>
        <w:spacing w:line="480" w:lineRule="auto"/>
        <w:ind w:left="720" w:hanging="720"/>
        <w:jc w:val="left"/>
        <w:rPr>
          <w:noProof/>
        </w:rPr>
      </w:pPr>
      <w:r w:rsidRPr="000F3D85">
        <w:rPr>
          <w:noProof/>
        </w:rPr>
        <w:t xml:space="preserve">Adamopoulos, P. G., Tsiakanikas, P., &amp; Scorilas, A. (2018). Kallikrein-related peptidases and associated microRNAs as promising prognostic biomarkers in gastrointestinal malignancies. </w:t>
      </w:r>
      <w:r w:rsidRPr="000F3D85">
        <w:rPr>
          <w:i/>
          <w:noProof/>
        </w:rPr>
        <w:t xml:space="preserve">Biological Chemistry, </w:t>
      </w:r>
      <w:r w:rsidRPr="000F3D85">
        <w:rPr>
          <w:iCs/>
          <w:noProof/>
        </w:rPr>
        <w:t xml:space="preserve">399(8), </w:t>
      </w:r>
      <w:r w:rsidRPr="000F3D85">
        <w:rPr>
          <w:noProof/>
        </w:rPr>
        <w:t xml:space="preserve">821-836. </w:t>
      </w:r>
    </w:p>
    <w:p w14:paraId="375EE8E5" w14:textId="77777777" w:rsidR="000F3D85" w:rsidRPr="000F3D85" w:rsidRDefault="000F3D85" w:rsidP="004C5DBF">
      <w:pPr>
        <w:pStyle w:val="EndNoteBibliography"/>
        <w:spacing w:line="480" w:lineRule="auto"/>
        <w:ind w:left="720" w:hanging="720"/>
        <w:jc w:val="left"/>
        <w:rPr>
          <w:noProof/>
        </w:rPr>
      </w:pPr>
      <w:r w:rsidRPr="000F3D85">
        <w:rPr>
          <w:noProof/>
        </w:rPr>
        <w:t xml:space="preserve">Aisopos, F., Papadakis, G., &amp; Varvarigou, T. (2011). </w:t>
      </w:r>
      <w:r w:rsidRPr="000F3D85">
        <w:rPr>
          <w:iCs/>
          <w:noProof/>
        </w:rPr>
        <w:t>Sentiment analysis of social media content using n-gram graphs</w:t>
      </w:r>
      <w:r w:rsidRPr="000F3D85">
        <w:rPr>
          <w:i/>
          <w:noProof/>
        </w:rPr>
        <w:t>.</w:t>
      </w:r>
      <w:r w:rsidRPr="000F3D85">
        <w:rPr>
          <w:noProof/>
        </w:rPr>
        <w:t xml:space="preserve"> In </w:t>
      </w:r>
      <w:r w:rsidRPr="000F3D85">
        <w:rPr>
          <w:i/>
          <w:iCs/>
          <w:noProof/>
        </w:rPr>
        <w:t>Proceedings of the 3rd ACM SIGMM international workshop on social media</w:t>
      </w:r>
      <w:r w:rsidRPr="000F3D85">
        <w:rPr>
          <w:noProof/>
        </w:rPr>
        <w:t>, 9-14.</w:t>
      </w:r>
    </w:p>
    <w:p w14:paraId="4F197487" w14:textId="77777777" w:rsidR="000F3D85" w:rsidRPr="000F3D85" w:rsidRDefault="000F3D85" w:rsidP="004C5DBF">
      <w:pPr>
        <w:pStyle w:val="EndNoteBibliography"/>
        <w:spacing w:line="480" w:lineRule="auto"/>
        <w:ind w:left="720" w:hanging="720"/>
        <w:jc w:val="left"/>
        <w:rPr>
          <w:noProof/>
        </w:rPr>
      </w:pPr>
      <w:r w:rsidRPr="000F3D85">
        <w:rPr>
          <w:noProof/>
        </w:rPr>
        <w:t xml:space="preserve">Aral, S., &amp; Walker, D. (2012). Identifying influential and susceptible members of social networks. </w:t>
      </w:r>
      <w:r w:rsidRPr="000F3D85">
        <w:rPr>
          <w:i/>
          <w:noProof/>
        </w:rPr>
        <w:t>Science, 337</w:t>
      </w:r>
      <w:r w:rsidRPr="000F3D85">
        <w:rPr>
          <w:noProof/>
        </w:rPr>
        <w:t xml:space="preserve">(6092), 337-341. </w:t>
      </w:r>
    </w:p>
    <w:p w14:paraId="1E9848FE" w14:textId="69AFFB6A" w:rsidR="000F3D85" w:rsidRPr="000F3D85" w:rsidDel="00010384" w:rsidRDefault="000F3D85" w:rsidP="004C5DBF">
      <w:pPr>
        <w:pStyle w:val="EndNoteBibliography"/>
        <w:spacing w:line="480" w:lineRule="auto"/>
        <w:ind w:left="720" w:hanging="720"/>
        <w:jc w:val="left"/>
        <w:rPr>
          <w:del w:id="2219" w:author="Author"/>
          <w:noProof/>
        </w:rPr>
      </w:pPr>
      <w:del w:id="2220" w:author="Author">
        <w:r w:rsidRPr="000F3D85" w:rsidDel="00010384">
          <w:rPr>
            <w:noProof/>
          </w:rPr>
          <w:delText xml:space="preserve">Behnia, A., Rashid, R., </w:delText>
        </w:r>
        <w:r w:rsidR="00366036" w:rsidDel="00010384">
          <w:rPr>
            <w:noProof/>
          </w:rPr>
          <w:delText xml:space="preserve">A. </w:delText>
        </w:r>
        <w:r w:rsidRPr="000F3D85" w:rsidDel="00010384">
          <w:rPr>
            <w:noProof/>
          </w:rPr>
          <w:delText xml:space="preserve">&amp; Chaudhry, J. A. (2012). A survey of information security risk analysis methods. </w:delText>
        </w:r>
        <w:r w:rsidRPr="000F3D85" w:rsidDel="00010384">
          <w:rPr>
            <w:i/>
            <w:noProof/>
          </w:rPr>
          <w:delText>SmartCR, 2</w:delText>
        </w:r>
        <w:r w:rsidRPr="000F3D85" w:rsidDel="00010384">
          <w:rPr>
            <w:noProof/>
          </w:rPr>
          <w:delText xml:space="preserve">(1), 79-94. </w:delText>
        </w:r>
      </w:del>
    </w:p>
    <w:p w14:paraId="3518FED0" w14:textId="15913165" w:rsidR="000F3D85" w:rsidRPr="00F144D9" w:rsidRDefault="000F3D85" w:rsidP="004C5DBF">
      <w:pPr>
        <w:pStyle w:val="EndNoteBibliography"/>
        <w:spacing w:line="480" w:lineRule="auto"/>
        <w:ind w:left="720" w:hanging="720"/>
        <w:jc w:val="left"/>
        <w:rPr>
          <w:noProof/>
        </w:rPr>
      </w:pPr>
      <w:r w:rsidRPr="00F144D9">
        <w:rPr>
          <w:noProof/>
        </w:rPr>
        <w:t xml:space="preserve">Bhatt, P., Vemprala, N., Valecha, R., Hariharan, G., &amp; Rao, H. R. (2022). User Privacy, Surveillance and Public Health during COVID-19 – An Examination of Twitterverse. </w:t>
      </w:r>
      <w:r w:rsidRPr="00F144D9">
        <w:rPr>
          <w:i/>
          <w:noProof/>
        </w:rPr>
        <w:t>Information Systems Frontiers</w:t>
      </w:r>
      <w:r w:rsidRPr="00F144D9">
        <w:rPr>
          <w:noProof/>
        </w:rPr>
        <w:t xml:space="preserve">, 1-16. </w:t>
      </w:r>
    </w:p>
    <w:p w14:paraId="1AF4439D" w14:textId="0AA6B092" w:rsidR="000F3D85" w:rsidRPr="000F3D85" w:rsidDel="00010384" w:rsidRDefault="000F3D85" w:rsidP="004C5DBF">
      <w:pPr>
        <w:pStyle w:val="EndNoteBibliography"/>
        <w:spacing w:line="480" w:lineRule="auto"/>
        <w:ind w:left="720" w:hanging="720"/>
        <w:jc w:val="left"/>
        <w:rPr>
          <w:del w:id="2221" w:author="Author"/>
          <w:noProof/>
        </w:rPr>
      </w:pPr>
      <w:del w:id="2222" w:author="Author">
        <w:r w:rsidRPr="000F3D85" w:rsidDel="00010384">
          <w:rPr>
            <w:noProof/>
          </w:rPr>
          <w:lastRenderedPageBreak/>
          <w:delText xml:space="preserve">Brown, T., Mann, B., Ryder, N., Subbiah, M., Kaplan, J. D., Dhariwal, P., . . . Askell, A. (2020). Language models are few-shot learners. </w:delText>
        </w:r>
        <w:r w:rsidRPr="000F3D85" w:rsidDel="00010384">
          <w:rPr>
            <w:i/>
            <w:noProof/>
          </w:rPr>
          <w:delText>Advances in Neural Information Processing Systems, 33</w:delText>
        </w:r>
        <w:r w:rsidRPr="000F3D85" w:rsidDel="00010384">
          <w:rPr>
            <w:noProof/>
          </w:rPr>
          <w:delText xml:space="preserve">, 1877-1901. </w:delText>
        </w:r>
      </w:del>
    </w:p>
    <w:p w14:paraId="538CC71D" w14:textId="77777777" w:rsidR="000F3D85" w:rsidRPr="00F144D9" w:rsidRDefault="000F3D85" w:rsidP="004C5DBF">
      <w:pPr>
        <w:pBdr>
          <w:top w:val="nil"/>
          <w:left w:val="nil"/>
          <w:bottom w:val="nil"/>
          <w:right w:val="nil"/>
          <w:between w:val="nil"/>
        </w:pBdr>
        <w:spacing w:line="480" w:lineRule="auto"/>
        <w:ind w:left="709" w:hanging="709"/>
      </w:pPr>
      <w:r w:rsidRPr="00F144D9">
        <w:t xml:space="preserve">Chau, M., &amp; Xu, J. (2012). Business intelligence in blogs: Understanding consumer interactions and communities. </w:t>
      </w:r>
      <w:r w:rsidRPr="00F144D9">
        <w:rPr>
          <w:i/>
        </w:rPr>
        <w:t>MIS Quarterly</w:t>
      </w:r>
      <w:r w:rsidRPr="00F144D9">
        <w:rPr>
          <w:iCs/>
        </w:rPr>
        <w:t>,</w:t>
      </w:r>
      <w:r w:rsidRPr="00F144D9">
        <w:rPr>
          <w:i/>
        </w:rPr>
        <w:t xml:space="preserve"> </w:t>
      </w:r>
      <w:r w:rsidRPr="00F144D9">
        <w:t>36(4), 1189-1216.</w:t>
      </w:r>
    </w:p>
    <w:p w14:paraId="5ABF9786" w14:textId="77777777" w:rsidR="000F3D85" w:rsidRPr="000F3D85" w:rsidRDefault="000F3D85" w:rsidP="004C5DBF">
      <w:pPr>
        <w:pStyle w:val="EndNoteBibliography"/>
        <w:spacing w:line="480" w:lineRule="auto"/>
        <w:ind w:left="720" w:hanging="720"/>
        <w:jc w:val="left"/>
        <w:rPr>
          <w:noProof/>
        </w:rPr>
      </w:pPr>
      <w:r w:rsidRPr="000F3D85">
        <w:rPr>
          <w:noProof/>
        </w:rPr>
        <w:t xml:space="preserve">Chen, J., Chen, H., Wu, Z., Hu, D., &amp; Pan, J. Z. (2017). Forecasting smog-related health hazard based on social media and physical sensor. </w:t>
      </w:r>
      <w:r w:rsidRPr="000F3D85">
        <w:rPr>
          <w:i/>
          <w:noProof/>
        </w:rPr>
        <w:t>Information Systems,</w:t>
      </w:r>
      <w:r w:rsidRPr="000F3D85">
        <w:rPr>
          <w:iCs/>
          <w:noProof/>
        </w:rPr>
        <w:t xml:space="preserve"> 64, 281</w:t>
      </w:r>
      <w:r w:rsidRPr="000F3D85">
        <w:rPr>
          <w:noProof/>
        </w:rPr>
        <w:t xml:space="preserve">-291. </w:t>
      </w:r>
    </w:p>
    <w:p w14:paraId="0324D06B" w14:textId="77777777" w:rsidR="000F3D85" w:rsidRPr="000F3D85" w:rsidRDefault="000F3D85" w:rsidP="004C5DBF">
      <w:pPr>
        <w:pStyle w:val="EndNoteBibliography"/>
        <w:spacing w:line="480" w:lineRule="auto"/>
        <w:ind w:left="720" w:hanging="720"/>
        <w:jc w:val="left"/>
        <w:rPr>
          <w:noProof/>
        </w:rPr>
      </w:pPr>
      <w:r w:rsidRPr="000F3D85">
        <w:rPr>
          <w:noProof/>
        </w:rPr>
        <w:t xml:space="preserve">Chen, S., Mao, J., Li, G., Ma, C., &amp; Cao, Y. (2020). Uncovering sentiment and retweet patterns of disaster-related tweets from a spatiotemporal perspective–A case study of Hurricane Harvey. </w:t>
      </w:r>
      <w:r w:rsidRPr="000F3D85">
        <w:rPr>
          <w:i/>
          <w:noProof/>
        </w:rPr>
        <w:t xml:space="preserve">Telematics and Informatics, </w:t>
      </w:r>
      <w:r w:rsidRPr="000F3D85">
        <w:rPr>
          <w:iCs/>
          <w:noProof/>
        </w:rPr>
        <w:t>47, 10</w:t>
      </w:r>
      <w:r w:rsidRPr="000F3D85">
        <w:rPr>
          <w:noProof/>
        </w:rPr>
        <w:t xml:space="preserve">1326. </w:t>
      </w:r>
    </w:p>
    <w:p w14:paraId="0B07053F" w14:textId="77777777" w:rsidR="000F3D85" w:rsidRPr="000F3D85" w:rsidRDefault="000F3D85" w:rsidP="004C5DBF">
      <w:pPr>
        <w:pStyle w:val="EndNoteBibliography"/>
        <w:spacing w:line="480" w:lineRule="auto"/>
        <w:ind w:left="720" w:hanging="720"/>
        <w:jc w:val="left"/>
        <w:rPr>
          <w:noProof/>
        </w:rPr>
      </w:pPr>
      <w:r w:rsidRPr="000F3D85">
        <w:rPr>
          <w:noProof/>
        </w:rPr>
        <w:t xml:space="preserve">Cheong, F., &amp; Cheong, C. (2011). </w:t>
      </w:r>
      <w:r w:rsidRPr="000F3D85">
        <w:rPr>
          <w:iCs/>
          <w:noProof/>
        </w:rPr>
        <w:t xml:space="preserve">Social media data mining: a social network analysis of tweets during the Australian 2010-2011 Australian floods. </w:t>
      </w:r>
      <w:r w:rsidRPr="000F3D85">
        <w:rPr>
          <w:noProof/>
        </w:rPr>
        <w:t xml:space="preserve">In </w:t>
      </w:r>
      <w:r w:rsidRPr="000F3D85">
        <w:rPr>
          <w:i/>
          <w:iCs/>
          <w:noProof/>
        </w:rPr>
        <w:t>PACIS 2011-15th Pacific Asia Conference on Information Systems: Quality Research in Pacific</w:t>
      </w:r>
      <w:r w:rsidRPr="000F3D85">
        <w:rPr>
          <w:noProof/>
        </w:rPr>
        <w:t>.</w:t>
      </w:r>
    </w:p>
    <w:p w14:paraId="2760FCDB" w14:textId="77777777" w:rsidR="000F3D85" w:rsidRPr="000F3D85" w:rsidRDefault="000F3D85" w:rsidP="004C5DBF">
      <w:pPr>
        <w:pStyle w:val="EndNoteBibliography"/>
        <w:spacing w:line="480" w:lineRule="auto"/>
        <w:ind w:left="720" w:hanging="720"/>
        <w:jc w:val="left"/>
        <w:rPr>
          <w:noProof/>
        </w:rPr>
      </w:pPr>
      <w:r w:rsidRPr="000F3D85">
        <w:rPr>
          <w:noProof/>
        </w:rPr>
        <w:t xml:space="preserve">Chew, C., &amp; Eysenbach, G. (2010). Pandemics in the age of Twitter: content analysis of Tweets during the 2009 H1N1 outbreak. </w:t>
      </w:r>
      <w:r w:rsidRPr="000F3D85">
        <w:rPr>
          <w:i/>
          <w:noProof/>
        </w:rPr>
        <w:t>PloS one, 5</w:t>
      </w:r>
      <w:r w:rsidRPr="000F3D85">
        <w:rPr>
          <w:noProof/>
        </w:rPr>
        <w:t xml:space="preserve">(11), e14118. </w:t>
      </w:r>
    </w:p>
    <w:p w14:paraId="4ED13586" w14:textId="77777777" w:rsidR="000F3D85" w:rsidRPr="000F3D85" w:rsidRDefault="000F3D85" w:rsidP="004C5DBF">
      <w:pPr>
        <w:pStyle w:val="EndNoteBibliography"/>
        <w:spacing w:line="480" w:lineRule="auto"/>
        <w:ind w:left="720" w:hanging="720"/>
        <w:jc w:val="left"/>
        <w:rPr>
          <w:noProof/>
        </w:rPr>
      </w:pPr>
      <w:r w:rsidRPr="000F3D85">
        <w:rPr>
          <w:noProof/>
        </w:rPr>
        <w:t xml:space="preserve">Cui, Y., Che, W., Liu, T., Qin, B., &amp; Yang, Z. (2021). Pre-training with whole word masking for chinese bert. </w:t>
      </w:r>
      <w:r w:rsidRPr="000F3D85">
        <w:rPr>
          <w:i/>
          <w:noProof/>
        </w:rPr>
        <w:t>IEEE/ACM Transactions on Audio, Speech, and Language Processing, 29</w:t>
      </w:r>
      <w:r w:rsidRPr="000F3D85">
        <w:rPr>
          <w:noProof/>
        </w:rPr>
        <w:t xml:space="preserve">, 3504-3514. </w:t>
      </w:r>
    </w:p>
    <w:p w14:paraId="4AFF38F6" w14:textId="77777777" w:rsidR="000F3D85" w:rsidRPr="000F3D85" w:rsidRDefault="000F3D85" w:rsidP="004C5DBF">
      <w:pPr>
        <w:pStyle w:val="EndNoteBibliography"/>
        <w:spacing w:line="480" w:lineRule="auto"/>
        <w:ind w:left="720" w:hanging="720"/>
        <w:jc w:val="left"/>
        <w:rPr>
          <w:noProof/>
        </w:rPr>
      </w:pPr>
      <w:r w:rsidRPr="000F3D85">
        <w:rPr>
          <w:noProof/>
        </w:rPr>
        <w:t xml:space="preserve">D'Andrea, E., Ducange, P., Bechini, A., Renda, A., &amp; Marcelloni, F. (2019). Monitoring the public opinion about the vaccination topic from tweets analysis. </w:t>
      </w:r>
      <w:r w:rsidRPr="000F3D85">
        <w:rPr>
          <w:i/>
          <w:noProof/>
        </w:rPr>
        <w:t xml:space="preserve">Expert Systems with Applications, </w:t>
      </w:r>
      <w:r w:rsidRPr="000F3D85">
        <w:rPr>
          <w:iCs/>
          <w:noProof/>
        </w:rPr>
        <w:t xml:space="preserve">116, </w:t>
      </w:r>
      <w:r w:rsidRPr="000F3D85">
        <w:rPr>
          <w:noProof/>
        </w:rPr>
        <w:t xml:space="preserve">209-226. </w:t>
      </w:r>
    </w:p>
    <w:p w14:paraId="3C3902B2" w14:textId="77777777" w:rsidR="000F3D85" w:rsidRPr="000F3D85" w:rsidRDefault="000F3D85" w:rsidP="004C5DBF">
      <w:pPr>
        <w:pStyle w:val="EndNoteBibliography"/>
        <w:spacing w:line="480" w:lineRule="auto"/>
        <w:ind w:left="720" w:hanging="720"/>
        <w:jc w:val="left"/>
        <w:rPr>
          <w:i/>
          <w:iCs/>
          <w:noProof/>
        </w:rPr>
      </w:pPr>
      <w:r w:rsidRPr="000F3D85">
        <w:rPr>
          <w:noProof/>
        </w:rPr>
        <w:t xml:space="preserve">Dey, K., Shrivastava, R., &amp; Kaushik, S. (2018). </w:t>
      </w:r>
      <w:r w:rsidRPr="000F3D85">
        <w:rPr>
          <w:iCs/>
          <w:noProof/>
        </w:rPr>
        <w:t xml:space="preserve">Topical stance detection for Twitter: A two-phase LSTM model using attention. </w:t>
      </w:r>
      <w:r w:rsidRPr="000F3D85">
        <w:rPr>
          <w:noProof/>
        </w:rPr>
        <w:t xml:space="preserve">In </w:t>
      </w:r>
      <w:r w:rsidRPr="000F3D85">
        <w:rPr>
          <w:i/>
          <w:iCs/>
          <w:noProof/>
        </w:rPr>
        <w:t>European Conference on Information Retrieval.</w:t>
      </w:r>
    </w:p>
    <w:p w14:paraId="72292B85" w14:textId="262D9D92" w:rsidR="000F3D85" w:rsidRPr="000F3D85" w:rsidDel="00010384" w:rsidRDefault="000F3D85" w:rsidP="004C5DBF">
      <w:pPr>
        <w:pStyle w:val="EndNoteBibliography"/>
        <w:spacing w:line="480" w:lineRule="auto"/>
        <w:ind w:left="720" w:hanging="720"/>
        <w:jc w:val="left"/>
        <w:rPr>
          <w:del w:id="2223" w:author="Author"/>
          <w:noProof/>
        </w:rPr>
      </w:pPr>
      <w:del w:id="2224" w:author="Author">
        <w:r w:rsidRPr="000F3D85" w:rsidDel="00010384">
          <w:rPr>
            <w:noProof/>
          </w:rPr>
          <w:delText xml:space="preserve">Dong, W., Liao, S., &amp; Zhang, Z. (2018). Leveraging financial social media data for corporate fraud detection. </w:delText>
        </w:r>
        <w:r w:rsidRPr="000F3D85" w:rsidDel="00010384">
          <w:rPr>
            <w:i/>
            <w:noProof/>
          </w:rPr>
          <w:delText>Journal of management information systems,</w:delText>
        </w:r>
        <w:r w:rsidRPr="000F3D85" w:rsidDel="00010384">
          <w:rPr>
            <w:iCs/>
            <w:noProof/>
          </w:rPr>
          <w:delText xml:space="preserve"> 35(2), </w:delText>
        </w:r>
        <w:r w:rsidRPr="000F3D85" w:rsidDel="00010384">
          <w:rPr>
            <w:noProof/>
          </w:rPr>
          <w:delText xml:space="preserve">461-487. </w:delText>
        </w:r>
      </w:del>
    </w:p>
    <w:p w14:paraId="30778ABF" w14:textId="77777777" w:rsidR="000F3D85" w:rsidRPr="000F3D85" w:rsidRDefault="000F3D85" w:rsidP="004C5DBF">
      <w:pPr>
        <w:pStyle w:val="EndNoteBibliography"/>
        <w:spacing w:line="480" w:lineRule="auto"/>
        <w:ind w:left="720" w:hanging="720"/>
        <w:jc w:val="left"/>
        <w:rPr>
          <w:noProof/>
        </w:rPr>
      </w:pPr>
      <w:r w:rsidRPr="000F3D85">
        <w:rPr>
          <w:noProof/>
        </w:rPr>
        <w:t xml:space="preserve">Duan, H. K., Vasarhelyi, M. A., Codesso, M., &amp; Alzamil, Z. (2023). Enhancing the government accounting information systems using social media information: An application of text </w:t>
      </w:r>
      <w:r w:rsidRPr="000F3D85">
        <w:rPr>
          <w:noProof/>
        </w:rPr>
        <w:lastRenderedPageBreak/>
        <w:t xml:space="preserve">mining and machine learning. </w:t>
      </w:r>
      <w:r w:rsidRPr="000F3D85">
        <w:rPr>
          <w:i/>
          <w:noProof/>
        </w:rPr>
        <w:t xml:space="preserve">International Journal of Accounting Information Systems, </w:t>
      </w:r>
      <w:r w:rsidRPr="000F3D85">
        <w:rPr>
          <w:iCs/>
          <w:noProof/>
        </w:rPr>
        <w:t>48, 10</w:t>
      </w:r>
      <w:r w:rsidRPr="000F3D85">
        <w:rPr>
          <w:noProof/>
        </w:rPr>
        <w:t xml:space="preserve">0600. </w:t>
      </w:r>
    </w:p>
    <w:p w14:paraId="75129DEC" w14:textId="77777777" w:rsidR="000F3D85" w:rsidRPr="000F3D85" w:rsidRDefault="000F3D85" w:rsidP="004C5DBF">
      <w:pPr>
        <w:pStyle w:val="EndNoteBibliography"/>
        <w:spacing w:line="480" w:lineRule="auto"/>
        <w:ind w:left="720" w:hanging="720"/>
        <w:jc w:val="left"/>
        <w:rPr>
          <w:noProof/>
        </w:rPr>
      </w:pPr>
      <w:r w:rsidRPr="000F3D85">
        <w:rPr>
          <w:noProof/>
        </w:rPr>
        <w:t xml:space="preserve">E, F., Yang, L., &amp; Chau, M. (2022). What Are People’s Concerns During Different Disaster Stages? A Case Study of COVID-19. </w:t>
      </w:r>
    </w:p>
    <w:p w14:paraId="66414D16" w14:textId="77777777" w:rsidR="000F3D85" w:rsidRPr="000F3D85" w:rsidRDefault="000F3D85" w:rsidP="004C5DBF">
      <w:pPr>
        <w:pStyle w:val="EndNoteBibliography"/>
        <w:spacing w:line="480" w:lineRule="auto"/>
        <w:ind w:left="720" w:hanging="720"/>
        <w:jc w:val="left"/>
        <w:rPr>
          <w:noProof/>
        </w:rPr>
      </w:pPr>
      <w:r w:rsidRPr="000F3D85">
        <w:rPr>
          <w:noProof/>
        </w:rPr>
        <w:t xml:space="preserve">Ekman, P., &amp; Friesen, W. V. (1971). Constants across cultures in the face and emotion. </w:t>
      </w:r>
      <w:r w:rsidRPr="000F3D85">
        <w:rPr>
          <w:i/>
          <w:noProof/>
        </w:rPr>
        <w:t>Journal of personality and social psychology,</w:t>
      </w:r>
      <w:r w:rsidRPr="000F3D85">
        <w:rPr>
          <w:iCs/>
          <w:noProof/>
        </w:rPr>
        <w:t xml:space="preserve"> 17(2), </w:t>
      </w:r>
      <w:r w:rsidRPr="000F3D85">
        <w:rPr>
          <w:noProof/>
        </w:rPr>
        <w:t xml:space="preserve">124. </w:t>
      </w:r>
    </w:p>
    <w:p w14:paraId="723723A0" w14:textId="260F5B6B" w:rsidR="000F3D85" w:rsidRPr="000F3D85" w:rsidDel="00010384" w:rsidRDefault="000F3D85" w:rsidP="004C5DBF">
      <w:pPr>
        <w:pStyle w:val="EndNoteBibliography"/>
        <w:spacing w:line="480" w:lineRule="auto"/>
        <w:ind w:left="720" w:hanging="720"/>
        <w:jc w:val="left"/>
        <w:rPr>
          <w:del w:id="2225" w:author="Author"/>
          <w:noProof/>
        </w:rPr>
      </w:pPr>
      <w:del w:id="2226" w:author="Author">
        <w:r w:rsidRPr="000F3D85" w:rsidDel="00010384">
          <w:rPr>
            <w:noProof/>
          </w:rPr>
          <w:delText xml:space="preserve">Fjelstad, O. D., &amp; Konsynski, B. R. (1986). The Role of Cognitive Apportionment in Information Systems. </w:delText>
        </w:r>
      </w:del>
    </w:p>
    <w:p w14:paraId="485E9AC6" w14:textId="77777777" w:rsidR="000F3D85" w:rsidRPr="000F3D85" w:rsidRDefault="000F3D85" w:rsidP="004C5DBF">
      <w:pPr>
        <w:pStyle w:val="EndNoteBibliography"/>
        <w:spacing w:line="480" w:lineRule="auto"/>
        <w:ind w:left="720" w:hanging="720"/>
        <w:jc w:val="left"/>
        <w:rPr>
          <w:noProof/>
        </w:rPr>
      </w:pPr>
      <w:r w:rsidRPr="000F3D85">
        <w:rPr>
          <w:noProof/>
        </w:rPr>
        <w:t xml:space="preserve">Francalanci, C., &amp; Hussain, A. (2017). Influence-based Twitter browsing with NavigTweet. </w:t>
      </w:r>
      <w:r w:rsidRPr="000F3D85">
        <w:rPr>
          <w:i/>
          <w:noProof/>
        </w:rPr>
        <w:t>Information Systems,</w:t>
      </w:r>
      <w:r w:rsidRPr="000F3D85">
        <w:rPr>
          <w:iCs/>
          <w:noProof/>
        </w:rPr>
        <w:t xml:space="preserve"> 64, 119-131</w:t>
      </w:r>
      <w:r w:rsidRPr="000F3D85">
        <w:rPr>
          <w:noProof/>
        </w:rPr>
        <w:t xml:space="preserve">. </w:t>
      </w:r>
    </w:p>
    <w:p w14:paraId="70647C43" w14:textId="77777777" w:rsidR="000F3D85" w:rsidRPr="000F3D85" w:rsidRDefault="000F3D85" w:rsidP="004C5DBF">
      <w:pPr>
        <w:pStyle w:val="EndNoteBibliography"/>
        <w:spacing w:line="480" w:lineRule="auto"/>
        <w:ind w:left="720" w:hanging="720"/>
        <w:jc w:val="left"/>
        <w:rPr>
          <w:noProof/>
        </w:rPr>
      </w:pPr>
      <w:r w:rsidRPr="000F3D85">
        <w:rPr>
          <w:noProof/>
        </w:rPr>
        <w:t xml:space="preserve">Garzia, F., Cusani, R., Borghini, F., Saltini, B., Lombardi, M., &amp; Ramalingam, S. (2018). </w:t>
      </w:r>
      <w:r w:rsidRPr="000F3D85">
        <w:rPr>
          <w:iCs/>
          <w:noProof/>
        </w:rPr>
        <w:t>Perceived risk assessment through open-source intelligent techniques for opinion mining and sentiment analysis: The case study of the Papal Basilica and Sacred Convent of Saint Francis in Assisi, Italy.</w:t>
      </w:r>
      <w:r w:rsidRPr="000F3D85">
        <w:rPr>
          <w:noProof/>
        </w:rPr>
        <w:t xml:space="preserve"> In </w:t>
      </w:r>
      <w:r w:rsidRPr="000F3D85">
        <w:rPr>
          <w:i/>
          <w:iCs/>
          <w:noProof/>
        </w:rPr>
        <w:t>2018 International Carnahan Conference on Security Technology (ICCST).</w:t>
      </w:r>
    </w:p>
    <w:p w14:paraId="5A000A7A" w14:textId="77777777" w:rsidR="000F3D85" w:rsidRPr="000F3D85" w:rsidRDefault="000F3D85" w:rsidP="004C5DBF">
      <w:pPr>
        <w:pStyle w:val="EndNoteBibliography"/>
        <w:spacing w:line="480" w:lineRule="auto"/>
        <w:ind w:left="720" w:hanging="720"/>
        <w:jc w:val="left"/>
        <w:rPr>
          <w:noProof/>
        </w:rPr>
      </w:pPr>
      <w:r w:rsidRPr="000F3D85">
        <w:rPr>
          <w:noProof/>
        </w:rPr>
        <w:t xml:space="preserve">Gilet, A.-L., &amp; Jallais, C. (2011). Valence, arousal and word associations. </w:t>
      </w:r>
      <w:r w:rsidRPr="000F3D85">
        <w:rPr>
          <w:i/>
          <w:noProof/>
        </w:rPr>
        <w:t>Cognition and Emotion, 25</w:t>
      </w:r>
      <w:r w:rsidRPr="000F3D85">
        <w:rPr>
          <w:noProof/>
        </w:rPr>
        <w:t xml:space="preserve">(4), 740-746. </w:t>
      </w:r>
    </w:p>
    <w:p w14:paraId="4E9ED924" w14:textId="77777777" w:rsidR="000F3D85" w:rsidRPr="000F3D85" w:rsidRDefault="000F3D85" w:rsidP="004C5DBF">
      <w:pPr>
        <w:pStyle w:val="EndNoteBibliography"/>
        <w:spacing w:line="480" w:lineRule="auto"/>
        <w:ind w:left="720" w:hanging="720"/>
        <w:jc w:val="left"/>
        <w:rPr>
          <w:noProof/>
        </w:rPr>
      </w:pPr>
      <w:r w:rsidRPr="000F3D85">
        <w:rPr>
          <w:noProof/>
        </w:rPr>
        <w:t xml:space="preserve">Gong, L., &amp; Ji, R. (2018). What does a TextCNN learn? </w:t>
      </w:r>
      <w:r w:rsidRPr="000F3D85">
        <w:rPr>
          <w:i/>
          <w:noProof/>
        </w:rPr>
        <w:t>arXiv preprint arXiv:1801.06287</w:t>
      </w:r>
      <w:r w:rsidRPr="000F3D85">
        <w:rPr>
          <w:noProof/>
        </w:rPr>
        <w:t xml:space="preserve">. </w:t>
      </w:r>
    </w:p>
    <w:p w14:paraId="3EFD065B" w14:textId="77777777" w:rsidR="000F3D85" w:rsidRPr="000F3D85" w:rsidRDefault="000F3D85" w:rsidP="004C5DBF">
      <w:pPr>
        <w:pStyle w:val="EndNoteBibliography"/>
        <w:spacing w:line="480" w:lineRule="auto"/>
        <w:ind w:left="720" w:hanging="720"/>
        <w:jc w:val="left"/>
        <w:rPr>
          <w:noProof/>
        </w:rPr>
      </w:pPr>
      <w:r w:rsidRPr="000F3D85">
        <w:rPr>
          <w:noProof/>
        </w:rPr>
        <w:t xml:space="preserve">Gupta, A., Deokar, A., Iyer, L., Sharda, R., &amp; Schrader, D. (2018). Big data &amp; analytics for societal impact: Recent research and trends. </w:t>
      </w:r>
      <w:r w:rsidRPr="000F3D85">
        <w:rPr>
          <w:i/>
          <w:noProof/>
        </w:rPr>
        <w:t>Information Systems Frontiers, 20</w:t>
      </w:r>
      <w:r w:rsidRPr="000F3D85">
        <w:rPr>
          <w:noProof/>
        </w:rPr>
        <w:t xml:space="preserve">, 185-194. </w:t>
      </w:r>
    </w:p>
    <w:p w14:paraId="0BE9A774" w14:textId="77777777" w:rsidR="000F3D85" w:rsidRPr="000F3D85" w:rsidRDefault="000F3D85" w:rsidP="004C5DBF">
      <w:pPr>
        <w:pStyle w:val="EndNoteBibliography"/>
        <w:spacing w:line="480" w:lineRule="auto"/>
        <w:ind w:left="720" w:hanging="720"/>
        <w:jc w:val="left"/>
        <w:rPr>
          <w:noProof/>
        </w:rPr>
      </w:pPr>
      <w:r w:rsidRPr="000F3D85">
        <w:rPr>
          <w:noProof/>
        </w:rPr>
        <w:t xml:space="preserve">Han, Y., Lappas, T., &amp; Sabnis, G. (2020). The importance of interactions between content characteristics and creator characteristics for studying virality in social media. </w:t>
      </w:r>
      <w:r w:rsidRPr="000F3D85">
        <w:rPr>
          <w:i/>
          <w:noProof/>
        </w:rPr>
        <w:t xml:space="preserve">Information Systems Research, </w:t>
      </w:r>
      <w:r w:rsidRPr="000F3D85">
        <w:rPr>
          <w:iCs/>
          <w:noProof/>
        </w:rPr>
        <w:t>31(2), 57</w:t>
      </w:r>
      <w:r w:rsidRPr="000F3D85">
        <w:rPr>
          <w:noProof/>
        </w:rPr>
        <w:t xml:space="preserve">6-588. </w:t>
      </w:r>
    </w:p>
    <w:p w14:paraId="1DC9D12E" w14:textId="77777777" w:rsidR="000F3D85" w:rsidRPr="000F3D85" w:rsidRDefault="000F3D85" w:rsidP="004C5DBF">
      <w:pPr>
        <w:pStyle w:val="EndNoteBibliography"/>
        <w:spacing w:line="480" w:lineRule="auto"/>
        <w:ind w:left="720" w:hanging="720"/>
        <w:jc w:val="left"/>
        <w:rPr>
          <w:noProof/>
        </w:rPr>
      </w:pPr>
      <w:r w:rsidRPr="000F3D85">
        <w:rPr>
          <w:noProof/>
        </w:rPr>
        <w:t xml:space="preserve">Hevner, A. R., March, S. T., Park, J., &amp; Ram, S. (2004). Design science in information systems research. </w:t>
      </w:r>
      <w:r w:rsidRPr="000F3D85">
        <w:rPr>
          <w:i/>
          <w:noProof/>
        </w:rPr>
        <w:t>MIS Quarterly</w:t>
      </w:r>
      <w:r w:rsidRPr="000F3D85">
        <w:rPr>
          <w:noProof/>
        </w:rPr>
        <w:t xml:space="preserve">, 75-105. </w:t>
      </w:r>
    </w:p>
    <w:p w14:paraId="626A827D" w14:textId="6B27A7E2" w:rsidR="000F3D85" w:rsidRPr="000F3D85" w:rsidDel="00010384" w:rsidRDefault="000F3D85" w:rsidP="004C5DBF">
      <w:pPr>
        <w:pStyle w:val="EndNoteBibliography"/>
        <w:spacing w:line="480" w:lineRule="auto"/>
        <w:ind w:left="720" w:hanging="720"/>
        <w:jc w:val="left"/>
        <w:rPr>
          <w:del w:id="2227" w:author="Author"/>
          <w:noProof/>
        </w:rPr>
      </w:pPr>
      <w:del w:id="2228" w:author="Author">
        <w:r w:rsidRPr="000F3D85" w:rsidDel="00010384">
          <w:rPr>
            <w:noProof/>
          </w:rPr>
          <w:lastRenderedPageBreak/>
          <w:delText xml:space="preserve">Hong, L., Fu, C., Wu, J., &amp; Frias-Martinez, V. (2018). Information needs and communication gaps between citizens and local governments online during natural disasters. </w:delText>
        </w:r>
        <w:r w:rsidRPr="000F3D85" w:rsidDel="00010384">
          <w:rPr>
            <w:i/>
            <w:noProof/>
          </w:rPr>
          <w:delText xml:space="preserve">Information Systems Frontiers, </w:delText>
        </w:r>
        <w:r w:rsidRPr="000F3D85" w:rsidDel="00010384">
          <w:rPr>
            <w:iCs/>
            <w:noProof/>
          </w:rPr>
          <w:delText>20, 10</w:delText>
        </w:r>
        <w:r w:rsidRPr="000F3D85" w:rsidDel="00010384">
          <w:rPr>
            <w:noProof/>
          </w:rPr>
          <w:delText xml:space="preserve">27-1039. </w:delText>
        </w:r>
      </w:del>
    </w:p>
    <w:p w14:paraId="2B1CD8C4" w14:textId="77777777" w:rsidR="000F3D85" w:rsidRPr="000F3D85" w:rsidRDefault="000F3D85" w:rsidP="004C5DBF">
      <w:pPr>
        <w:pStyle w:val="EndNoteBibliography"/>
        <w:spacing w:line="480" w:lineRule="auto"/>
        <w:ind w:left="720" w:hanging="720"/>
        <w:jc w:val="left"/>
        <w:rPr>
          <w:noProof/>
        </w:rPr>
      </w:pPr>
      <w:r w:rsidRPr="000F3D85">
        <w:rPr>
          <w:noProof/>
        </w:rPr>
        <w:t xml:space="preserve">Huang, C.-L., Chung, C. K., Hui, N., Lin, Y.-C., Seih, Y.-T., Lam, B. C., . . . Pennebaker, J. W. (2012). The development of the Chinese linguistic inquiry and word count dictionary. </w:t>
      </w:r>
      <w:r w:rsidRPr="000F3D85">
        <w:rPr>
          <w:i/>
          <w:noProof/>
        </w:rPr>
        <w:t>Chinese Journal of Psychology</w:t>
      </w:r>
      <w:r w:rsidRPr="000F3D85">
        <w:rPr>
          <w:noProof/>
        </w:rPr>
        <w:t xml:space="preserve">. </w:t>
      </w:r>
    </w:p>
    <w:p w14:paraId="0CB4AB80" w14:textId="6A3528BA" w:rsidR="000F3D85" w:rsidRPr="000F3D85" w:rsidDel="00010384" w:rsidRDefault="000F3D85" w:rsidP="004C5DBF">
      <w:pPr>
        <w:pStyle w:val="EndNoteBibliography"/>
        <w:spacing w:line="480" w:lineRule="auto"/>
        <w:ind w:left="720" w:hanging="720"/>
        <w:jc w:val="left"/>
        <w:rPr>
          <w:del w:id="2229" w:author="Author"/>
          <w:noProof/>
        </w:rPr>
      </w:pPr>
      <w:del w:id="2230" w:author="Author">
        <w:r w:rsidRPr="000F3D85" w:rsidDel="00010384">
          <w:rPr>
            <w:noProof/>
          </w:rPr>
          <w:delText xml:space="preserve">Johnson, R., &amp; Zhang, T. (2017). </w:delText>
        </w:r>
        <w:r w:rsidRPr="000F3D85" w:rsidDel="00010384">
          <w:rPr>
            <w:i/>
            <w:noProof/>
          </w:rPr>
          <w:delText>Deep pyramid convolutional neural networks for text categorization.</w:delText>
        </w:r>
        <w:r w:rsidRPr="000F3D85" w:rsidDel="00010384">
          <w:rPr>
            <w:noProof/>
          </w:rPr>
          <w:delText xml:space="preserve"> In</w:delText>
        </w:r>
        <w:r w:rsidRPr="000F3D85" w:rsidDel="00010384">
          <w:rPr>
            <w:i/>
            <w:iCs/>
            <w:noProof/>
          </w:rPr>
          <w:delText xml:space="preserve"> Proceedings of the 55th Annual Meeting of the Association for Computational Linguistics</w:delText>
        </w:r>
        <w:r w:rsidRPr="000F3D85" w:rsidDel="00010384">
          <w:rPr>
            <w:noProof/>
          </w:rPr>
          <w:delText>.</w:delText>
        </w:r>
      </w:del>
    </w:p>
    <w:p w14:paraId="0A240E3E" w14:textId="77777777" w:rsidR="000F3D85" w:rsidRPr="000F3D85" w:rsidRDefault="000F3D85" w:rsidP="004C5DBF">
      <w:pPr>
        <w:pStyle w:val="EndNoteBibliography"/>
        <w:spacing w:line="480" w:lineRule="auto"/>
        <w:ind w:left="720" w:hanging="720"/>
        <w:jc w:val="left"/>
        <w:rPr>
          <w:noProof/>
        </w:rPr>
      </w:pPr>
      <w:r w:rsidRPr="000F3D85">
        <w:rPr>
          <w:noProof/>
        </w:rPr>
        <w:t xml:space="preserve">Kensinger, E. A., &amp; Corkin, S. (2004). Two routes to emotional memory: Distinct neural processes for valence and arousal. In </w:t>
      </w:r>
      <w:r w:rsidRPr="000F3D85">
        <w:rPr>
          <w:i/>
          <w:noProof/>
        </w:rPr>
        <w:t xml:space="preserve">Proceedings of the National Academy of Sciences, </w:t>
      </w:r>
      <w:r w:rsidRPr="000F3D85">
        <w:rPr>
          <w:iCs/>
          <w:noProof/>
        </w:rPr>
        <w:t xml:space="preserve">101(9), </w:t>
      </w:r>
      <w:r w:rsidRPr="000F3D85">
        <w:rPr>
          <w:noProof/>
        </w:rPr>
        <w:t xml:space="preserve">3310-3315. </w:t>
      </w:r>
    </w:p>
    <w:p w14:paraId="2443119A" w14:textId="2B5C93D7" w:rsidR="000F3D85" w:rsidRPr="000F3D85" w:rsidDel="00010384" w:rsidRDefault="000F3D85" w:rsidP="004C5DBF">
      <w:pPr>
        <w:pStyle w:val="EndNoteBibliography"/>
        <w:spacing w:line="480" w:lineRule="auto"/>
        <w:ind w:left="720" w:hanging="720"/>
        <w:jc w:val="left"/>
        <w:rPr>
          <w:del w:id="2231" w:author="Author"/>
          <w:i/>
          <w:iCs/>
          <w:noProof/>
        </w:rPr>
      </w:pPr>
      <w:del w:id="2232" w:author="Author">
        <w:r w:rsidRPr="000F3D85" w:rsidDel="00010384">
          <w:rPr>
            <w:noProof/>
          </w:rPr>
          <w:delText xml:space="preserve">Kenton, J. D. M.-W. C., &amp; Toutanova, L. K. (2019). </w:delText>
        </w:r>
        <w:r w:rsidRPr="000F3D85" w:rsidDel="00010384">
          <w:rPr>
            <w:i/>
            <w:noProof/>
          </w:rPr>
          <w:delText>Bert: Pre-training of deep bidirectional transformers for language understanding.</w:delText>
        </w:r>
        <w:r w:rsidRPr="000F3D85" w:rsidDel="00010384">
          <w:rPr>
            <w:noProof/>
          </w:rPr>
          <w:delText xml:space="preserve"> In </w:delText>
        </w:r>
        <w:r w:rsidRPr="000F3D85" w:rsidDel="00010384">
          <w:rPr>
            <w:i/>
            <w:iCs/>
            <w:noProof/>
          </w:rPr>
          <w:delText>Proceedings of naacL-HLT.</w:delText>
        </w:r>
      </w:del>
    </w:p>
    <w:p w14:paraId="3C0719D0" w14:textId="367D9E8B" w:rsidR="000F3D85" w:rsidRPr="000F3D85" w:rsidDel="00010384" w:rsidRDefault="000F3D85" w:rsidP="004C5DBF">
      <w:pPr>
        <w:pStyle w:val="EndNoteBibliography"/>
        <w:spacing w:line="480" w:lineRule="auto"/>
        <w:ind w:left="720" w:hanging="720"/>
        <w:jc w:val="left"/>
        <w:rPr>
          <w:del w:id="2233" w:author="Author"/>
          <w:noProof/>
        </w:rPr>
      </w:pPr>
      <w:del w:id="2234" w:author="Author">
        <w:r w:rsidRPr="000F3D85" w:rsidDel="00010384">
          <w:rPr>
            <w:noProof/>
          </w:rPr>
          <w:delText xml:space="preserve">Kim, Y. (2014). </w:delText>
        </w:r>
        <w:r w:rsidRPr="000F3D85" w:rsidDel="00010384">
          <w:rPr>
            <w:iCs/>
            <w:noProof/>
          </w:rPr>
          <w:delText>Convolutional Neural Networks for Sentence Classification.</w:delText>
        </w:r>
        <w:r w:rsidRPr="000F3D85" w:rsidDel="00010384">
          <w:rPr>
            <w:noProof/>
          </w:rPr>
          <w:delText xml:space="preserve"> In</w:delText>
        </w:r>
        <w:r w:rsidRPr="000F3D85" w:rsidDel="00010384">
          <w:rPr>
            <w:i/>
            <w:iCs/>
            <w:noProof/>
          </w:rPr>
          <w:delText xml:space="preserve"> Proceedings of the 2014 Conference on Empirical Methods in Natural Language Processing (EMNLP)</w:delText>
        </w:r>
        <w:r w:rsidRPr="000F3D85" w:rsidDel="00010384">
          <w:rPr>
            <w:noProof/>
          </w:rPr>
          <w:delText>.</w:delText>
        </w:r>
      </w:del>
    </w:p>
    <w:p w14:paraId="7776045F" w14:textId="77777777" w:rsidR="000F3D85" w:rsidRPr="000F3D85" w:rsidRDefault="000F3D85" w:rsidP="004C5DBF">
      <w:pPr>
        <w:pStyle w:val="EndNoteBibliography"/>
        <w:spacing w:line="480" w:lineRule="auto"/>
        <w:ind w:left="720" w:hanging="720"/>
        <w:jc w:val="left"/>
        <w:rPr>
          <w:i/>
          <w:iCs/>
          <w:noProof/>
        </w:rPr>
      </w:pPr>
      <w:r w:rsidRPr="000F3D85">
        <w:rPr>
          <w:noProof/>
        </w:rPr>
        <w:t>Kitagawa, Y., Komachi, M., Aramaki, E., Okazaki, N., &amp; Ishikawa, H. (2015).</w:t>
      </w:r>
      <w:r w:rsidRPr="000F3D85">
        <w:rPr>
          <w:iCs/>
          <w:noProof/>
        </w:rPr>
        <w:t xml:space="preserve"> Disease event detection based on deep modality analysis. </w:t>
      </w:r>
      <w:r w:rsidRPr="000F3D85">
        <w:rPr>
          <w:noProof/>
        </w:rPr>
        <w:t xml:space="preserve">In </w:t>
      </w:r>
      <w:r w:rsidRPr="000F3D85">
        <w:rPr>
          <w:i/>
          <w:iCs/>
          <w:noProof/>
        </w:rPr>
        <w:t>Proceedings of the ACL-IJCNLP 2015 Student Research Workshop.</w:t>
      </w:r>
    </w:p>
    <w:p w14:paraId="0592991E" w14:textId="5A9A5F43" w:rsidR="000F3D85" w:rsidRPr="000F3D85" w:rsidDel="00010384" w:rsidRDefault="000F3D85" w:rsidP="004C5DBF">
      <w:pPr>
        <w:pStyle w:val="EndNoteBibliography"/>
        <w:spacing w:line="480" w:lineRule="auto"/>
        <w:ind w:left="720" w:hanging="720"/>
        <w:jc w:val="left"/>
        <w:rPr>
          <w:del w:id="2235" w:author="Author"/>
          <w:noProof/>
        </w:rPr>
      </w:pPr>
      <w:del w:id="2236" w:author="Author">
        <w:r w:rsidRPr="000F3D85" w:rsidDel="00010384">
          <w:rPr>
            <w:noProof/>
          </w:rPr>
          <w:delText xml:space="preserve">Lai, S., Xu, L., Liu, K., &amp; Zhao, J. (2015). </w:delText>
        </w:r>
        <w:r w:rsidRPr="000F3D85" w:rsidDel="00010384">
          <w:rPr>
            <w:iCs/>
            <w:noProof/>
          </w:rPr>
          <w:delText xml:space="preserve">Recurrent convolutional neural networks for text classification. </w:delText>
        </w:r>
        <w:r w:rsidRPr="000F3D85" w:rsidDel="00010384">
          <w:rPr>
            <w:noProof/>
          </w:rPr>
          <w:delText xml:space="preserve">In </w:delText>
        </w:r>
        <w:r w:rsidRPr="000F3D85" w:rsidDel="00010384">
          <w:rPr>
            <w:i/>
            <w:iCs/>
            <w:noProof/>
          </w:rPr>
          <w:delText>Proceedings of the AAAI conference on artificial intelligence</w:delText>
        </w:r>
        <w:r w:rsidRPr="000F3D85" w:rsidDel="00010384">
          <w:rPr>
            <w:noProof/>
          </w:rPr>
          <w:delText>.</w:delText>
        </w:r>
      </w:del>
    </w:p>
    <w:p w14:paraId="6408B6E3" w14:textId="77777777" w:rsidR="000F3D85" w:rsidRPr="000F3D85" w:rsidRDefault="000F3D85" w:rsidP="004C5DBF">
      <w:pPr>
        <w:pStyle w:val="EndNoteBibliography"/>
        <w:spacing w:line="480" w:lineRule="auto"/>
        <w:ind w:left="720" w:hanging="720"/>
        <w:jc w:val="left"/>
        <w:rPr>
          <w:noProof/>
        </w:rPr>
      </w:pPr>
      <w:r w:rsidRPr="000F3D85">
        <w:rPr>
          <w:noProof/>
        </w:rPr>
        <w:t xml:space="preserve">Lee, S. Y., Qiu, L., &amp; Whinston, A. (2018). Sentiment manipulation in online platforms: An analysis of movie tweets. </w:t>
      </w:r>
      <w:r w:rsidRPr="000F3D85">
        <w:rPr>
          <w:i/>
          <w:noProof/>
        </w:rPr>
        <w:t xml:space="preserve">Production and Operations Management, </w:t>
      </w:r>
      <w:r w:rsidRPr="000F3D85">
        <w:rPr>
          <w:iCs/>
          <w:noProof/>
        </w:rPr>
        <w:t>27(3), 393</w:t>
      </w:r>
      <w:r w:rsidRPr="000F3D85">
        <w:rPr>
          <w:noProof/>
        </w:rPr>
        <w:t xml:space="preserve">-416. </w:t>
      </w:r>
    </w:p>
    <w:p w14:paraId="29D580E9" w14:textId="475D5188" w:rsidR="00581BEE" w:rsidRDefault="00581BEE" w:rsidP="004C5DBF">
      <w:pPr>
        <w:pStyle w:val="EndNoteBibliography"/>
        <w:spacing w:line="480" w:lineRule="auto"/>
        <w:ind w:left="720" w:hanging="720"/>
        <w:jc w:val="left"/>
        <w:rPr>
          <w:noProof/>
        </w:rPr>
      </w:pPr>
      <w:r w:rsidRPr="00581BEE">
        <w:rPr>
          <w:noProof/>
        </w:rPr>
        <w:t xml:space="preserve">Li, J., Vishwanath, A., &amp; Rao, H. R. (2014). Retweeting the Fukushima nuclear radiation disaster. </w:t>
      </w:r>
      <w:r w:rsidRPr="00F144D9">
        <w:rPr>
          <w:i/>
          <w:noProof/>
        </w:rPr>
        <w:t>Communications of the ACM</w:t>
      </w:r>
      <w:r w:rsidRPr="00581BEE">
        <w:rPr>
          <w:noProof/>
        </w:rPr>
        <w:t>, 57(1), 78-85.</w:t>
      </w:r>
    </w:p>
    <w:p w14:paraId="3D5D1C00" w14:textId="7918071B" w:rsidR="000F3D85" w:rsidRPr="000F3D85" w:rsidRDefault="000F3D85" w:rsidP="004C5DBF">
      <w:pPr>
        <w:pStyle w:val="EndNoteBibliography"/>
        <w:spacing w:line="480" w:lineRule="auto"/>
        <w:ind w:left="720" w:hanging="720"/>
        <w:jc w:val="left"/>
        <w:rPr>
          <w:noProof/>
        </w:rPr>
      </w:pPr>
      <w:r w:rsidRPr="000F3D85">
        <w:rPr>
          <w:noProof/>
        </w:rPr>
        <w:t xml:space="preserve">Li, W., Chen, H., &amp; Nunamaker Jr, J. F. (2016). Identifying and profiling key sellers in cyber carding community: AZSecure text mining system. </w:t>
      </w:r>
      <w:r w:rsidRPr="000F3D85">
        <w:rPr>
          <w:i/>
          <w:noProof/>
        </w:rPr>
        <w:t xml:space="preserve">Journal of Management Information Systems, </w:t>
      </w:r>
      <w:r w:rsidRPr="000F3D85">
        <w:rPr>
          <w:iCs/>
          <w:noProof/>
        </w:rPr>
        <w:t>33(4), 1</w:t>
      </w:r>
      <w:r w:rsidRPr="000F3D85">
        <w:rPr>
          <w:noProof/>
        </w:rPr>
        <w:t xml:space="preserve">059-1086. </w:t>
      </w:r>
    </w:p>
    <w:p w14:paraId="3807F74E" w14:textId="77777777" w:rsidR="000F3D85" w:rsidRPr="000F3D85" w:rsidRDefault="000F3D85" w:rsidP="004C5DBF">
      <w:pPr>
        <w:pStyle w:val="EndNoteBibliography"/>
        <w:spacing w:line="480" w:lineRule="auto"/>
        <w:ind w:left="720" w:hanging="720"/>
        <w:jc w:val="left"/>
        <w:rPr>
          <w:noProof/>
        </w:rPr>
      </w:pPr>
      <w:r w:rsidRPr="000F3D85">
        <w:rPr>
          <w:noProof/>
        </w:rPr>
        <w:t xml:space="preserve">Liu, Y., Ott, M., Goyal, N., Du, J., Joshi, M., Chen, D., . . . Stoyanov, V. (2019). </w:t>
      </w:r>
      <w:r w:rsidRPr="000F3D85">
        <w:rPr>
          <w:iCs/>
          <w:noProof/>
        </w:rPr>
        <w:t xml:space="preserve">Roberta: A robustly optimized bert pretraining approach. </w:t>
      </w:r>
      <w:r w:rsidRPr="000F3D85">
        <w:rPr>
          <w:noProof/>
        </w:rPr>
        <w:t xml:space="preserve">In </w:t>
      </w:r>
      <w:r w:rsidRPr="000F3D85">
        <w:rPr>
          <w:i/>
          <w:iCs/>
          <w:noProof/>
        </w:rPr>
        <w:t>Proceedings of the 20th Chinese National Conference on Computational Linguistics</w:t>
      </w:r>
      <w:r w:rsidRPr="000F3D85">
        <w:rPr>
          <w:noProof/>
        </w:rPr>
        <w:t>.</w:t>
      </w:r>
    </w:p>
    <w:p w14:paraId="24A733DE" w14:textId="77777777" w:rsidR="000F3D85" w:rsidRPr="000F3D85" w:rsidRDefault="000F3D85" w:rsidP="004C5DBF">
      <w:pPr>
        <w:pStyle w:val="EndNoteBibliography"/>
        <w:spacing w:line="480" w:lineRule="auto"/>
        <w:ind w:left="720" w:hanging="720"/>
        <w:jc w:val="left"/>
        <w:rPr>
          <w:noProof/>
        </w:rPr>
      </w:pPr>
      <w:r w:rsidRPr="000F3D85">
        <w:rPr>
          <w:noProof/>
        </w:rPr>
        <w:t xml:space="preserve">Mai, F., Shan, Z., Bai, Q., Wang, X., &amp; Chiang, R. H. (2018). How does social media impact Bitcoin value? A test of the silent majority hypothesis. </w:t>
      </w:r>
      <w:r w:rsidRPr="000F3D85">
        <w:rPr>
          <w:i/>
          <w:noProof/>
        </w:rPr>
        <w:t>Journal of Management Information systems,</w:t>
      </w:r>
      <w:r w:rsidRPr="000F3D85">
        <w:rPr>
          <w:iCs/>
          <w:noProof/>
        </w:rPr>
        <w:t xml:space="preserve"> 35(1), </w:t>
      </w:r>
      <w:r w:rsidRPr="000F3D85">
        <w:rPr>
          <w:noProof/>
        </w:rPr>
        <w:t xml:space="preserve">19-52. </w:t>
      </w:r>
    </w:p>
    <w:p w14:paraId="17458977" w14:textId="77777777" w:rsidR="000F3D85" w:rsidRPr="000F3D85" w:rsidRDefault="000F3D85" w:rsidP="004C5DBF">
      <w:pPr>
        <w:pStyle w:val="EndNoteBibliography"/>
        <w:spacing w:line="480" w:lineRule="auto"/>
        <w:ind w:left="720" w:hanging="720"/>
        <w:jc w:val="left"/>
        <w:rPr>
          <w:noProof/>
        </w:rPr>
      </w:pPr>
      <w:r w:rsidRPr="000F3D85">
        <w:rPr>
          <w:noProof/>
        </w:rPr>
        <w:lastRenderedPageBreak/>
        <w:t xml:space="preserve">Mendon, S., Dutta, P., Behl, A., &amp; Lessmann, S. (2021). A Hybrid Approach of Machine Learning and Lexicons to Sentiment Analysis: Enhanced Insights from Twitter Data of Natural Disasters. </w:t>
      </w:r>
      <w:r w:rsidRPr="000F3D85">
        <w:rPr>
          <w:i/>
          <w:noProof/>
        </w:rPr>
        <w:t xml:space="preserve">Information Ssystems Frontiers, </w:t>
      </w:r>
      <w:r w:rsidRPr="000F3D85">
        <w:rPr>
          <w:iCs/>
          <w:noProof/>
        </w:rPr>
        <w:t>23(5), 114</w:t>
      </w:r>
      <w:r w:rsidRPr="000F3D85">
        <w:rPr>
          <w:noProof/>
        </w:rPr>
        <w:t>5-1168.</w:t>
      </w:r>
    </w:p>
    <w:p w14:paraId="61B75EA3" w14:textId="77777777" w:rsidR="000F3D85" w:rsidRPr="000F3D85" w:rsidRDefault="000F3D85" w:rsidP="004C5DBF">
      <w:pPr>
        <w:pStyle w:val="EndNoteBibliography"/>
        <w:spacing w:line="480" w:lineRule="auto"/>
        <w:ind w:left="720" w:hanging="720"/>
        <w:jc w:val="left"/>
        <w:rPr>
          <w:noProof/>
        </w:rPr>
      </w:pPr>
      <w:r w:rsidRPr="000F3D85">
        <w:rPr>
          <w:noProof/>
        </w:rPr>
        <w:t xml:space="preserve">Mukkamala, A. M., &amp; Beck, R. (2018). </w:t>
      </w:r>
      <w:r w:rsidRPr="000F3D85">
        <w:rPr>
          <w:iCs/>
          <w:noProof/>
        </w:rPr>
        <w:t xml:space="preserve">The role of social media for collective behaviour development in response to natural disasters. </w:t>
      </w:r>
      <w:r w:rsidRPr="000F3D85">
        <w:rPr>
          <w:noProof/>
        </w:rPr>
        <w:t xml:space="preserve">In </w:t>
      </w:r>
      <w:r w:rsidRPr="000F3D85">
        <w:rPr>
          <w:i/>
          <w:iCs/>
          <w:noProof/>
        </w:rPr>
        <w:t>Proceedings of 26th European Conference on Information Systems</w:t>
      </w:r>
      <w:r w:rsidRPr="000F3D85">
        <w:rPr>
          <w:noProof/>
        </w:rPr>
        <w:t>.</w:t>
      </w:r>
    </w:p>
    <w:p w14:paraId="70671E00" w14:textId="2109C94B" w:rsidR="00041D19" w:rsidRDefault="00041D19" w:rsidP="004C5DBF">
      <w:pPr>
        <w:pStyle w:val="EndNoteBibliography"/>
        <w:spacing w:line="480" w:lineRule="auto"/>
        <w:ind w:left="720" w:hanging="720"/>
        <w:jc w:val="left"/>
        <w:rPr>
          <w:noProof/>
        </w:rPr>
      </w:pPr>
      <w:r w:rsidRPr="00041D19">
        <w:rPr>
          <w:noProof/>
        </w:rPr>
        <w:t xml:space="preserve">Oh, O., Agrawal, M., &amp; Rao, H. R. (2013). Community intelligence and social media services: A rumor theoretic analysis of tweets during social crises. </w:t>
      </w:r>
      <w:r w:rsidRPr="00F144D9">
        <w:rPr>
          <w:i/>
          <w:noProof/>
        </w:rPr>
        <w:t>MIS Quarterly</w:t>
      </w:r>
      <w:r w:rsidRPr="00041D19">
        <w:rPr>
          <w:noProof/>
        </w:rPr>
        <w:t>, 407-426.</w:t>
      </w:r>
    </w:p>
    <w:p w14:paraId="4053AC47" w14:textId="2866F009" w:rsidR="000F3D85" w:rsidRPr="000F3D85" w:rsidDel="00010384" w:rsidRDefault="000F3D85" w:rsidP="004C5DBF">
      <w:pPr>
        <w:pStyle w:val="EndNoteBibliography"/>
        <w:spacing w:line="480" w:lineRule="auto"/>
        <w:ind w:left="720" w:hanging="720"/>
        <w:jc w:val="left"/>
        <w:rPr>
          <w:del w:id="2237" w:author="Author"/>
          <w:noProof/>
        </w:rPr>
      </w:pPr>
      <w:del w:id="2238" w:author="Author">
        <w:r w:rsidRPr="000F3D85" w:rsidDel="00010384">
          <w:rPr>
            <w:noProof/>
          </w:rPr>
          <w:delText>Pennington, J., Socher, R., &amp; Manning, C. D. (2014).</w:delText>
        </w:r>
        <w:r w:rsidRPr="000F3D85" w:rsidDel="00010384">
          <w:rPr>
            <w:iCs/>
            <w:noProof/>
          </w:rPr>
          <w:delText xml:space="preserve"> Glove: Global vectors for word representation. </w:delText>
        </w:r>
        <w:r w:rsidRPr="000F3D85" w:rsidDel="00010384">
          <w:rPr>
            <w:noProof/>
          </w:rPr>
          <w:delText xml:space="preserve">In </w:delText>
        </w:r>
        <w:r w:rsidRPr="000F3D85" w:rsidDel="00010384">
          <w:rPr>
            <w:i/>
            <w:iCs/>
            <w:noProof/>
          </w:rPr>
          <w:delText>Proceedings of the 2014 conference on empirical methods in natural language processing (EMNLP)</w:delText>
        </w:r>
        <w:r w:rsidRPr="000F3D85" w:rsidDel="00010384">
          <w:rPr>
            <w:noProof/>
          </w:rPr>
          <w:delText>.</w:delText>
        </w:r>
      </w:del>
    </w:p>
    <w:p w14:paraId="6504F5F5" w14:textId="558EF21A" w:rsidR="000F3D85" w:rsidRPr="000F3D85" w:rsidDel="00010384" w:rsidRDefault="000F3D85" w:rsidP="004C5DBF">
      <w:pPr>
        <w:pStyle w:val="EndNoteBibliography"/>
        <w:spacing w:line="480" w:lineRule="auto"/>
        <w:ind w:left="720" w:hanging="720"/>
        <w:jc w:val="left"/>
        <w:rPr>
          <w:del w:id="2239" w:author="Author"/>
          <w:noProof/>
        </w:rPr>
      </w:pPr>
      <w:del w:id="2240" w:author="Author">
        <w:r w:rsidRPr="000F3D85" w:rsidDel="00010384">
          <w:rPr>
            <w:noProof/>
          </w:rPr>
          <w:delText xml:space="preserve">Peters, M. E., Neumann, M., Iyyer, M., Gardner, M., Clark, C., Lee, K., &amp; Zettlemoyer, L. (2018). </w:delText>
        </w:r>
        <w:r w:rsidRPr="000F3D85" w:rsidDel="00010384">
          <w:rPr>
            <w:iCs/>
            <w:noProof/>
          </w:rPr>
          <w:delText xml:space="preserve">Deep Contextualized Word Representations. </w:delText>
        </w:r>
        <w:r w:rsidRPr="000F3D85" w:rsidDel="00010384">
          <w:rPr>
            <w:noProof/>
          </w:rPr>
          <w:delText xml:space="preserve">In </w:delText>
        </w:r>
        <w:r w:rsidRPr="000F3D85" w:rsidDel="00010384">
          <w:rPr>
            <w:i/>
            <w:iCs/>
            <w:noProof/>
          </w:rPr>
          <w:delText>Proceedings of the 2018 Conference of the North American Chapter of the Association for Computational Linguistics: Human Language Technologies</w:delText>
        </w:r>
        <w:r w:rsidRPr="000F3D85" w:rsidDel="00010384">
          <w:rPr>
            <w:noProof/>
          </w:rPr>
          <w:delText>.</w:delText>
        </w:r>
      </w:del>
    </w:p>
    <w:p w14:paraId="0A5CB3DD" w14:textId="60091D52" w:rsidR="000F3D85" w:rsidRPr="000F3D85" w:rsidDel="00010384" w:rsidRDefault="000F3D85" w:rsidP="004C5DBF">
      <w:pPr>
        <w:pStyle w:val="EndNoteBibliography"/>
        <w:spacing w:line="480" w:lineRule="auto"/>
        <w:ind w:left="720" w:hanging="720"/>
        <w:jc w:val="left"/>
        <w:rPr>
          <w:del w:id="2241" w:author="Author"/>
          <w:noProof/>
        </w:rPr>
      </w:pPr>
      <w:del w:id="2242" w:author="Author">
        <w:r w:rsidRPr="000F3D85" w:rsidDel="00010384">
          <w:rPr>
            <w:noProof/>
          </w:rPr>
          <w:delText xml:space="preserve">Qiu, X., Sun, T., Xu, Y., Shao, Y., Dai, N., &amp; Huang, X. (2020). Pre-trained models for natural language processing: A survey. </w:delText>
        </w:r>
        <w:r w:rsidRPr="000F3D85" w:rsidDel="00010384">
          <w:rPr>
            <w:i/>
            <w:noProof/>
          </w:rPr>
          <w:delText>Science China Technological Sciences,</w:delText>
        </w:r>
        <w:r w:rsidRPr="000F3D85" w:rsidDel="00010384">
          <w:rPr>
            <w:iCs/>
            <w:noProof/>
          </w:rPr>
          <w:delText xml:space="preserve"> 63(10), 18</w:delText>
        </w:r>
        <w:r w:rsidRPr="000F3D85" w:rsidDel="00010384">
          <w:rPr>
            <w:noProof/>
          </w:rPr>
          <w:delText xml:space="preserve">72-1897. </w:delText>
        </w:r>
      </w:del>
    </w:p>
    <w:p w14:paraId="216CE26E" w14:textId="77777777" w:rsidR="000F3D85" w:rsidRPr="00F144D9" w:rsidRDefault="000F3D85" w:rsidP="004C5DBF">
      <w:pPr>
        <w:pStyle w:val="EndNoteBibliography"/>
        <w:spacing w:line="480" w:lineRule="auto"/>
        <w:ind w:left="720" w:hanging="720"/>
        <w:jc w:val="left"/>
        <w:rPr>
          <w:iCs/>
          <w:noProof/>
        </w:rPr>
      </w:pPr>
      <w:r w:rsidRPr="00F144D9">
        <w:rPr>
          <w:noProof/>
        </w:rPr>
        <w:t xml:space="preserve">Rao, H. R., Vemprala, N., Akello, P., &amp; Valecha, R. (2020). Retweets of officials’ alarming vs reassuring messages during the COVID-19 pandemic: Implications for crisis management. </w:t>
      </w:r>
      <w:r w:rsidRPr="00F144D9">
        <w:rPr>
          <w:i/>
          <w:noProof/>
        </w:rPr>
        <w:t xml:space="preserve">International Journal of Information Management, </w:t>
      </w:r>
      <w:r w:rsidRPr="00F144D9">
        <w:rPr>
          <w:iCs/>
          <w:noProof/>
        </w:rPr>
        <w:t>55, 102187.</w:t>
      </w:r>
    </w:p>
    <w:p w14:paraId="693751D4" w14:textId="77777777" w:rsidR="000F3D85" w:rsidRPr="000F3D85" w:rsidRDefault="000F3D85" w:rsidP="004C5DBF">
      <w:pPr>
        <w:pStyle w:val="EndNoteBibliography"/>
        <w:spacing w:line="480" w:lineRule="auto"/>
        <w:ind w:left="720" w:hanging="720"/>
        <w:jc w:val="left"/>
        <w:rPr>
          <w:noProof/>
        </w:rPr>
      </w:pPr>
      <w:r w:rsidRPr="000F3D85">
        <w:rPr>
          <w:noProof/>
        </w:rPr>
        <w:t xml:space="preserve">Riquelme, F., &amp; González-Cantergiani, P. (2016). Measuring user influence on Twitter: A survey. </w:t>
      </w:r>
      <w:r w:rsidRPr="000F3D85">
        <w:rPr>
          <w:i/>
          <w:noProof/>
        </w:rPr>
        <w:t xml:space="preserve">Information Processing &amp; Management, </w:t>
      </w:r>
      <w:r w:rsidRPr="000F3D85">
        <w:rPr>
          <w:iCs/>
          <w:noProof/>
        </w:rPr>
        <w:t xml:space="preserve">52(5), </w:t>
      </w:r>
      <w:r w:rsidRPr="000F3D85">
        <w:rPr>
          <w:noProof/>
        </w:rPr>
        <w:t xml:space="preserve">949-975. </w:t>
      </w:r>
    </w:p>
    <w:p w14:paraId="0A4B10E1" w14:textId="77777777" w:rsidR="000F3D85" w:rsidRPr="000F3D85" w:rsidRDefault="000F3D85" w:rsidP="004C5DBF">
      <w:pPr>
        <w:pStyle w:val="EndNoteBibliography"/>
        <w:spacing w:line="480" w:lineRule="auto"/>
        <w:ind w:left="720" w:hanging="720"/>
        <w:jc w:val="left"/>
        <w:rPr>
          <w:noProof/>
        </w:rPr>
      </w:pPr>
      <w:r w:rsidRPr="000F3D85">
        <w:rPr>
          <w:noProof/>
        </w:rPr>
        <w:t xml:space="preserve">Russell, J. A. (1980). A circumplex model of affect. </w:t>
      </w:r>
      <w:r w:rsidRPr="000F3D85">
        <w:rPr>
          <w:i/>
          <w:noProof/>
        </w:rPr>
        <w:t xml:space="preserve">Journal of Personality and Social Psychology, </w:t>
      </w:r>
      <w:r w:rsidRPr="000F3D85">
        <w:rPr>
          <w:iCs/>
          <w:noProof/>
        </w:rPr>
        <w:t xml:space="preserve">39(6), </w:t>
      </w:r>
      <w:r w:rsidRPr="000F3D85">
        <w:rPr>
          <w:noProof/>
        </w:rPr>
        <w:t xml:space="preserve">1161. </w:t>
      </w:r>
    </w:p>
    <w:p w14:paraId="7CD33990" w14:textId="77777777" w:rsidR="000F3D85" w:rsidRPr="000F3D85" w:rsidRDefault="000F3D85" w:rsidP="004C5DBF">
      <w:pPr>
        <w:pStyle w:val="EndNoteBibliography"/>
        <w:spacing w:line="480" w:lineRule="auto"/>
        <w:ind w:left="720" w:hanging="720"/>
        <w:jc w:val="left"/>
        <w:rPr>
          <w:noProof/>
        </w:rPr>
      </w:pPr>
      <w:r w:rsidRPr="000F3D85">
        <w:rPr>
          <w:noProof/>
        </w:rPr>
        <w:t xml:space="preserve">Sakaki, T., Okazaki, M., &amp; Matsuo, Y. (2010). </w:t>
      </w:r>
      <w:r w:rsidRPr="000F3D85">
        <w:rPr>
          <w:i/>
          <w:noProof/>
        </w:rPr>
        <w:t>Earthquake shakes twitter users: real-time event detection by social sensors.</w:t>
      </w:r>
      <w:r w:rsidRPr="000F3D85">
        <w:rPr>
          <w:noProof/>
        </w:rPr>
        <w:t xml:space="preserve"> In </w:t>
      </w:r>
      <w:r w:rsidRPr="000F3D85">
        <w:rPr>
          <w:i/>
          <w:iCs/>
          <w:noProof/>
        </w:rPr>
        <w:t>Proceedings of the 19th international conference on World wide web</w:t>
      </w:r>
      <w:r w:rsidRPr="000F3D85">
        <w:rPr>
          <w:noProof/>
        </w:rPr>
        <w:t>.</w:t>
      </w:r>
    </w:p>
    <w:p w14:paraId="11618C77" w14:textId="7158EC4A" w:rsidR="000F3D85" w:rsidRPr="000F3D85" w:rsidDel="00010384" w:rsidRDefault="000F3D85" w:rsidP="004C5DBF">
      <w:pPr>
        <w:pStyle w:val="EndNoteBibliography"/>
        <w:spacing w:line="480" w:lineRule="auto"/>
        <w:ind w:left="720" w:hanging="720"/>
        <w:jc w:val="left"/>
        <w:rPr>
          <w:del w:id="2243" w:author="Author"/>
          <w:noProof/>
        </w:rPr>
      </w:pPr>
      <w:del w:id="2244" w:author="Author">
        <w:r w:rsidRPr="000F3D85" w:rsidDel="00010384">
          <w:rPr>
            <w:noProof/>
          </w:rPr>
          <w:delText xml:space="preserve">Shivarkar, P., &amp; Wei, W. (2018). Exploit social relations in sentiment analysis of social media content for disaster management. </w:delText>
        </w:r>
      </w:del>
    </w:p>
    <w:p w14:paraId="66567736" w14:textId="77777777" w:rsidR="000F3D85" w:rsidRPr="000F3D85" w:rsidRDefault="000F3D85" w:rsidP="004C5DBF">
      <w:pPr>
        <w:pStyle w:val="EndNoteBibliography"/>
        <w:spacing w:line="480" w:lineRule="auto"/>
        <w:ind w:left="720" w:hanging="720"/>
        <w:jc w:val="left"/>
        <w:rPr>
          <w:noProof/>
        </w:rPr>
      </w:pPr>
      <w:r w:rsidRPr="000F3D85">
        <w:rPr>
          <w:noProof/>
        </w:rPr>
        <w:t xml:space="preserve">Stieglitz, S., &amp; Dang-Xuan, L. (2012). </w:t>
      </w:r>
      <w:r w:rsidRPr="000F3D85">
        <w:rPr>
          <w:iCs/>
          <w:noProof/>
        </w:rPr>
        <w:t xml:space="preserve">Political communication and influence through microblogging--An empirical analysis of sentiment in Twitter messages and retweet behavior. </w:t>
      </w:r>
      <w:r w:rsidRPr="000F3D85">
        <w:rPr>
          <w:noProof/>
        </w:rPr>
        <w:t xml:space="preserve">In </w:t>
      </w:r>
      <w:r w:rsidRPr="000F3D85">
        <w:rPr>
          <w:i/>
          <w:iCs/>
          <w:noProof/>
        </w:rPr>
        <w:t>2012 45th Hawaii international conference on system sciences</w:t>
      </w:r>
      <w:r w:rsidRPr="000F3D85">
        <w:rPr>
          <w:noProof/>
        </w:rPr>
        <w:t>.</w:t>
      </w:r>
    </w:p>
    <w:p w14:paraId="1E28457C" w14:textId="77777777" w:rsidR="000F3D85" w:rsidRPr="000F3D85" w:rsidRDefault="000F3D85" w:rsidP="004C5DBF">
      <w:pPr>
        <w:pStyle w:val="EndNoteBibliography"/>
        <w:spacing w:line="480" w:lineRule="auto"/>
        <w:ind w:left="720" w:hanging="720"/>
        <w:jc w:val="left"/>
        <w:rPr>
          <w:noProof/>
        </w:rPr>
      </w:pPr>
      <w:r w:rsidRPr="000F3D85">
        <w:rPr>
          <w:noProof/>
        </w:rPr>
        <w:lastRenderedPageBreak/>
        <w:t xml:space="preserve">Stieglitz, S., &amp; Dang-Xuan, L. (2013). Emotions and information diffusion in social media—sentiment of microblogs and sharing behavior. </w:t>
      </w:r>
      <w:r w:rsidRPr="000F3D85">
        <w:rPr>
          <w:i/>
          <w:noProof/>
        </w:rPr>
        <w:t xml:space="preserve">Journal of Management Information Systems, </w:t>
      </w:r>
      <w:r w:rsidRPr="000F3D85">
        <w:rPr>
          <w:iCs/>
          <w:noProof/>
        </w:rPr>
        <w:t>29(4), 21</w:t>
      </w:r>
      <w:r w:rsidRPr="000F3D85">
        <w:rPr>
          <w:noProof/>
        </w:rPr>
        <w:t xml:space="preserve">7-248. </w:t>
      </w:r>
    </w:p>
    <w:p w14:paraId="2B246276" w14:textId="0790A10C" w:rsidR="000F3D85" w:rsidRPr="000F3D85" w:rsidDel="00010384" w:rsidRDefault="000F3D85" w:rsidP="004C5DBF">
      <w:pPr>
        <w:pStyle w:val="EndNoteBibliography"/>
        <w:spacing w:line="480" w:lineRule="auto"/>
        <w:ind w:left="720" w:hanging="720"/>
        <w:jc w:val="left"/>
        <w:rPr>
          <w:del w:id="2245" w:author="Author"/>
          <w:i/>
          <w:noProof/>
        </w:rPr>
      </w:pPr>
      <w:del w:id="2246" w:author="Author">
        <w:r w:rsidRPr="000F3D85" w:rsidDel="00010384">
          <w:rPr>
            <w:noProof/>
          </w:rPr>
          <w:delText xml:space="preserve">Wang, S., Pang, M.-S., &amp; Pavlou, P. A. (2021). Cure or Poison? Identity Verification and the Posting of Fake News on Social Media. </w:delText>
        </w:r>
        <w:r w:rsidRPr="000F3D85" w:rsidDel="00010384">
          <w:rPr>
            <w:i/>
            <w:noProof/>
          </w:rPr>
          <w:delText xml:space="preserve">Journal of Management Information Systems, </w:delText>
        </w:r>
        <w:r w:rsidRPr="000F3D85" w:rsidDel="00010384">
          <w:rPr>
            <w:iCs/>
            <w:noProof/>
          </w:rPr>
          <w:delText>38(4).</w:delText>
        </w:r>
      </w:del>
    </w:p>
    <w:p w14:paraId="53B6F554" w14:textId="77777777" w:rsidR="000F3D85" w:rsidRPr="000F3D85" w:rsidRDefault="000F3D85" w:rsidP="004C5DBF">
      <w:pPr>
        <w:pStyle w:val="EndNoteBibliography"/>
        <w:spacing w:line="480" w:lineRule="auto"/>
        <w:ind w:left="720" w:hanging="720"/>
        <w:jc w:val="left"/>
        <w:rPr>
          <w:noProof/>
        </w:rPr>
      </w:pPr>
      <w:r w:rsidRPr="000F3D85">
        <w:rPr>
          <w:noProof/>
        </w:rPr>
        <w:t xml:space="preserve">Xiao, F., Noro, T., &amp; Tokuda, T. (2014). Finding news-topic oriented influential twitter users based on topic related hashtag community detection. </w:t>
      </w:r>
      <w:r w:rsidRPr="000F3D85">
        <w:rPr>
          <w:i/>
          <w:noProof/>
        </w:rPr>
        <w:t>Journal of Web Engineering</w:t>
      </w:r>
      <w:r w:rsidRPr="000F3D85">
        <w:rPr>
          <w:noProof/>
        </w:rPr>
        <w:t xml:space="preserve">, 405-429. </w:t>
      </w:r>
    </w:p>
    <w:p w14:paraId="2CEE696A" w14:textId="2F7B83B3" w:rsidR="000F3D85" w:rsidRPr="000F3D85" w:rsidDel="00010384" w:rsidRDefault="000F3D85" w:rsidP="004C5DBF">
      <w:pPr>
        <w:pStyle w:val="EndNoteBibliography"/>
        <w:spacing w:line="480" w:lineRule="auto"/>
        <w:ind w:left="720" w:hanging="720"/>
        <w:jc w:val="left"/>
        <w:rPr>
          <w:del w:id="2247" w:author="Author"/>
          <w:noProof/>
        </w:rPr>
      </w:pPr>
      <w:del w:id="2248" w:author="Author">
        <w:r w:rsidRPr="000F3D85" w:rsidDel="00010384">
          <w:rPr>
            <w:noProof/>
          </w:rPr>
          <w:delText xml:space="preserve">Yang, Z., Yang, D., Dyer, C., He, X., Smola, A., &amp; Hovy, E. (2016). </w:delText>
        </w:r>
        <w:r w:rsidRPr="000F3D85" w:rsidDel="00010384">
          <w:rPr>
            <w:iCs/>
            <w:noProof/>
          </w:rPr>
          <w:delText>Hierarchical attention networks for document classification.</w:delText>
        </w:r>
        <w:r w:rsidRPr="000F3D85" w:rsidDel="00010384">
          <w:rPr>
            <w:noProof/>
          </w:rPr>
          <w:delText xml:space="preserve"> In </w:delText>
        </w:r>
        <w:r w:rsidRPr="000F3D85" w:rsidDel="00010384">
          <w:rPr>
            <w:i/>
            <w:iCs/>
            <w:noProof/>
          </w:rPr>
          <w:delText>Proceedings of the 2016 conference of the North American chapter of the association for computational linguistics: human language technologies</w:delText>
        </w:r>
        <w:r w:rsidRPr="000F3D85" w:rsidDel="00010384">
          <w:rPr>
            <w:noProof/>
          </w:rPr>
          <w:delText>.</w:delText>
        </w:r>
      </w:del>
    </w:p>
    <w:p w14:paraId="514ECF70" w14:textId="77777777" w:rsidR="000F3D85" w:rsidRPr="000F3D85" w:rsidRDefault="000F3D85" w:rsidP="004C5DBF">
      <w:pPr>
        <w:pStyle w:val="EndNoteBibliography"/>
        <w:spacing w:line="480" w:lineRule="auto"/>
        <w:ind w:left="720" w:hanging="720"/>
        <w:jc w:val="left"/>
        <w:rPr>
          <w:noProof/>
        </w:rPr>
      </w:pPr>
      <w:r w:rsidRPr="000F3D85">
        <w:rPr>
          <w:noProof/>
        </w:rPr>
        <w:t xml:space="preserve">Yoo, E., Gu, B., &amp; Rabinovich, E. (2019). Diffusion on social media platforms: A point process model for interaction among similar content. </w:t>
      </w:r>
      <w:r w:rsidRPr="000F3D85">
        <w:rPr>
          <w:i/>
          <w:noProof/>
        </w:rPr>
        <w:t xml:space="preserve">Journal of Management Information Systems, </w:t>
      </w:r>
      <w:r w:rsidRPr="000F3D85">
        <w:rPr>
          <w:iCs/>
          <w:noProof/>
        </w:rPr>
        <w:t xml:space="preserve">36(4), </w:t>
      </w:r>
      <w:r w:rsidRPr="000F3D85">
        <w:rPr>
          <w:noProof/>
        </w:rPr>
        <w:t xml:space="preserve">1105-1141. </w:t>
      </w:r>
    </w:p>
    <w:p w14:paraId="5778E3E9" w14:textId="691A6131" w:rsidR="000F3D85" w:rsidRDefault="000F3D85" w:rsidP="00F144D9">
      <w:pPr>
        <w:pStyle w:val="EndNoteBibliography"/>
        <w:ind w:left="720" w:hanging="720"/>
        <w:jc w:val="left"/>
        <w:rPr>
          <w:noProof/>
        </w:rPr>
      </w:pPr>
    </w:p>
    <w:p w14:paraId="7CB64F77" w14:textId="27BA6FFA" w:rsidR="000F3D85" w:rsidRPr="00F144D9" w:rsidRDefault="000F3D85" w:rsidP="00F144D9">
      <w:pPr>
        <w:pBdr>
          <w:top w:val="nil"/>
          <w:left w:val="nil"/>
          <w:bottom w:val="nil"/>
          <w:right w:val="nil"/>
          <w:between w:val="nil"/>
        </w:pBdr>
        <w:spacing w:line="480" w:lineRule="auto"/>
        <w:ind w:hanging="454"/>
        <w:rPr>
          <w:highlight w:val="yellow"/>
        </w:rPr>
      </w:pPr>
      <w:r w:rsidRPr="000F3D85">
        <w:fldChar w:fldCharType="end"/>
      </w:r>
    </w:p>
    <w:p w14:paraId="3D336D0B" w14:textId="30F60224" w:rsidR="007911BB" w:rsidRPr="00D378C1" w:rsidRDefault="007911BB" w:rsidP="00F144D9">
      <w:pPr>
        <w:spacing w:before="100" w:beforeAutospacing="1" w:after="100" w:afterAutospacing="1"/>
        <w:rPr>
          <w:rFonts w:eastAsia="Times New Roman"/>
        </w:rPr>
      </w:pPr>
    </w:p>
    <w:sectPr w:rsidR="007911BB" w:rsidRPr="00D378C1" w:rsidSect="00F144D9">
      <w:footerReference w:type="default" r:id="rId14"/>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5502D6" w14:textId="77777777" w:rsidR="00FF19BD" w:rsidRDefault="00FF19BD" w:rsidP="00B0606A">
      <w:r>
        <w:separator/>
      </w:r>
    </w:p>
  </w:endnote>
  <w:endnote w:type="continuationSeparator" w:id="0">
    <w:p w14:paraId="22C0F9AA" w14:textId="77777777" w:rsidR="00FF19BD" w:rsidRDefault="00FF19BD" w:rsidP="00B06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TimesNewRomanPS">
    <w:altName w:val="Times New Roman"/>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1950375"/>
      <w:docPartObj>
        <w:docPartGallery w:val="Page Numbers (Bottom of Page)"/>
        <w:docPartUnique/>
      </w:docPartObj>
    </w:sdtPr>
    <w:sdtEndPr>
      <w:rPr>
        <w:noProof/>
      </w:rPr>
    </w:sdtEndPr>
    <w:sdtContent>
      <w:p w14:paraId="34869123" w14:textId="00098A11" w:rsidR="00D639C1" w:rsidRDefault="00D639C1">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654DDAA5" w14:textId="77777777" w:rsidR="00D639C1" w:rsidRDefault="00D639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062549" w14:textId="77777777" w:rsidR="00FF19BD" w:rsidRDefault="00FF19BD" w:rsidP="00B0606A">
      <w:r>
        <w:separator/>
      </w:r>
    </w:p>
  </w:footnote>
  <w:footnote w:type="continuationSeparator" w:id="0">
    <w:p w14:paraId="75589E36" w14:textId="77777777" w:rsidR="00FF19BD" w:rsidRDefault="00FF19BD" w:rsidP="00B0606A">
      <w:r>
        <w:continuationSeparator/>
      </w:r>
    </w:p>
  </w:footnote>
  <w:footnote w:id="1">
    <w:p w14:paraId="66216A53" w14:textId="72A73355" w:rsidR="00D639C1" w:rsidRDefault="00D639C1">
      <w:pPr>
        <w:pStyle w:val="FootnoteText"/>
      </w:pPr>
      <w:r>
        <w:rPr>
          <w:rStyle w:val="FootnoteReference"/>
        </w:rPr>
        <w:footnoteRef/>
      </w:r>
      <w:r>
        <w:t xml:space="preserve"> </w:t>
      </w:r>
      <w:hyperlink r:id="rId1" w:history="1">
        <w:r w:rsidRPr="00AB30BF">
          <w:rPr>
            <w:rStyle w:val="Hyperlink"/>
          </w:rPr>
          <w:t>https://www.un.org/en/chronicle/article/economic-recovery-after-natural-disasters</w:t>
        </w:r>
      </w:hyperlink>
      <w:r>
        <w:t xml:space="preserve"> </w:t>
      </w:r>
      <w:r w:rsidRPr="00981131">
        <w:rPr>
          <w:szCs w:val="18"/>
        </w:rPr>
        <w:t xml:space="preserve">Accessed </w:t>
      </w:r>
      <w:r>
        <w:rPr>
          <w:szCs w:val="18"/>
        </w:rPr>
        <w:t>22</w:t>
      </w:r>
      <w:r w:rsidRPr="00981131">
        <w:rPr>
          <w:szCs w:val="18"/>
        </w:rPr>
        <w:t xml:space="preserve"> </w:t>
      </w:r>
      <w:r>
        <w:rPr>
          <w:szCs w:val="18"/>
        </w:rPr>
        <w:t>February</w:t>
      </w:r>
      <w:r w:rsidRPr="00981131">
        <w:rPr>
          <w:szCs w:val="18"/>
        </w:rPr>
        <w:t xml:space="preserve"> 202</w:t>
      </w:r>
      <w:r>
        <w:rPr>
          <w:szCs w:val="18"/>
        </w:rPr>
        <w:t>3</w:t>
      </w:r>
      <w:r w:rsidRPr="00981131">
        <w:rPr>
          <w:szCs w:val="18"/>
        </w:rPr>
        <w:t>.</w:t>
      </w:r>
    </w:p>
  </w:footnote>
  <w:footnote w:id="2">
    <w:p w14:paraId="015C7D11" w14:textId="77777777" w:rsidR="00D639C1" w:rsidRPr="00A809D4" w:rsidRDefault="00D639C1" w:rsidP="002628A7">
      <w:pPr>
        <w:pStyle w:val="FootnoteText"/>
        <w:rPr>
          <w:lang w:val="en-HK"/>
        </w:rPr>
      </w:pPr>
      <w:r>
        <w:rPr>
          <w:rStyle w:val="FootnoteReference"/>
        </w:rPr>
        <w:footnoteRef/>
      </w:r>
      <w:r>
        <w:t xml:space="preserve"> </w:t>
      </w:r>
      <w:hyperlink r:id="rId2" w:history="1">
        <w:r w:rsidRPr="0003428B">
          <w:rPr>
            <w:rStyle w:val="Hyperlink"/>
            <w:szCs w:val="18"/>
          </w:rPr>
          <w:t>http://www.weibo.com</w:t>
        </w:r>
      </w:hyperlink>
      <w:r w:rsidRPr="0003428B">
        <w:rPr>
          <w:szCs w:val="18"/>
        </w:rPr>
        <w:t xml:space="preserve"> </w:t>
      </w:r>
      <w:r w:rsidRPr="00D378C1">
        <w:rPr>
          <w:szCs w:val="18"/>
        </w:rPr>
        <w:t xml:space="preserve"> Accessed </w:t>
      </w:r>
      <w:r>
        <w:rPr>
          <w:szCs w:val="18"/>
        </w:rPr>
        <w:t>22</w:t>
      </w:r>
      <w:r w:rsidRPr="00D378C1">
        <w:rPr>
          <w:szCs w:val="18"/>
        </w:rPr>
        <w:t xml:space="preserve"> </w:t>
      </w:r>
      <w:r>
        <w:rPr>
          <w:szCs w:val="18"/>
        </w:rPr>
        <w:t>February</w:t>
      </w:r>
      <w:r w:rsidRPr="00D378C1">
        <w:rPr>
          <w:szCs w:val="18"/>
        </w:rPr>
        <w:t xml:space="preserve"> 202</w:t>
      </w:r>
      <w:r>
        <w:rPr>
          <w:szCs w:val="18"/>
        </w:rPr>
        <w:t>3</w:t>
      </w:r>
      <w:r w:rsidRPr="00D378C1">
        <w:rPr>
          <w:szCs w:val="18"/>
        </w:rPr>
        <w:t>.</w:t>
      </w:r>
    </w:p>
  </w:footnote>
  <w:footnote w:id="3">
    <w:p w14:paraId="1D270DBF" w14:textId="77777777" w:rsidR="00D639C1" w:rsidRDefault="00D639C1" w:rsidP="00A82EBA">
      <w:pPr>
        <w:pStyle w:val="FootnoteText"/>
      </w:pPr>
      <w:r>
        <w:rPr>
          <w:rStyle w:val="FootnoteReference"/>
        </w:rPr>
        <w:footnoteRef/>
      </w:r>
      <w:r>
        <w:t xml:space="preserve"> </w:t>
      </w:r>
      <w:hyperlink r:id="rId3" w:history="1">
        <w:r w:rsidRPr="00AB30BF">
          <w:rPr>
            <w:rStyle w:val="Hyperlink"/>
          </w:rPr>
          <w:t>https://www.mem.gov.cn</w:t>
        </w:r>
      </w:hyperlink>
      <w:r>
        <w:t xml:space="preserve">  </w:t>
      </w:r>
      <w:r w:rsidRPr="00981131">
        <w:rPr>
          <w:szCs w:val="18"/>
        </w:rPr>
        <w:t xml:space="preserve">Accessed </w:t>
      </w:r>
      <w:r>
        <w:rPr>
          <w:szCs w:val="18"/>
        </w:rPr>
        <w:t>22</w:t>
      </w:r>
      <w:r w:rsidRPr="00981131">
        <w:rPr>
          <w:szCs w:val="18"/>
        </w:rPr>
        <w:t xml:space="preserve"> </w:t>
      </w:r>
      <w:r>
        <w:rPr>
          <w:szCs w:val="18"/>
        </w:rPr>
        <w:t>February</w:t>
      </w:r>
      <w:r w:rsidRPr="00981131">
        <w:rPr>
          <w:szCs w:val="18"/>
        </w:rPr>
        <w:t xml:space="preserve"> 202</w:t>
      </w:r>
      <w:r>
        <w:rPr>
          <w:szCs w:val="18"/>
        </w:rPr>
        <w:t>3</w:t>
      </w:r>
      <w:r w:rsidRPr="00981131">
        <w:rPr>
          <w:szCs w:val="18"/>
        </w:rPr>
        <w:t>.</w:t>
      </w:r>
    </w:p>
  </w:footnote>
  <w:footnote w:id="4">
    <w:p w14:paraId="31DC2346" w14:textId="77777777" w:rsidR="00D639C1" w:rsidRPr="003629D1" w:rsidDel="00D639C1" w:rsidRDefault="00D639C1" w:rsidP="00EC1B82">
      <w:pPr>
        <w:pStyle w:val="NormalWeb"/>
        <w:spacing w:before="0" w:beforeAutospacing="0" w:after="0" w:afterAutospacing="0"/>
        <w:rPr>
          <w:del w:id="1145" w:author="Author"/>
        </w:rPr>
      </w:pPr>
      <w:del w:id="1146" w:author="Author">
        <w:r w:rsidRPr="00D378C1" w:rsidDel="00D639C1">
          <w:rPr>
            <w:rStyle w:val="FootnoteReference"/>
            <w:sz w:val="18"/>
            <w:szCs w:val="18"/>
          </w:rPr>
          <w:footnoteRef/>
        </w:r>
        <w:r w:rsidRPr="00D378C1" w:rsidDel="00D639C1">
          <w:rPr>
            <w:sz w:val="18"/>
            <w:szCs w:val="18"/>
          </w:rPr>
          <w:delText xml:space="preserve"> </w:delText>
        </w:r>
        <w:r w:rsidDel="00D639C1">
          <w:fldChar w:fldCharType="begin"/>
        </w:r>
        <w:r w:rsidDel="00D639C1">
          <w:delInstrText xml:space="preserve"> HYPERLINK "https://www.mem.gov.cn/xw/yjglbgzdt/202301/t20230112_440396.shtml" </w:delInstrText>
        </w:r>
        <w:r w:rsidDel="00D639C1">
          <w:fldChar w:fldCharType="separate"/>
        </w:r>
        <w:r w:rsidRPr="00D378C1" w:rsidDel="00D639C1">
          <w:rPr>
            <w:rStyle w:val="Hyperlink"/>
            <w:sz w:val="18"/>
            <w:szCs w:val="18"/>
          </w:rPr>
          <w:delText>https://www.mem.gov.cn/xw/yjglbgzdt/202301/t20230112_440396.shtml</w:delText>
        </w:r>
        <w:r w:rsidDel="00D639C1">
          <w:rPr>
            <w:rStyle w:val="Hyperlink"/>
            <w:sz w:val="18"/>
            <w:szCs w:val="18"/>
          </w:rPr>
          <w:fldChar w:fldCharType="end"/>
        </w:r>
        <w:r w:rsidRPr="00D378C1" w:rsidDel="00D639C1">
          <w:rPr>
            <w:sz w:val="18"/>
            <w:szCs w:val="18"/>
          </w:rPr>
          <w:delText xml:space="preserve"> </w:delText>
        </w:r>
        <w:r w:rsidDel="00D639C1">
          <w:rPr>
            <w:sz w:val="18"/>
            <w:szCs w:val="18"/>
          </w:rPr>
          <w:delText xml:space="preserve"> </w:delText>
        </w:r>
        <w:r w:rsidRPr="00D378C1" w:rsidDel="00D639C1">
          <w:rPr>
            <w:sz w:val="18"/>
            <w:szCs w:val="18"/>
          </w:rPr>
          <w:delText>Accessed 22 February 2023.</w:delText>
        </w:r>
      </w:del>
    </w:p>
  </w:footnote>
  <w:footnote w:id="5">
    <w:p w14:paraId="3AC5A872" w14:textId="77777777" w:rsidR="00957207" w:rsidRPr="003629D1" w:rsidRDefault="00957207" w:rsidP="00957207">
      <w:pPr>
        <w:pStyle w:val="NormalWeb"/>
        <w:spacing w:before="0" w:beforeAutospacing="0" w:after="0" w:afterAutospacing="0"/>
        <w:rPr>
          <w:ins w:id="1676" w:author="Author"/>
        </w:rPr>
      </w:pPr>
      <w:ins w:id="1677" w:author="Author">
        <w:r w:rsidRPr="00D378C1">
          <w:rPr>
            <w:rStyle w:val="FootnoteReference"/>
            <w:sz w:val="18"/>
            <w:szCs w:val="18"/>
          </w:rPr>
          <w:footnoteRef/>
        </w:r>
        <w:r w:rsidRPr="00D378C1">
          <w:rPr>
            <w:sz w:val="18"/>
            <w:szCs w:val="18"/>
          </w:rPr>
          <w:t xml:space="preserve"> </w:t>
        </w:r>
        <w:r>
          <w:fldChar w:fldCharType="begin"/>
        </w:r>
        <w:r>
          <w:instrText xml:space="preserve"> HYPERLINK "https://www.mem.gov.cn/xw/yjglbgzdt/202301/t20230112_440396.shtml" </w:instrText>
        </w:r>
        <w:r>
          <w:fldChar w:fldCharType="separate"/>
        </w:r>
        <w:r w:rsidRPr="00D378C1">
          <w:rPr>
            <w:rStyle w:val="Hyperlink"/>
            <w:sz w:val="18"/>
            <w:szCs w:val="18"/>
          </w:rPr>
          <w:t>https://www.mem.gov.cn/xw/yjglbgzdt/202301/t20230112_440396.shtml</w:t>
        </w:r>
        <w:r>
          <w:rPr>
            <w:rStyle w:val="Hyperlink"/>
            <w:sz w:val="18"/>
            <w:szCs w:val="18"/>
          </w:rPr>
          <w:fldChar w:fldCharType="end"/>
        </w:r>
        <w:r w:rsidRPr="00D378C1">
          <w:rPr>
            <w:sz w:val="18"/>
            <w:szCs w:val="18"/>
          </w:rPr>
          <w:t xml:space="preserve"> </w:t>
        </w:r>
        <w:r>
          <w:rPr>
            <w:sz w:val="18"/>
            <w:szCs w:val="18"/>
          </w:rPr>
          <w:t xml:space="preserve"> </w:t>
        </w:r>
        <w:r w:rsidRPr="00D378C1">
          <w:rPr>
            <w:sz w:val="18"/>
            <w:szCs w:val="18"/>
          </w:rPr>
          <w:t>Accessed 22 February 2023.</w:t>
        </w:r>
      </w:ins>
    </w:p>
  </w:footnote>
  <w:footnote w:id="6">
    <w:p w14:paraId="37214880" w14:textId="77777777" w:rsidR="00B52A27" w:rsidRPr="003629D1" w:rsidDel="00957207" w:rsidRDefault="00B52A27" w:rsidP="00B52A27">
      <w:pPr>
        <w:pStyle w:val="NormalWeb"/>
        <w:spacing w:before="0" w:beforeAutospacing="0" w:after="0" w:afterAutospacing="0"/>
        <w:rPr>
          <w:ins w:id="1686" w:author="Author"/>
          <w:del w:id="1687" w:author="Author"/>
        </w:rPr>
      </w:pPr>
      <w:ins w:id="1688" w:author="Author">
        <w:del w:id="1689" w:author="Author">
          <w:r w:rsidRPr="00D378C1" w:rsidDel="00957207">
            <w:rPr>
              <w:rStyle w:val="FootnoteReference"/>
              <w:sz w:val="18"/>
              <w:szCs w:val="18"/>
            </w:rPr>
            <w:footnoteRef/>
          </w:r>
          <w:r w:rsidRPr="00D378C1" w:rsidDel="00957207">
            <w:rPr>
              <w:sz w:val="18"/>
              <w:szCs w:val="18"/>
            </w:rPr>
            <w:delText xml:space="preserve"> </w:delText>
          </w:r>
          <w:r w:rsidDel="00957207">
            <w:fldChar w:fldCharType="begin"/>
          </w:r>
          <w:r w:rsidDel="00957207">
            <w:delInstrText xml:space="preserve"> HYPERLINK "https://www.mem.gov.cn/xw/yjglbgzdt/202301/t20230112_440396.shtml" </w:delInstrText>
          </w:r>
          <w:r w:rsidDel="00957207">
            <w:fldChar w:fldCharType="separate"/>
          </w:r>
          <w:r w:rsidRPr="00D378C1" w:rsidDel="00957207">
            <w:rPr>
              <w:rStyle w:val="Hyperlink"/>
              <w:sz w:val="18"/>
              <w:szCs w:val="18"/>
            </w:rPr>
            <w:delText>https://www.mem.gov.cn/xw/yjglbgzdt/202301/t20230112_440396.shtml</w:delText>
          </w:r>
          <w:r w:rsidDel="00957207">
            <w:rPr>
              <w:rStyle w:val="Hyperlink"/>
              <w:sz w:val="18"/>
              <w:szCs w:val="18"/>
            </w:rPr>
            <w:fldChar w:fldCharType="end"/>
          </w:r>
          <w:r w:rsidRPr="00D378C1" w:rsidDel="00957207">
            <w:rPr>
              <w:sz w:val="18"/>
              <w:szCs w:val="18"/>
            </w:rPr>
            <w:delText xml:space="preserve"> </w:delText>
          </w:r>
          <w:r w:rsidDel="00957207">
            <w:rPr>
              <w:sz w:val="18"/>
              <w:szCs w:val="18"/>
            </w:rPr>
            <w:delText xml:space="preserve"> </w:delText>
          </w:r>
          <w:r w:rsidRPr="00D378C1" w:rsidDel="00957207">
            <w:rPr>
              <w:sz w:val="18"/>
              <w:szCs w:val="18"/>
            </w:rPr>
            <w:delText>Accessed 22 February 2023.</w:delText>
          </w:r>
        </w:del>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189603E"/>
    <w:multiLevelType w:val="multilevel"/>
    <w:tmpl w:val="F3FA876A"/>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5BB7EF8"/>
    <w:multiLevelType w:val="multilevel"/>
    <w:tmpl w:val="861EB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1181225">
    <w:abstractNumId w:val="6"/>
  </w:num>
  <w:num w:numId="2" w16cid:durableId="748191647">
    <w:abstractNumId w:val="2"/>
  </w:num>
  <w:num w:numId="3" w16cid:durableId="1960647961">
    <w:abstractNumId w:val="7"/>
  </w:num>
  <w:num w:numId="4" w16cid:durableId="978190355">
    <w:abstractNumId w:val="1"/>
  </w:num>
  <w:num w:numId="5" w16cid:durableId="1004088234">
    <w:abstractNumId w:val="4"/>
  </w:num>
  <w:num w:numId="6" w16cid:durableId="37362827">
    <w:abstractNumId w:val="5"/>
  </w:num>
  <w:num w:numId="7" w16cid:durableId="654722778">
    <w:abstractNumId w:val="8"/>
  </w:num>
  <w:num w:numId="8" w16cid:durableId="1767532620">
    <w:abstractNumId w:val="3"/>
  </w:num>
  <w:num w:numId="9" w16cid:durableId="213583355">
    <w:abstractNumId w:val="0"/>
  </w:num>
  <w:num w:numId="10" w16cid:durableId="5079842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71662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BERPG">
    <w15:presenceInfo w15:providerId="None" w15:userId="FBERPG"/>
  </w15:person>
  <w15:person w15:author="Feiyu E">
    <w15:presenceInfo w15:providerId="AD" w15:userId="S::u3005658@connect.hku.hk::1e0b2d66-92fd-42e3-9b3b-5927ef106f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removePersonalInformation/>
  <w:removeDateAndTime/>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PA 6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9D743C"/>
    <w:rsid w:val="00003851"/>
    <w:rsid w:val="0000514A"/>
    <w:rsid w:val="00010384"/>
    <w:rsid w:val="000114B8"/>
    <w:rsid w:val="00013200"/>
    <w:rsid w:val="00013B5D"/>
    <w:rsid w:val="000152B0"/>
    <w:rsid w:val="00016436"/>
    <w:rsid w:val="0001759F"/>
    <w:rsid w:val="000179A6"/>
    <w:rsid w:val="00020680"/>
    <w:rsid w:val="0002284D"/>
    <w:rsid w:val="00022892"/>
    <w:rsid w:val="00025EE9"/>
    <w:rsid w:val="000264BB"/>
    <w:rsid w:val="0003113D"/>
    <w:rsid w:val="000319EF"/>
    <w:rsid w:val="00031F5C"/>
    <w:rsid w:val="00033671"/>
    <w:rsid w:val="0003400E"/>
    <w:rsid w:val="0003428B"/>
    <w:rsid w:val="0003482B"/>
    <w:rsid w:val="000377D8"/>
    <w:rsid w:val="00040158"/>
    <w:rsid w:val="0004199E"/>
    <w:rsid w:val="00041D19"/>
    <w:rsid w:val="00042710"/>
    <w:rsid w:val="00042CC2"/>
    <w:rsid w:val="00044084"/>
    <w:rsid w:val="00046E8D"/>
    <w:rsid w:val="000477C4"/>
    <w:rsid w:val="00047DF3"/>
    <w:rsid w:val="0005099B"/>
    <w:rsid w:val="00051DB2"/>
    <w:rsid w:val="00054181"/>
    <w:rsid w:val="00054C3B"/>
    <w:rsid w:val="000551A4"/>
    <w:rsid w:val="00055565"/>
    <w:rsid w:val="0005582F"/>
    <w:rsid w:val="00055899"/>
    <w:rsid w:val="00056F24"/>
    <w:rsid w:val="00057F42"/>
    <w:rsid w:val="00060894"/>
    <w:rsid w:val="00060A91"/>
    <w:rsid w:val="00061BBB"/>
    <w:rsid w:val="00063B57"/>
    <w:rsid w:val="0006467F"/>
    <w:rsid w:val="000675AE"/>
    <w:rsid w:val="00067B2F"/>
    <w:rsid w:val="000709AA"/>
    <w:rsid w:val="000718B8"/>
    <w:rsid w:val="00071A68"/>
    <w:rsid w:val="00072852"/>
    <w:rsid w:val="00072C3D"/>
    <w:rsid w:val="000776F2"/>
    <w:rsid w:val="000801CC"/>
    <w:rsid w:val="00083461"/>
    <w:rsid w:val="0008389C"/>
    <w:rsid w:val="00084D6D"/>
    <w:rsid w:val="00087297"/>
    <w:rsid w:val="000874C7"/>
    <w:rsid w:val="000923C6"/>
    <w:rsid w:val="00092773"/>
    <w:rsid w:val="0009633C"/>
    <w:rsid w:val="0009676A"/>
    <w:rsid w:val="000A1861"/>
    <w:rsid w:val="000A301E"/>
    <w:rsid w:val="000A4084"/>
    <w:rsid w:val="000B049E"/>
    <w:rsid w:val="000B0B9D"/>
    <w:rsid w:val="000C1F6A"/>
    <w:rsid w:val="000C3E0A"/>
    <w:rsid w:val="000C53D8"/>
    <w:rsid w:val="000C6358"/>
    <w:rsid w:val="000C6956"/>
    <w:rsid w:val="000C6A44"/>
    <w:rsid w:val="000C7D16"/>
    <w:rsid w:val="000C7DBC"/>
    <w:rsid w:val="000D10F7"/>
    <w:rsid w:val="000D3107"/>
    <w:rsid w:val="000D34F1"/>
    <w:rsid w:val="000D7B6C"/>
    <w:rsid w:val="000E064F"/>
    <w:rsid w:val="000E0AFE"/>
    <w:rsid w:val="000E0F43"/>
    <w:rsid w:val="000E12B3"/>
    <w:rsid w:val="000E2111"/>
    <w:rsid w:val="000E6463"/>
    <w:rsid w:val="000E6E4B"/>
    <w:rsid w:val="000E7136"/>
    <w:rsid w:val="000F13DB"/>
    <w:rsid w:val="000F1A49"/>
    <w:rsid w:val="000F2CBC"/>
    <w:rsid w:val="000F3B8C"/>
    <w:rsid w:val="000F3D85"/>
    <w:rsid w:val="000F575D"/>
    <w:rsid w:val="00102317"/>
    <w:rsid w:val="001041AD"/>
    <w:rsid w:val="00104FC0"/>
    <w:rsid w:val="00105B8E"/>
    <w:rsid w:val="00105F0F"/>
    <w:rsid w:val="00106372"/>
    <w:rsid w:val="001063F7"/>
    <w:rsid w:val="0011002C"/>
    <w:rsid w:val="00110C54"/>
    <w:rsid w:val="00111132"/>
    <w:rsid w:val="00111B5E"/>
    <w:rsid w:val="00114565"/>
    <w:rsid w:val="0011479D"/>
    <w:rsid w:val="001163EA"/>
    <w:rsid w:val="001204B1"/>
    <w:rsid w:val="00121391"/>
    <w:rsid w:val="001214EF"/>
    <w:rsid w:val="00121E6C"/>
    <w:rsid w:val="00124761"/>
    <w:rsid w:val="00124918"/>
    <w:rsid w:val="001251F1"/>
    <w:rsid w:val="00125811"/>
    <w:rsid w:val="001265B5"/>
    <w:rsid w:val="00127AFF"/>
    <w:rsid w:val="00130C9B"/>
    <w:rsid w:val="00130CF6"/>
    <w:rsid w:val="00130D47"/>
    <w:rsid w:val="00131DD0"/>
    <w:rsid w:val="00131E83"/>
    <w:rsid w:val="0013228B"/>
    <w:rsid w:val="0013312E"/>
    <w:rsid w:val="00133B60"/>
    <w:rsid w:val="001350BD"/>
    <w:rsid w:val="00135F1E"/>
    <w:rsid w:val="001375E5"/>
    <w:rsid w:val="00137A1B"/>
    <w:rsid w:val="00140C12"/>
    <w:rsid w:val="00142602"/>
    <w:rsid w:val="001428D5"/>
    <w:rsid w:val="00142B1F"/>
    <w:rsid w:val="00142F01"/>
    <w:rsid w:val="00144C02"/>
    <w:rsid w:val="00145787"/>
    <w:rsid w:val="00145B44"/>
    <w:rsid w:val="00147FB8"/>
    <w:rsid w:val="00150927"/>
    <w:rsid w:val="001548D7"/>
    <w:rsid w:val="00155004"/>
    <w:rsid w:val="00160EE3"/>
    <w:rsid w:val="00160FDA"/>
    <w:rsid w:val="00161C40"/>
    <w:rsid w:val="00165FC8"/>
    <w:rsid w:val="00166A94"/>
    <w:rsid w:val="001705C5"/>
    <w:rsid w:val="00170CDE"/>
    <w:rsid w:val="001717BB"/>
    <w:rsid w:val="00171AF8"/>
    <w:rsid w:val="00173117"/>
    <w:rsid w:val="00176510"/>
    <w:rsid w:val="00177A82"/>
    <w:rsid w:val="00180253"/>
    <w:rsid w:val="00182EA3"/>
    <w:rsid w:val="0018327A"/>
    <w:rsid w:val="00183A09"/>
    <w:rsid w:val="00183EF0"/>
    <w:rsid w:val="001844D4"/>
    <w:rsid w:val="00186D4C"/>
    <w:rsid w:val="00187373"/>
    <w:rsid w:val="00187EDD"/>
    <w:rsid w:val="0019048B"/>
    <w:rsid w:val="00192D84"/>
    <w:rsid w:val="00192F5A"/>
    <w:rsid w:val="001939CA"/>
    <w:rsid w:val="00193C15"/>
    <w:rsid w:val="0019447C"/>
    <w:rsid w:val="00194734"/>
    <w:rsid w:val="001959C5"/>
    <w:rsid w:val="0019657A"/>
    <w:rsid w:val="00197472"/>
    <w:rsid w:val="00197E5E"/>
    <w:rsid w:val="001A0D30"/>
    <w:rsid w:val="001A10D7"/>
    <w:rsid w:val="001A363A"/>
    <w:rsid w:val="001A3982"/>
    <w:rsid w:val="001A5624"/>
    <w:rsid w:val="001A58F7"/>
    <w:rsid w:val="001A608A"/>
    <w:rsid w:val="001A7117"/>
    <w:rsid w:val="001A7F44"/>
    <w:rsid w:val="001B03ED"/>
    <w:rsid w:val="001B08E8"/>
    <w:rsid w:val="001B2120"/>
    <w:rsid w:val="001B35C8"/>
    <w:rsid w:val="001B6918"/>
    <w:rsid w:val="001C1223"/>
    <w:rsid w:val="001C17FA"/>
    <w:rsid w:val="001C3C81"/>
    <w:rsid w:val="001C4612"/>
    <w:rsid w:val="001C4E2E"/>
    <w:rsid w:val="001C5A17"/>
    <w:rsid w:val="001C6F94"/>
    <w:rsid w:val="001D10AD"/>
    <w:rsid w:val="001D4F69"/>
    <w:rsid w:val="001D763C"/>
    <w:rsid w:val="001E1183"/>
    <w:rsid w:val="001E11E2"/>
    <w:rsid w:val="001E1B9A"/>
    <w:rsid w:val="001E2C33"/>
    <w:rsid w:val="001E36EB"/>
    <w:rsid w:val="001E3DEA"/>
    <w:rsid w:val="001E4ADA"/>
    <w:rsid w:val="001E4DFC"/>
    <w:rsid w:val="001E51FF"/>
    <w:rsid w:val="001E5AD9"/>
    <w:rsid w:val="001E5BB9"/>
    <w:rsid w:val="001E5E74"/>
    <w:rsid w:val="001E73A5"/>
    <w:rsid w:val="001E7676"/>
    <w:rsid w:val="001F01D6"/>
    <w:rsid w:val="001F12BF"/>
    <w:rsid w:val="001F2DFE"/>
    <w:rsid w:val="001F3E51"/>
    <w:rsid w:val="001F5569"/>
    <w:rsid w:val="00200E3C"/>
    <w:rsid w:val="00201386"/>
    <w:rsid w:val="0020280A"/>
    <w:rsid w:val="00203174"/>
    <w:rsid w:val="00204619"/>
    <w:rsid w:val="00204EAE"/>
    <w:rsid w:val="002058C7"/>
    <w:rsid w:val="0020601D"/>
    <w:rsid w:val="00213628"/>
    <w:rsid w:val="00215665"/>
    <w:rsid w:val="002161A0"/>
    <w:rsid w:val="00217832"/>
    <w:rsid w:val="00221260"/>
    <w:rsid w:val="002224AB"/>
    <w:rsid w:val="002241F6"/>
    <w:rsid w:val="002256F3"/>
    <w:rsid w:val="002265FD"/>
    <w:rsid w:val="002266FC"/>
    <w:rsid w:val="00227A22"/>
    <w:rsid w:val="00227A74"/>
    <w:rsid w:val="00227C41"/>
    <w:rsid w:val="00230C04"/>
    <w:rsid w:val="002329BA"/>
    <w:rsid w:val="00235D28"/>
    <w:rsid w:val="00237B42"/>
    <w:rsid w:val="002401DE"/>
    <w:rsid w:val="00240A20"/>
    <w:rsid w:val="00242289"/>
    <w:rsid w:val="0024268E"/>
    <w:rsid w:val="002442EC"/>
    <w:rsid w:val="00245441"/>
    <w:rsid w:val="0024556C"/>
    <w:rsid w:val="00246993"/>
    <w:rsid w:val="00250D04"/>
    <w:rsid w:val="00251310"/>
    <w:rsid w:val="00251B9B"/>
    <w:rsid w:val="00256D69"/>
    <w:rsid w:val="00257D3F"/>
    <w:rsid w:val="00261CF2"/>
    <w:rsid w:val="002628A7"/>
    <w:rsid w:val="002632BB"/>
    <w:rsid w:val="00263835"/>
    <w:rsid w:val="00264B59"/>
    <w:rsid w:val="002659DE"/>
    <w:rsid w:val="00265FA2"/>
    <w:rsid w:val="00270D44"/>
    <w:rsid w:val="00272673"/>
    <w:rsid w:val="00272E2C"/>
    <w:rsid w:val="00275174"/>
    <w:rsid w:val="00275BAC"/>
    <w:rsid w:val="00280105"/>
    <w:rsid w:val="00281100"/>
    <w:rsid w:val="00281C0B"/>
    <w:rsid w:val="00281D24"/>
    <w:rsid w:val="0028202D"/>
    <w:rsid w:val="0028703F"/>
    <w:rsid w:val="002916F6"/>
    <w:rsid w:val="002925B6"/>
    <w:rsid w:val="0029362D"/>
    <w:rsid w:val="00294579"/>
    <w:rsid w:val="0029677A"/>
    <w:rsid w:val="0029690F"/>
    <w:rsid w:val="002A07DD"/>
    <w:rsid w:val="002A2616"/>
    <w:rsid w:val="002A359D"/>
    <w:rsid w:val="002A528A"/>
    <w:rsid w:val="002A5AAE"/>
    <w:rsid w:val="002A6D51"/>
    <w:rsid w:val="002A7646"/>
    <w:rsid w:val="002A78FF"/>
    <w:rsid w:val="002B0437"/>
    <w:rsid w:val="002B0AEA"/>
    <w:rsid w:val="002B1BEA"/>
    <w:rsid w:val="002B35A6"/>
    <w:rsid w:val="002B39FD"/>
    <w:rsid w:val="002B3C6A"/>
    <w:rsid w:val="002B4A57"/>
    <w:rsid w:val="002B4DA0"/>
    <w:rsid w:val="002B4FB1"/>
    <w:rsid w:val="002B6D8E"/>
    <w:rsid w:val="002C2C25"/>
    <w:rsid w:val="002C3C5F"/>
    <w:rsid w:val="002C3D44"/>
    <w:rsid w:val="002C58F3"/>
    <w:rsid w:val="002C7899"/>
    <w:rsid w:val="002C7F15"/>
    <w:rsid w:val="002D20F6"/>
    <w:rsid w:val="002D4B6C"/>
    <w:rsid w:val="002D4DCE"/>
    <w:rsid w:val="002D5FDA"/>
    <w:rsid w:val="002D60DA"/>
    <w:rsid w:val="002D68A0"/>
    <w:rsid w:val="002D6D68"/>
    <w:rsid w:val="002D73DB"/>
    <w:rsid w:val="002E0A15"/>
    <w:rsid w:val="002E2726"/>
    <w:rsid w:val="002E5B42"/>
    <w:rsid w:val="002E5E10"/>
    <w:rsid w:val="002F2BAC"/>
    <w:rsid w:val="002F3BF1"/>
    <w:rsid w:val="002F725E"/>
    <w:rsid w:val="002F7616"/>
    <w:rsid w:val="00301740"/>
    <w:rsid w:val="00301F97"/>
    <w:rsid w:val="00302F03"/>
    <w:rsid w:val="0030357A"/>
    <w:rsid w:val="003037A4"/>
    <w:rsid w:val="003037F6"/>
    <w:rsid w:val="00304145"/>
    <w:rsid w:val="00305AF2"/>
    <w:rsid w:val="00306263"/>
    <w:rsid w:val="00306AEC"/>
    <w:rsid w:val="00307ED0"/>
    <w:rsid w:val="0031139E"/>
    <w:rsid w:val="0031161B"/>
    <w:rsid w:val="00312C78"/>
    <w:rsid w:val="003148D1"/>
    <w:rsid w:val="003153BF"/>
    <w:rsid w:val="00320587"/>
    <w:rsid w:val="00321E00"/>
    <w:rsid w:val="003221E5"/>
    <w:rsid w:val="00322939"/>
    <w:rsid w:val="003229C9"/>
    <w:rsid w:val="00324827"/>
    <w:rsid w:val="00325C8A"/>
    <w:rsid w:val="003272D4"/>
    <w:rsid w:val="0033062C"/>
    <w:rsid w:val="00331484"/>
    <w:rsid w:val="00331807"/>
    <w:rsid w:val="00334967"/>
    <w:rsid w:val="00335C0A"/>
    <w:rsid w:val="0033613B"/>
    <w:rsid w:val="00337E69"/>
    <w:rsid w:val="00341660"/>
    <w:rsid w:val="00341801"/>
    <w:rsid w:val="00342356"/>
    <w:rsid w:val="003427F9"/>
    <w:rsid w:val="00342AE9"/>
    <w:rsid w:val="00344B26"/>
    <w:rsid w:val="0034694F"/>
    <w:rsid w:val="0035072C"/>
    <w:rsid w:val="0035277D"/>
    <w:rsid w:val="00352BF5"/>
    <w:rsid w:val="00352C24"/>
    <w:rsid w:val="003549BB"/>
    <w:rsid w:val="00354DC0"/>
    <w:rsid w:val="003555BD"/>
    <w:rsid w:val="00355A7E"/>
    <w:rsid w:val="00356160"/>
    <w:rsid w:val="003570F4"/>
    <w:rsid w:val="00357738"/>
    <w:rsid w:val="00357E75"/>
    <w:rsid w:val="003629D1"/>
    <w:rsid w:val="00363974"/>
    <w:rsid w:val="00366036"/>
    <w:rsid w:val="003674D0"/>
    <w:rsid w:val="003716A3"/>
    <w:rsid w:val="00371AA1"/>
    <w:rsid w:val="00372010"/>
    <w:rsid w:val="00372F15"/>
    <w:rsid w:val="00373127"/>
    <w:rsid w:val="003747DF"/>
    <w:rsid w:val="00375A72"/>
    <w:rsid w:val="003765A6"/>
    <w:rsid w:val="0037673B"/>
    <w:rsid w:val="00377281"/>
    <w:rsid w:val="003804EA"/>
    <w:rsid w:val="0038146F"/>
    <w:rsid w:val="00381C85"/>
    <w:rsid w:val="00384210"/>
    <w:rsid w:val="003867F4"/>
    <w:rsid w:val="00391180"/>
    <w:rsid w:val="00391E12"/>
    <w:rsid w:val="00392DB7"/>
    <w:rsid w:val="0039645C"/>
    <w:rsid w:val="0039725E"/>
    <w:rsid w:val="00397F07"/>
    <w:rsid w:val="003A06AE"/>
    <w:rsid w:val="003A0F74"/>
    <w:rsid w:val="003A271A"/>
    <w:rsid w:val="003A3B75"/>
    <w:rsid w:val="003A4773"/>
    <w:rsid w:val="003A54B4"/>
    <w:rsid w:val="003A5907"/>
    <w:rsid w:val="003A63BF"/>
    <w:rsid w:val="003A6FB9"/>
    <w:rsid w:val="003B2543"/>
    <w:rsid w:val="003B3811"/>
    <w:rsid w:val="003B4410"/>
    <w:rsid w:val="003B5E89"/>
    <w:rsid w:val="003B7F87"/>
    <w:rsid w:val="003C17C2"/>
    <w:rsid w:val="003C45EF"/>
    <w:rsid w:val="003C465E"/>
    <w:rsid w:val="003C52C0"/>
    <w:rsid w:val="003C52FE"/>
    <w:rsid w:val="003C54E2"/>
    <w:rsid w:val="003C5E95"/>
    <w:rsid w:val="003C6BBB"/>
    <w:rsid w:val="003C6D0D"/>
    <w:rsid w:val="003D0044"/>
    <w:rsid w:val="003D0360"/>
    <w:rsid w:val="003D3031"/>
    <w:rsid w:val="003D30D9"/>
    <w:rsid w:val="003D479F"/>
    <w:rsid w:val="003D6322"/>
    <w:rsid w:val="003D7276"/>
    <w:rsid w:val="003D74AC"/>
    <w:rsid w:val="003E2BAF"/>
    <w:rsid w:val="003E433A"/>
    <w:rsid w:val="003E4DC3"/>
    <w:rsid w:val="003E70C0"/>
    <w:rsid w:val="003E7DB5"/>
    <w:rsid w:val="003F4ECA"/>
    <w:rsid w:val="003F581A"/>
    <w:rsid w:val="003F6816"/>
    <w:rsid w:val="00400E67"/>
    <w:rsid w:val="00400F59"/>
    <w:rsid w:val="004012F7"/>
    <w:rsid w:val="004013E9"/>
    <w:rsid w:val="00401B2C"/>
    <w:rsid w:val="004045C0"/>
    <w:rsid w:val="00404835"/>
    <w:rsid w:val="00405413"/>
    <w:rsid w:val="004064C8"/>
    <w:rsid w:val="0041014E"/>
    <w:rsid w:val="00412CD7"/>
    <w:rsid w:val="004130C6"/>
    <w:rsid w:val="004130F0"/>
    <w:rsid w:val="004138FC"/>
    <w:rsid w:val="00414F39"/>
    <w:rsid w:val="00421CA0"/>
    <w:rsid w:val="00421FCD"/>
    <w:rsid w:val="00422148"/>
    <w:rsid w:val="00422223"/>
    <w:rsid w:val="00426B77"/>
    <w:rsid w:val="00426DEA"/>
    <w:rsid w:val="004309B8"/>
    <w:rsid w:val="00433DB7"/>
    <w:rsid w:val="00433EFC"/>
    <w:rsid w:val="00437BCD"/>
    <w:rsid w:val="00440C8D"/>
    <w:rsid w:val="00441457"/>
    <w:rsid w:val="00443172"/>
    <w:rsid w:val="0044438C"/>
    <w:rsid w:val="00444BEA"/>
    <w:rsid w:val="00444F15"/>
    <w:rsid w:val="004469B7"/>
    <w:rsid w:val="004507CA"/>
    <w:rsid w:val="004525C8"/>
    <w:rsid w:val="00453746"/>
    <w:rsid w:val="0045694A"/>
    <w:rsid w:val="004577C1"/>
    <w:rsid w:val="0046413A"/>
    <w:rsid w:val="00464730"/>
    <w:rsid w:val="0046719B"/>
    <w:rsid w:val="00471A1D"/>
    <w:rsid w:val="00471EF6"/>
    <w:rsid w:val="004730F1"/>
    <w:rsid w:val="00480427"/>
    <w:rsid w:val="004804D0"/>
    <w:rsid w:val="00480BB9"/>
    <w:rsid w:val="004812F1"/>
    <w:rsid w:val="00483504"/>
    <w:rsid w:val="004839AC"/>
    <w:rsid w:val="004905EF"/>
    <w:rsid w:val="00490E5D"/>
    <w:rsid w:val="004923EB"/>
    <w:rsid w:val="00492443"/>
    <w:rsid w:val="004936FF"/>
    <w:rsid w:val="00494D2C"/>
    <w:rsid w:val="00496B0E"/>
    <w:rsid w:val="004A2D14"/>
    <w:rsid w:val="004A4F04"/>
    <w:rsid w:val="004A597E"/>
    <w:rsid w:val="004A6068"/>
    <w:rsid w:val="004A66AD"/>
    <w:rsid w:val="004B0D96"/>
    <w:rsid w:val="004B5D1E"/>
    <w:rsid w:val="004B70DA"/>
    <w:rsid w:val="004B717D"/>
    <w:rsid w:val="004B736A"/>
    <w:rsid w:val="004C2D78"/>
    <w:rsid w:val="004C39C2"/>
    <w:rsid w:val="004C4A7B"/>
    <w:rsid w:val="004C4B92"/>
    <w:rsid w:val="004C51F3"/>
    <w:rsid w:val="004C55C0"/>
    <w:rsid w:val="004C5DBF"/>
    <w:rsid w:val="004D00BA"/>
    <w:rsid w:val="004D2DBD"/>
    <w:rsid w:val="004D3CD3"/>
    <w:rsid w:val="004D44DE"/>
    <w:rsid w:val="004D4EFE"/>
    <w:rsid w:val="004D514F"/>
    <w:rsid w:val="004D5998"/>
    <w:rsid w:val="004D5E30"/>
    <w:rsid w:val="004D5E33"/>
    <w:rsid w:val="004D6AA3"/>
    <w:rsid w:val="004D706C"/>
    <w:rsid w:val="004D72BC"/>
    <w:rsid w:val="004E1521"/>
    <w:rsid w:val="004E1974"/>
    <w:rsid w:val="004E259D"/>
    <w:rsid w:val="004E2E40"/>
    <w:rsid w:val="004E32D2"/>
    <w:rsid w:val="004E392B"/>
    <w:rsid w:val="004E3C64"/>
    <w:rsid w:val="004E3F99"/>
    <w:rsid w:val="004E4B4F"/>
    <w:rsid w:val="004E4D8F"/>
    <w:rsid w:val="004E556A"/>
    <w:rsid w:val="004E67C3"/>
    <w:rsid w:val="004E6889"/>
    <w:rsid w:val="004F0577"/>
    <w:rsid w:val="004F1ECC"/>
    <w:rsid w:val="004F3158"/>
    <w:rsid w:val="004F432D"/>
    <w:rsid w:val="004F59A5"/>
    <w:rsid w:val="004F5F2C"/>
    <w:rsid w:val="004F634B"/>
    <w:rsid w:val="004F78D6"/>
    <w:rsid w:val="00500583"/>
    <w:rsid w:val="00500615"/>
    <w:rsid w:val="00501402"/>
    <w:rsid w:val="00502EC9"/>
    <w:rsid w:val="005068B9"/>
    <w:rsid w:val="00507C90"/>
    <w:rsid w:val="005107B1"/>
    <w:rsid w:val="005107C0"/>
    <w:rsid w:val="00511F75"/>
    <w:rsid w:val="00512C89"/>
    <w:rsid w:val="00515DD5"/>
    <w:rsid w:val="00516EB1"/>
    <w:rsid w:val="0051768D"/>
    <w:rsid w:val="00522268"/>
    <w:rsid w:val="00522A1A"/>
    <w:rsid w:val="005230AB"/>
    <w:rsid w:val="005230D5"/>
    <w:rsid w:val="005236F2"/>
    <w:rsid w:val="005249D9"/>
    <w:rsid w:val="005256DE"/>
    <w:rsid w:val="00530527"/>
    <w:rsid w:val="0053346C"/>
    <w:rsid w:val="005350F6"/>
    <w:rsid w:val="00536827"/>
    <w:rsid w:val="00540C08"/>
    <w:rsid w:val="00541A17"/>
    <w:rsid w:val="00544274"/>
    <w:rsid w:val="00545B5F"/>
    <w:rsid w:val="00545F78"/>
    <w:rsid w:val="0054683F"/>
    <w:rsid w:val="00547B74"/>
    <w:rsid w:val="005502C3"/>
    <w:rsid w:val="00555F9D"/>
    <w:rsid w:val="0055611F"/>
    <w:rsid w:val="00557053"/>
    <w:rsid w:val="005576AA"/>
    <w:rsid w:val="005578C1"/>
    <w:rsid w:val="00561486"/>
    <w:rsid w:val="00562AA0"/>
    <w:rsid w:val="00562BA1"/>
    <w:rsid w:val="00562BA7"/>
    <w:rsid w:val="0056460A"/>
    <w:rsid w:val="00565C90"/>
    <w:rsid w:val="00566C05"/>
    <w:rsid w:val="005671E4"/>
    <w:rsid w:val="00571476"/>
    <w:rsid w:val="005716BD"/>
    <w:rsid w:val="00576DE2"/>
    <w:rsid w:val="005772AF"/>
    <w:rsid w:val="00581BEE"/>
    <w:rsid w:val="0058220B"/>
    <w:rsid w:val="00583939"/>
    <w:rsid w:val="00583D8D"/>
    <w:rsid w:val="0058415F"/>
    <w:rsid w:val="00585D3D"/>
    <w:rsid w:val="005874EE"/>
    <w:rsid w:val="0058751B"/>
    <w:rsid w:val="005879B6"/>
    <w:rsid w:val="00592DA1"/>
    <w:rsid w:val="0059415A"/>
    <w:rsid w:val="00594946"/>
    <w:rsid w:val="005955D5"/>
    <w:rsid w:val="005974CD"/>
    <w:rsid w:val="005A10F0"/>
    <w:rsid w:val="005A1F09"/>
    <w:rsid w:val="005A2C6F"/>
    <w:rsid w:val="005A2D52"/>
    <w:rsid w:val="005A6048"/>
    <w:rsid w:val="005A7172"/>
    <w:rsid w:val="005A75DC"/>
    <w:rsid w:val="005A7B35"/>
    <w:rsid w:val="005B3362"/>
    <w:rsid w:val="005B4562"/>
    <w:rsid w:val="005B51A4"/>
    <w:rsid w:val="005B5265"/>
    <w:rsid w:val="005B5A66"/>
    <w:rsid w:val="005B5CA1"/>
    <w:rsid w:val="005C067A"/>
    <w:rsid w:val="005C0E3B"/>
    <w:rsid w:val="005C1277"/>
    <w:rsid w:val="005C28E3"/>
    <w:rsid w:val="005C41E6"/>
    <w:rsid w:val="005C444C"/>
    <w:rsid w:val="005D171C"/>
    <w:rsid w:val="005D3998"/>
    <w:rsid w:val="005D5B13"/>
    <w:rsid w:val="005E05D6"/>
    <w:rsid w:val="005E170D"/>
    <w:rsid w:val="005E294D"/>
    <w:rsid w:val="005E2C8D"/>
    <w:rsid w:val="005E4C0B"/>
    <w:rsid w:val="005E718B"/>
    <w:rsid w:val="005E7527"/>
    <w:rsid w:val="005E7A18"/>
    <w:rsid w:val="005E7DD4"/>
    <w:rsid w:val="005F08C3"/>
    <w:rsid w:val="005F5262"/>
    <w:rsid w:val="005F694D"/>
    <w:rsid w:val="006009C2"/>
    <w:rsid w:val="0060119F"/>
    <w:rsid w:val="00602F55"/>
    <w:rsid w:val="00602F81"/>
    <w:rsid w:val="0060397E"/>
    <w:rsid w:val="00603A6A"/>
    <w:rsid w:val="00603AC8"/>
    <w:rsid w:val="00605D51"/>
    <w:rsid w:val="00605FC5"/>
    <w:rsid w:val="0060615A"/>
    <w:rsid w:val="00607523"/>
    <w:rsid w:val="006102F9"/>
    <w:rsid w:val="00611C8D"/>
    <w:rsid w:val="006129C6"/>
    <w:rsid w:val="00614F9F"/>
    <w:rsid w:val="00617C2E"/>
    <w:rsid w:val="0062004B"/>
    <w:rsid w:val="00620B0D"/>
    <w:rsid w:val="00620B79"/>
    <w:rsid w:val="006218BF"/>
    <w:rsid w:val="00622348"/>
    <w:rsid w:val="00623016"/>
    <w:rsid w:val="00623904"/>
    <w:rsid w:val="006254E9"/>
    <w:rsid w:val="006256F5"/>
    <w:rsid w:val="00625F02"/>
    <w:rsid w:val="006264DB"/>
    <w:rsid w:val="00630CA7"/>
    <w:rsid w:val="00630D38"/>
    <w:rsid w:val="006318B0"/>
    <w:rsid w:val="00631F2C"/>
    <w:rsid w:val="0063220C"/>
    <w:rsid w:val="00632236"/>
    <w:rsid w:val="00633633"/>
    <w:rsid w:val="00633B8B"/>
    <w:rsid w:val="00634BAD"/>
    <w:rsid w:val="00634D6E"/>
    <w:rsid w:val="00635F1F"/>
    <w:rsid w:val="00636071"/>
    <w:rsid w:val="00636398"/>
    <w:rsid w:val="00636CE6"/>
    <w:rsid w:val="00637D41"/>
    <w:rsid w:val="00637ECB"/>
    <w:rsid w:val="00640301"/>
    <w:rsid w:val="00640A56"/>
    <w:rsid w:val="00642526"/>
    <w:rsid w:val="00643C06"/>
    <w:rsid w:val="00647F48"/>
    <w:rsid w:val="00650CBD"/>
    <w:rsid w:val="0065349E"/>
    <w:rsid w:val="006536A0"/>
    <w:rsid w:val="00653E32"/>
    <w:rsid w:val="006568A5"/>
    <w:rsid w:val="00665552"/>
    <w:rsid w:val="00665775"/>
    <w:rsid w:val="0066581D"/>
    <w:rsid w:val="00670D5D"/>
    <w:rsid w:val="006750FB"/>
    <w:rsid w:val="0067528E"/>
    <w:rsid w:val="00677478"/>
    <w:rsid w:val="006807EC"/>
    <w:rsid w:val="00681870"/>
    <w:rsid w:val="0068250E"/>
    <w:rsid w:val="006832AD"/>
    <w:rsid w:val="00683914"/>
    <w:rsid w:val="00684A47"/>
    <w:rsid w:val="00690E17"/>
    <w:rsid w:val="00692025"/>
    <w:rsid w:val="0069249C"/>
    <w:rsid w:val="00692663"/>
    <w:rsid w:val="00694BF7"/>
    <w:rsid w:val="00696E48"/>
    <w:rsid w:val="006A1CC6"/>
    <w:rsid w:val="006A240F"/>
    <w:rsid w:val="006A2E11"/>
    <w:rsid w:val="006A3A09"/>
    <w:rsid w:val="006A3ADC"/>
    <w:rsid w:val="006A4385"/>
    <w:rsid w:val="006A5CD4"/>
    <w:rsid w:val="006A60D1"/>
    <w:rsid w:val="006A6C69"/>
    <w:rsid w:val="006A74DA"/>
    <w:rsid w:val="006A754A"/>
    <w:rsid w:val="006B136D"/>
    <w:rsid w:val="006B1998"/>
    <w:rsid w:val="006B3A5F"/>
    <w:rsid w:val="006B3FDD"/>
    <w:rsid w:val="006B4601"/>
    <w:rsid w:val="006B6813"/>
    <w:rsid w:val="006B7439"/>
    <w:rsid w:val="006B7618"/>
    <w:rsid w:val="006C2210"/>
    <w:rsid w:val="006C350D"/>
    <w:rsid w:val="006C50A8"/>
    <w:rsid w:val="006C596F"/>
    <w:rsid w:val="006D09CE"/>
    <w:rsid w:val="006D140F"/>
    <w:rsid w:val="006D1D37"/>
    <w:rsid w:val="006D2255"/>
    <w:rsid w:val="006D3B49"/>
    <w:rsid w:val="006D4F60"/>
    <w:rsid w:val="006D5A4C"/>
    <w:rsid w:val="006D7CA0"/>
    <w:rsid w:val="006E4023"/>
    <w:rsid w:val="006E4AF2"/>
    <w:rsid w:val="006E534B"/>
    <w:rsid w:val="006E567B"/>
    <w:rsid w:val="006E6F2D"/>
    <w:rsid w:val="006E6F39"/>
    <w:rsid w:val="006E6FA2"/>
    <w:rsid w:val="006E77AA"/>
    <w:rsid w:val="006E7C95"/>
    <w:rsid w:val="006F077E"/>
    <w:rsid w:val="006F1759"/>
    <w:rsid w:val="006F3756"/>
    <w:rsid w:val="006F5CA6"/>
    <w:rsid w:val="007002D0"/>
    <w:rsid w:val="007022CE"/>
    <w:rsid w:val="00704A28"/>
    <w:rsid w:val="00704D74"/>
    <w:rsid w:val="00705416"/>
    <w:rsid w:val="00705B40"/>
    <w:rsid w:val="00705E82"/>
    <w:rsid w:val="00710123"/>
    <w:rsid w:val="00710581"/>
    <w:rsid w:val="00710908"/>
    <w:rsid w:val="007114DD"/>
    <w:rsid w:val="00711FB1"/>
    <w:rsid w:val="007127CE"/>
    <w:rsid w:val="00713AA6"/>
    <w:rsid w:val="00714865"/>
    <w:rsid w:val="007170F6"/>
    <w:rsid w:val="00717816"/>
    <w:rsid w:val="00720873"/>
    <w:rsid w:val="00720982"/>
    <w:rsid w:val="00720A4B"/>
    <w:rsid w:val="007215FB"/>
    <w:rsid w:val="00721ECA"/>
    <w:rsid w:val="00722776"/>
    <w:rsid w:val="00723618"/>
    <w:rsid w:val="00723B42"/>
    <w:rsid w:val="00725F15"/>
    <w:rsid w:val="00725FBC"/>
    <w:rsid w:val="00726066"/>
    <w:rsid w:val="00727D9A"/>
    <w:rsid w:val="00730354"/>
    <w:rsid w:val="00730FDD"/>
    <w:rsid w:val="00731E59"/>
    <w:rsid w:val="0073210D"/>
    <w:rsid w:val="00732978"/>
    <w:rsid w:val="007345BA"/>
    <w:rsid w:val="007348A9"/>
    <w:rsid w:val="00735007"/>
    <w:rsid w:val="00735305"/>
    <w:rsid w:val="00735DDC"/>
    <w:rsid w:val="007413E8"/>
    <w:rsid w:val="0074423B"/>
    <w:rsid w:val="0074551A"/>
    <w:rsid w:val="00746369"/>
    <w:rsid w:val="00750399"/>
    <w:rsid w:val="00750E81"/>
    <w:rsid w:val="007514A9"/>
    <w:rsid w:val="00757669"/>
    <w:rsid w:val="007618B1"/>
    <w:rsid w:val="00761980"/>
    <w:rsid w:val="00773B63"/>
    <w:rsid w:val="00774ABF"/>
    <w:rsid w:val="00777812"/>
    <w:rsid w:val="00777E5F"/>
    <w:rsid w:val="00780888"/>
    <w:rsid w:val="007809A6"/>
    <w:rsid w:val="007840EA"/>
    <w:rsid w:val="007849CC"/>
    <w:rsid w:val="007855D5"/>
    <w:rsid w:val="007911BB"/>
    <w:rsid w:val="0079271D"/>
    <w:rsid w:val="00794E42"/>
    <w:rsid w:val="00794EA1"/>
    <w:rsid w:val="007960D0"/>
    <w:rsid w:val="007961A4"/>
    <w:rsid w:val="007963C6"/>
    <w:rsid w:val="0079649A"/>
    <w:rsid w:val="007975AA"/>
    <w:rsid w:val="007976EE"/>
    <w:rsid w:val="007A39C7"/>
    <w:rsid w:val="007A3E90"/>
    <w:rsid w:val="007A47EB"/>
    <w:rsid w:val="007A49A4"/>
    <w:rsid w:val="007A613E"/>
    <w:rsid w:val="007A7F6E"/>
    <w:rsid w:val="007B1456"/>
    <w:rsid w:val="007B34EB"/>
    <w:rsid w:val="007B5686"/>
    <w:rsid w:val="007B5F62"/>
    <w:rsid w:val="007B6557"/>
    <w:rsid w:val="007B6E9B"/>
    <w:rsid w:val="007B740E"/>
    <w:rsid w:val="007C01E1"/>
    <w:rsid w:val="007C0DC4"/>
    <w:rsid w:val="007C12C6"/>
    <w:rsid w:val="007C3C40"/>
    <w:rsid w:val="007C7690"/>
    <w:rsid w:val="007D2412"/>
    <w:rsid w:val="007D7812"/>
    <w:rsid w:val="007E00BC"/>
    <w:rsid w:val="007E03D8"/>
    <w:rsid w:val="007E1D55"/>
    <w:rsid w:val="007E25C3"/>
    <w:rsid w:val="007E298A"/>
    <w:rsid w:val="007E58D7"/>
    <w:rsid w:val="007E6BE7"/>
    <w:rsid w:val="007E74C1"/>
    <w:rsid w:val="007F04B7"/>
    <w:rsid w:val="007F05F5"/>
    <w:rsid w:val="007F14AB"/>
    <w:rsid w:val="007F3112"/>
    <w:rsid w:val="007F48B6"/>
    <w:rsid w:val="007F6BB5"/>
    <w:rsid w:val="007F7FEC"/>
    <w:rsid w:val="008006EE"/>
    <w:rsid w:val="00802299"/>
    <w:rsid w:val="0080490C"/>
    <w:rsid w:val="00805DF0"/>
    <w:rsid w:val="0080791C"/>
    <w:rsid w:val="0081251E"/>
    <w:rsid w:val="00813291"/>
    <w:rsid w:val="008132D0"/>
    <w:rsid w:val="008143C5"/>
    <w:rsid w:val="00815239"/>
    <w:rsid w:val="00815859"/>
    <w:rsid w:val="00820BFB"/>
    <w:rsid w:val="00821F39"/>
    <w:rsid w:val="00822759"/>
    <w:rsid w:val="00824556"/>
    <w:rsid w:val="00825F36"/>
    <w:rsid w:val="0082608E"/>
    <w:rsid w:val="008260EA"/>
    <w:rsid w:val="008261F2"/>
    <w:rsid w:val="00827A37"/>
    <w:rsid w:val="0083017A"/>
    <w:rsid w:val="00830CE7"/>
    <w:rsid w:val="008316B8"/>
    <w:rsid w:val="00832804"/>
    <w:rsid w:val="008329ED"/>
    <w:rsid w:val="00835742"/>
    <w:rsid w:val="0083684E"/>
    <w:rsid w:val="008372ED"/>
    <w:rsid w:val="00840B73"/>
    <w:rsid w:val="00841E7C"/>
    <w:rsid w:val="0084421A"/>
    <w:rsid w:val="008443AD"/>
    <w:rsid w:val="00846514"/>
    <w:rsid w:val="00846C20"/>
    <w:rsid w:val="00851C9E"/>
    <w:rsid w:val="00852003"/>
    <w:rsid w:val="0085355A"/>
    <w:rsid w:val="00853FFF"/>
    <w:rsid w:val="00854A9D"/>
    <w:rsid w:val="008573EB"/>
    <w:rsid w:val="008575E5"/>
    <w:rsid w:val="00861089"/>
    <w:rsid w:val="008632ED"/>
    <w:rsid w:val="008655C5"/>
    <w:rsid w:val="00866C47"/>
    <w:rsid w:val="0086737F"/>
    <w:rsid w:val="0086738F"/>
    <w:rsid w:val="008677EF"/>
    <w:rsid w:val="00872FC9"/>
    <w:rsid w:val="008750E5"/>
    <w:rsid w:val="0087588F"/>
    <w:rsid w:val="00876C2C"/>
    <w:rsid w:val="008803DF"/>
    <w:rsid w:val="00882ACF"/>
    <w:rsid w:val="00886BD7"/>
    <w:rsid w:val="00887A80"/>
    <w:rsid w:val="00891A0A"/>
    <w:rsid w:val="00892250"/>
    <w:rsid w:val="008963CB"/>
    <w:rsid w:val="00897EF0"/>
    <w:rsid w:val="008A149B"/>
    <w:rsid w:val="008A1561"/>
    <w:rsid w:val="008A19C6"/>
    <w:rsid w:val="008A2DF7"/>
    <w:rsid w:val="008A2E1F"/>
    <w:rsid w:val="008A2FD1"/>
    <w:rsid w:val="008A32AC"/>
    <w:rsid w:val="008A762B"/>
    <w:rsid w:val="008B065A"/>
    <w:rsid w:val="008B0910"/>
    <w:rsid w:val="008B179F"/>
    <w:rsid w:val="008B2270"/>
    <w:rsid w:val="008B2548"/>
    <w:rsid w:val="008B2F03"/>
    <w:rsid w:val="008B3DC0"/>
    <w:rsid w:val="008B4905"/>
    <w:rsid w:val="008C43C4"/>
    <w:rsid w:val="008C6C08"/>
    <w:rsid w:val="008C7903"/>
    <w:rsid w:val="008C79C2"/>
    <w:rsid w:val="008D09B9"/>
    <w:rsid w:val="008D2CBE"/>
    <w:rsid w:val="008D3406"/>
    <w:rsid w:val="008D4768"/>
    <w:rsid w:val="008D4DA3"/>
    <w:rsid w:val="008D6097"/>
    <w:rsid w:val="008D6877"/>
    <w:rsid w:val="008D7725"/>
    <w:rsid w:val="008D7BD8"/>
    <w:rsid w:val="008D7D3E"/>
    <w:rsid w:val="008E114E"/>
    <w:rsid w:val="008E3225"/>
    <w:rsid w:val="008E46DE"/>
    <w:rsid w:val="008E4EC8"/>
    <w:rsid w:val="008E5E08"/>
    <w:rsid w:val="008F20F0"/>
    <w:rsid w:val="008F3DBE"/>
    <w:rsid w:val="008F4A25"/>
    <w:rsid w:val="008F4F50"/>
    <w:rsid w:val="008F54DA"/>
    <w:rsid w:val="008F5B09"/>
    <w:rsid w:val="008F70D9"/>
    <w:rsid w:val="008F7AAB"/>
    <w:rsid w:val="008F7D32"/>
    <w:rsid w:val="00900FD0"/>
    <w:rsid w:val="00901059"/>
    <w:rsid w:val="00901311"/>
    <w:rsid w:val="00901D17"/>
    <w:rsid w:val="00902D14"/>
    <w:rsid w:val="00904D6A"/>
    <w:rsid w:val="00910701"/>
    <w:rsid w:val="009124F9"/>
    <w:rsid w:val="009138DE"/>
    <w:rsid w:val="00916C39"/>
    <w:rsid w:val="00917F18"/>
    <w:rsid w:val="00921356"/>
    <w:rsid w:val="00921775"/>
    <w:rsid w:val="00925B4B"/>
    <w:rsid w:val="00927D42"/>
    <w:rsid w:val="00935650"/>
    <w:rsid w:val="0093659F"/>
    <w:rsid w:val="0093706A"/>
    <w:rsid w:val="00937BA4"/>
    <w:rsid w:val="009421EB"/>
    <w:rsid w:val="00942D46"/>
    <w:rsid w:val="00942D78"/>
    <w:rsid w:val="009431D1"/>
    <w:rsid w:val="009437EC"/>
    <w:rsid w:val="009438AA"/>
    <w:rsid w:val="00945FD4"/>
    <w:rsid w:val="0094707F"/>
    <w:rsid w:val="00947E29"/>
    <w:rsid w:val="00947F1A"/>
    <w:rsid w:val="0095414D"/>
    <w:rsid w:val="009553D8"/>
    <w:rsid w:val="00956A48"/>
    <w:rsid w:val="00957207"/>
    <w:rsid w:val="00957A2D"/>
    <w:rsid w:val="00960078"/>
    <w:rsid w:val="0096139A"/>
    <w:rsid w:val="00962092"/>
    <w:rsid w:val="009651A1"/>
    <w:rsid w:val="0096565E"/>
    <w:rsid w:val="00966846"/>
    <w:rsid w:val="00966BE3"/>
    <w:rsid w:val="0096774A"/>
    <w:rsid w:val="009715A8"/>
    <w:rsid w:val="009725C9"/>
    <w:rsid w:val="00975AC1"/>
    <w:rsid w:val="00976542"/>
    <w:rsid w:val="009772BE"/>
    <w:rsid w:val="00984FD7"/>
    <w:rsid w:val="009857EE"/>
    <w:rsid w:val="00987C94"/>
    <w:rsid w:val="00990F70"/>
    <w:rsid w:val="0099154E"/>
    <w:rsid w:val="00992E01"/>
    <w:rsid w:val="00993CA6"/>
    <w:rsid w:val="00995D29"/>
    <w:rsid w:val="00996928"/>
    <w:rsid w:val="009973B4"/>
    <w:rsid w:val="009A3081"/>
    <w:rsid w:val="009A52DC"/>
    <w:rsid w:val="009A5DBF"/>
    <w:rsid w:val="009A63B0"/>
    <w:rsid w:val="009B0158"/>
    <w:rsid w:val="009B1534"/>
    <w:rsid w:val="009B1B22"/>
    <w:rsid w:val="009B215D"/>
    <w:rsid w:val="009B2A5B"/>
    <w:rsid w:val="009B2B4A"/>
    <w:rsid w:val="009B5935"/>
    <w:rsid w:val="009B692B"/>
    <w:rsid w:val="009B6A29"/>
    <w:rsid w:val="009B7666"/>
    <w:rsid w:val="009C05A3"/>
    <w:rsid w:val="009C0618"/>
    <w:rsid w:val="009C0808"/>
    <w:rsid w:val="009C09E3"/>
    <w:rsid w:val="009C1BA1"/>
    <w:rsid w:val="009C217D"/>
    <w:rsid w:val="009C2ACA"/>
    <w:rsid w:val="009C31BC"/>
    <w:rsid w:val="009C3E1C"/>
    <w:rsid w:val="009C4E4A"/>
    <w:rsid w:val="009C6A9B"/>
    <w:rsid w:val="009C7183"/>
    <w:rsid w:val="009D06A0"/>
    <w:rsid w:val="009D1BB8"/>
    <w:rsid w:val="009D1F9F"/>
    <w:rsid w:val="009D4B3C"/>
    <w:rsid w:val="009D511A"/>
    <w:rsid w:val="009D5698"/>
    <w:rsid w:val="009D5912"/>
    <w:rsid w:val="009D743C"/>
    <w:rsid w:val="009E1180"/>
    <w:rsid w:val="009E298B"/>
    <w:rsid w:val="009E2A40"/>
    <w:rsid w:val="009E2BC9"/>
    <w:rsid w:val="009E525E"/>
    <w:rsid w:val="009E5ED0"/>
    <w:rsid w:val="009E6113"/>
    <w:rsid w:val="009E6412"/>
    <w:rsid w:val="009E6662"/>
    <w:rsid w:val="009E68B6"/>
    <w:rsid w:val="009E784C"/>
    <w:rsid w:val="009F192F"/>
    <w:rsid w:val="009F316D"/>
    <w:rsid w:val="009F31DB"/>
    <w:rsid w:val="009F5D3B"/>
    <w:rsid w:val="009F6D0C"/>
    <w:rsid w:val="009F75F2"/>
    <w:rsid w:val="00A0015D"/>
    <w:rsid w:val="00A008BE"/>
    <w:rsid w:val="00A00AFF"/>
    <w:rsid w:val="00A02021"/>
    <w:rsid w:val="00A05266"/>
    <w:rsid w:val="00A053E9"/>
    <w:rsid w:val="00A1268D"/>
    <w:rsid w:val="00A132FA"/>
    <w:rsid w:val="00A153A5"/>
    <w:rsid w:val="00A169F5"/>
    <w:rsid w:val="00A16DE7"/>
    <w:rsid w:val="00A173F3"/>
    <w:rsid w:val="00A177A6"/>
    <w:rsid w:val="00A23030"/>
    <w:rsid w:val="00A251D1"/>
    <w:rsid w:val="00A2550E"/>
    <w:rsid w:val="00A25848"/>
    <w:rsid w:val="00A276E8"/>
    <w:rsid w:val="00A27833"/>
    <w:rsid w:val="00A32C07"/>
    <w:rsid w:val="00A32C6C"/>
    <w:rsid w:val="00A3466B"/>
    <w:rsid w:val="00A35775"/>
    <w:rsid w:val="00A35CCE"/>
    <w:rsid w:val="00A360AB"/>
    <w:rsid w:val="00A37ADE"/>
    <w:rsid w:val="00A42224"/>
    <w:rsid w:val="00A451C3"/>
    <w:rsid w:val="00A4674E"/>
    <w:rsid w:val="00A46FB1"/>
    <w:rsid w:val="00A5263A"/>
    <w:rsid w:val="00A526E0"/>
    <w:rsid w:val="00A53488"/>
    <w:rsid w:val="00A540C5"/>
    <w:rsid w:val="00A5453E"/>
    <w:rsid w:val="00A553C5"/>
    <w:rsid w:val="00A558C4"/>
    <w:rsid w:val="00A561D0"/>
    <w:rsid w:val="00A569D5"/>
    <w:rsid w:val="00A57F84"/>
    <w:rsid w:val="00A61AFA"/>
    <w:rsid w:val="00A654D2"/>
    <w:rsid w:val="00A65ED9"/>
    <w:rsid w:val="00A66328"/>
    <w:rsid w:val="00A67016"/>
    <w:rsid w:val="00A71266"/>
    <w:rsid w:val="00A7194D"/>
    <w:rsid w:val="00A7446A"/>
    <w:rsid w:val="00A809D4"/>
    <w:rsid w:val="00A82EBA"/>
    <w:rsid w:val="00A8506A"/>
    <w:rsid w:val="00A87E57"/>
    <w:rsid w:val="00A9063A"/>
    <w:rsid w:val="00A9070C"/>
    <w:rsid w:val="00A90832"/>
    <w:rsid w:val="00A940CB"/>
    <w:rsid w:val="00A9781C"/>
    <w:rsid w:val="00AA2EAC"/>
    <w:rsid w:val="00AA5870"/>
    <w:rsid w:val="00AA62C9"/>
    <w:rsid w:val="00AB29FB"/>
    <w:rsid w:val="00AB2BF3"/>
    <w:rsid w:val="00AB4653"/>
    <w:rsid w:val="00AC003B"/>
    <w:rsid w:val="00AC0196"/>
    <w:rsid w:val="00AC3288"/>
    <w:rsid w:val="00AD1353"/>
    <w:rsid w:val="00AD294C"/>
    <w:rsid w:val="00AD3731"/>
    <w:rsid w:val="00AD38A0"/>
    <w:rsid w:val="00AD40B4"/>
    <w:rsid w:val="00AD491C"/>
    <w:rsid w:val="00AD5065"/>
    <w:rsid w:val="00AD57C3"/>
    <w:rsid w:val="00AD6277"/>
    <w:rsid w:val="00AD65CF"/>
    <w:rsid w:val="00AD72E0"/>
    <w:rsid w:val="00AD7502"/>
    <w:rsid w:val="00AE2116"/>
    <w:rsid w:val="00AE49D6"/>
    <w:rsid w:val="00AE74D7"/>
    <w:rsid w:val="00AF06CF"/>
    <w:rsid w:val="00AF1C0B"/>
    <w:rsid w:val="00AF2DB8"/>
    <w:rsid w:val="00AF59E8"/>
    <w:rsid w:val="00AF62D9"/>
    <w:rsid w:val="00AF71D8"/>
    <w:rsid w:val="00AF7532"/>
    <w:rsid w:val="00B0144C"/>
    <w:rsid w:val="00B043B6"/>
    <w:rsid w:val="00B0606A"/>
    <w:rsid w:val="00B06172"/>
    <w:rsid w:val="00B07992"/>
    <w:rsid w:val="00B10E5E"/>
    <w:rsid w:val="00B11FA8"/>
    <w:rsid w:val="00B16708"/>
    <w:rsid w:val="00B1676C"/>
    <w:rsid w:val="00B16E03"/>
    <w:rsid w:val="00B17FAA"/>
    <w:rsid w:val="00B21B27"/>
    <w:rsid w:val="00B225E8"/>
    <w:rsid w:val="00B22A06"/>
    <w:rsid w:val="00B22A1C"/>
    <w:rsid w:val="00B22EC6"/>
    <w:rsid w:val="00B31CA5"/>
    <w:rsid w:val="00B31F05"/>
    <w:rsid w:val="00B32B3D"/>
    <w:rsid w:val="00B34DD6"/>
    <w:rsid w:val="00B36D83"/>
    <w:rsid w:val="00B36F54"/>
    <w:rsid w:val="00B41147"/>
    <w:rsid w:val="00B42B68"/>
    <w:rsid w:val="00B4322B"/>
    <w:rsid w:val="00B44D6D"/>
    <w:rsid w:val="00B47EEE"/>
    <w:rsid w:val="00B522BE"/>
    <w:rsid w:val="00B522C4"/>
    <w:rsid w:val="00B52770"/>
    <w:rsid w:val="00B52A27"/>
    <w:rsid w:val="00B53843"/>
    <w:rsid w:val="00B53B8F"/>
    <w:rsid w:val="00B5522C"/>
    <w:rsid w:val="00B57E5E"/>
    <w:rsid w:val="00B613AF"/>
    <w:rsid w:val="00B61B6B"/>
    <w:rsid w:val="00B63D47"/>
    <w:rsid w:val="00B63E77"/>
    <w:rsid w:val="00B651EC"/>
    <w:rsid w:val="00B66A29"/>
    <w:rsid w:val="00B70301"/>
    <w:rsid w:val="00B71887"/>
    <w:rsid w:val="00B719FE"/>
    <w:rsid w:val="00B72161"/>
    <w:rsid w:val="00B728E6"/>
    <w:rsid w:val="00B73F10"/>
    <w:rsid w:val="00B75150"/>
    <w:rsid w:val="00B80EC9"/>
    <w:rsid w:val="00B84C82"/>
    <w:rsid w:val="00B858A1"/>
    <w:rsid w:val="00B87908"/>
    <w:rsid w:val="00B91333"/>
    <w:rsid w:val="00B93FC6"/>
    <w:rsid w:val="00B94912"/>
    <w:rsid w:val="00B94FCA"/>
    <w:rsid w:val="00BA0F12"/>
    <w:rsid w:val="00BA1844"/>
    <w:rsid w:val="00BA1BBC"/>
    <w:rsid w:val="00BA2B44"/>
    <w:rsid w:val="00BA2EBE"/>
    <w:rsid w:val="00BA36D8"/>
    <w:rsid w:val="00BA382D"/>
    <w:rsid w:val="00BA3BED"/>
    <w:rsid w:val="00BA4D32"/>
    <w:rsid w:val="00BA742D"/>
    <w:rsid w:val="00BA75C2"/>
    <w:rsid w:val="00BB1117"/>
    <w:rsid w:val="00BB1DA5"/>
    <w:rsid w:val="00BB1FE4"/>
    <w:rsid w:val="00BB23E0"/>
    <w:rsid w:val="00BB34C2"/>
    <w:rsid w:val="00BB3EDA"/>
    <w:rsid w:val="00BB4E1E"/>
    <w:rsid w:val="00BB77C5"/>
    <w:rsid w:val="00BB7DD3"/>
    <w:rsid w:val="00BC245F"/>
    <w:rsid w:val="00BC3D6A"/>
    <w:rsid w:val="00BC3F35"/>
    <w:rsid w:val="00BC5334"/>
    <w:rsid w:val="00BC65D5"/>
    <w:rsid w:val="00BC6986"/>
    <w:rsid w:val="00BC7246"/>
    <w:rsid w:val="00BC7249"/>
    <w:rsid w:val="00BD2B20"/>
    <w:rsid w:val="00BD362B"/>
    <w:rsid w:val="00BD4458"/>
    <w:rsid w:val="00BD4C5D"/>
    <w:rsid w:val="00BD5464"/>
    <w:rsid w:val="00BD5881"/>
    <w:rsid w:val="00BD5C07"/>
    <w:rsid w:val="00BD6008"/>
    <w:rsid w:val="00BD674F"/>
    <w:rsid w:val="00BD6881"/>
    <w:rsid w:val="00BD7DC6"/>
    <w:rsid w:val="00BD7E83"/>
    <w:rsid w:val="00BE0694"/>
    <w:rsid w:val="00BE1EBF"/>
    <w:rsid w:val="00BE23C9"/>
    <w:rsid w:val="00BE2EC1"/>
    <w:rsid w:val="00BE3192"/>
    <w:rsid w:val="00BE4EDB"/>
    <w:rsid w:val="00BE5046"/>
    <w:rsid w:val="00BE5822"/>
    <w:rsid w:val="00BE6C58"/>
    <w:rsid w:val="00BE7376"/>
    <w:rsid w:val="00BF2749"/>
    <w:rsid w:val="00BF4543"/>
    <w:rsid w:val="00BF4E3A"/>
    <w:rsid w:val="00BF5F1D"/>
    <w:rsid w:val="00BF5F4C"/>
    <w:rsid w:val="00BF6507"/>
    <w:rsid w:val="00BF6A9D"/>
    <w:rsid w:val="00BF7E88"/>
    <w:rsid w:val="00C00225"/>
    <w:rsid w:val="00C003BF"/>
    <w:rsid w:val="00C0124B"/>
    <w:rsid w:val="00C051C0"/>
    <w:rsid w:val="00C06AB3"/>
    <w:rsid w:val="00C07C49"/>
    <w:rsid w:val="00C106DD"/>
    <w:rsid w:val="00C11296"/>
    <w:rsid w:val="00C13EA0"/>
    <w:rsid w:val="00C17A71"/>
    <w:rsid w:val="00C17EFC"/>
    <w:rsid w:val="00C21BC0"/>
    <w:rsid w:val="00C226A0"/>
    <w:rsid w:val="00C27279"/>
    <w:rsid w:val="00C27C91"/>
    <w:rsid w:val="00C27D2B"/>
    <w:rsid w:val="00C3045A"/>
    <w:rsid w:val="00C30C3E"/>
    <w:rsid w:val="00C312FF"/>
    <w:rsid w:val="00C342C2"/>
    <w:rsid w:val="00C364E0"/>
    <w:rsid w:val="00C408FE"/>
    <w:rsid w:val="00C43291"/>
    <w:rsid w:val="00C46AD9"/>
    <w:rsid w:val="00C52D54"/>
    <w:rsid w:val="00C55348"/>
    <w:rsid w:val="00C56CD5"/>
    <w:rsid w:val="00C60B9F"/>
    <w:rsid w:val="00C63DD8"/>
    <w:rsid w:val="00C703CE"/>
    <w:rsid w:val="00C718E0"/>
    <w:rsid w:val="00C72040"/>
    <w:rsid w:val="00C7304A"/>
    <w:rsid w:val="00C74D07"/>
    <w:rsid w:val="00C76198"/>
    <w:rsid w:val="00C7764B"/>
    <w:rsid w:val="00C805A6"/>
    <w:rsid w:val="00C82432"/>
    <w:rsid w:val="00C8312D"/>
    <w:rsid w:val="00C837D2"/>
    <w:rsid w:val="00C84003"/>
    <w:rsid w:val="00C84383"/>
    <w:rsid w:val="00C85212"/>
    <w:rsid w:val="00C85350"/>
    <w:rsid w:val="00C85F69"/>
    <w:rsid w:val="00C903D8"/>
    <w:rsid w:val="00C90F16"/>
    <w:rsid w:val="00C9165F"/>
    <w:rsid w:val="00C931A3"/>
    <w:rsid w:val="00C93C91"/>
    <w:rsid w:val="00C9461C"/>
    <w:rsid w:val="00C94E08"/>
    <w:rsid w:val="00C95341"/>
    <w:rsid w:val="00CA03FD"/>
    <w:rsid w:val="00CA11CC"/>
    <w:rsid w:val="00CA19DF"/>
    <w:rsid w:val="00CA3863"/>
    <w:rsid w:val="00CA40A7"/>
    <w:rsid w:val="00CA4705"/>
    <w:rsid w:val="00CA4CB4"/>
    <w:rsid w:val="00CA6925"/>
    <w:rsid w:val="00CA6CD3"/>
    <w:rsid w:val="00CA6DA8"/>
    <w:rsid w:val="00CA7407"/>
    <w:rsid w:val="00CB0950"/>
    <w:rsid w:val="00CB0C49"/>
    <w:rsid w:val="00CB1970"/>
    <w:rsid w:val="00CB3374"/>
    <w:rsid w:val="00CB3E1C"/>
    <w:rsid w:val="00CB4620"/>
    <w:rsid w:val="00CB4D33"/>
    <w:rsid w:val="00CB4DA0"/>
    <w:rsid w:val="00CC1FDB"/>
    <w:rsid w:val="00CC2901"/>
    <w:rsid w:val="00CC2D84"/>
    <w:rsid w:val="00CC3D67"/>
    <w:rsid w:val="00CC57BA"/>
    <w:rsid w:val="00CD0315"/>
    <w:rsid w:val="00CD0DCB"/>
    <w:rsid w:val="00CD1B27"/>
    <w:rsid w:val="00CD2210"/>
    <w:rsid w:val="00CD2FA7"/>
    <w:rsid w:val="00CD3747"/>
    <w:rsid w:val="00CD3A3A"/>
    <w:rsid w:val="00CD410A"/>
    <w:rsid w:val="00CD418A"/>
    <w:rsid w:val="00CE1534"/>
    <w:rsid w:val="00CE31E7"/>
    <w:rsid w:val="00CE7CBD"/>
    <w:rsid w:val="00CE7F3C"/>
    <w:rsid w:val="00CF0D33"/>
    <w:rsid w:val="00CF2A33"/>
    <w:rsid w:val="00CF68E4"/>
    <w:rsid w:val="00CF7506"/>
    <w:rsid w:val="00D00E08"/>
    <w:rsid w:val="00D01954"/>
    <w:rsid w:val="00D01C37"/>
    <w:rsid w:val="00D02521"/>
    <w:rsid w:val="00D05016"/>
    <w:rsid w:val="00D06A9A"/>
    <w:rsid w:val="00D12F46"/>
    <w:rsid w:val="00D16D3A"/>
    <w:rsid w:val="00D17819"/>
    <w:rsid w:val="00D213DD"/>
    <w:rsid w:val="00D21C71"/>
    <w:rsid w:val="00D230A8"/>
    <w:rsid w:val="00D23BBF"/>
    <w:rsid w:val="00D2426C"/>
    <w:rsid w:val="00D24AF0"/>
    <w:rsid w:val="00D24D62"/>
    <w:rsid w:val="00D259FD"/>
    <w:rsid w:val="00D27BE5"/>
    <w:rsid w:val="00D30F5E"/>
    <w:rsid w:val="00D33E38"/>
    <w:rsid w:val="00D358B6"/>
    <w:rsid w:val="00D36535"/>
    <w:rsid w:val="00D378C1"/>
    <w:rsid w:val="00D40F1A"/>
    <w:rsid w:val="00D4311D"/>
    <w:rsid w:val="00D4359D"/>
    <w:rsid w:val="00D439FE"/>
    <w:rsid w:val="00D44DB4"/>
    <w:rsid w:val="00D455EB"/>
    <w:rsid w:val="00D46C0E"/>
    <w:rsid w:val="00D50F15"/>
    <w:rsid w:val="00D52282"/>
    <w:rsid w:val="00D525E7"/>
    <w:rsid w:val="00D532E5"/>
    <w:rsid w:val="00D56AC6"/>
    <w:rsid w:val="00D57122"/>
    <w:rsid w:val="00D603CB"/>
    <w:rsid w:val="00D603D1"/>
    <w:rsid w:val="00D61222"/>
    <w:rsid w:val="00D62282"/>
    <w:rsid w:val="00D63407"/>
    <w:rsid w:val="00D639C1"/>
    <w:rsid w:val="00D66603"/>
    <w:rsid w:val="00D70872"/>
    <w:rsid w:val="00D712AB"/>
    <w:rsid w:val="00D71301"/>
    <w:rsid w:val="00D720DA"/>
    <w:rsid w:val="00D72851"/>
    <w:rsid w:val="00D72E99"/>
    <w:rsid w:val="00D72F8F"/>
    <w:rsid w:val="00D7345E"/>
    <w:rsid w:val="00D75A0D"/>
    <w:rsid w:val="00D75B19"/>
    <w:rsid w:val="00D75CF0"/>
    <w:rsid w:val="00D77B94"/>
    <w:rsid w:val="00D801D5"/>
    <w:rsid w:val="00D80D7C"/>
    <w:rsid w:val="00D81E7E"/>
    <w:rsid w:val="00D83AB7"/>
    <w:rsid w:val="00D86805"/>
    <w:rsid w:val="00D86E50"/>
    <w:rsid w:val="00D877F2"/>
    <w:rsid w:val="00D879BD"/>
    <w:rsid w:val="00D9101E"/>
    <w:rsid w:val="00D912E9"/>
    <w:rsid w:val="00D92B37"/>
    <w:rsid w:val="00D96C63"/>
    <w:rsid w:val="00D97E0E"/>
    <w:rsid w:val="00DA0781"/>
    <w:rsid w:val="00DA2746"/>
    <w:rsid w:val="00DA2B3F"/>
    <w:rsid w:val="00DA3458"/>
    <w:rsid w:val="00DA350E"/>
    <w:rsid w:val="00DA5001"/>
    <w:rsid w:val="00DA6A12"/>
    <w:rsid w:val="00DB1437"/>
    <w:rsid w:val="00DB166D"/>
    <w:rsid w:val="00DB3EC6"/>
    <w:rsid w:val="00DB5618"/>
    <w:rsid w:val="00DB6148"/>
    <w:rsid w:val="00DB717B"/>
    <w:rsid w:val="00DC1043"/>
    <w:rsid w:val="00DC152F"/>
    <w:rsid w:val="00DC18DA"/>
    <w:rsid w:val="00DC34C9"/>
    <w:rsid w:val="00DC5C9C"/>
    <w:rsid w:val="00DC6A40"/>
    <w:rsid w:val="00DC6A61"/>
    <w:rsid w:val="00DD0BBD"/>
    <w:rsid w:val="00DD123C"/>
    <w:rsid w:val="00DD1C15"/>
    <w:rsid w:val="00DD2AE3"/>
    <w:rsid w:val="00DD5692"/>
    <w:rsid w:val="00DD6939"/>
    <w:rsid w:val="00DE08C6"/>
    <w:rsid w:val="00DE21D7"/>
    <w:rsid w:val="00DE2FC1"/>
    <w:rsid w:val="00DE598B"/>
    <w:rsid w:val="00DE68A1"/>
    <w:rsid w:val="00DE7075"/>
    <w:rsid w:val="00DE7F7F"/>
    <w:rsid w:val="00DF05F6"/>
    <w:rsid w:val="00DF0AC3"/>
    <w:rsid w:val="00DF13D7"/>
    <w:rsid w:val="00DF5C3A"/>
    <w:rsid w:val="00DF65D1"/>
    <w:rsid w:val="00E0055A"/>
    <w:rsid w:val="00E00902"/>
    <w:rsid w:val="00E04B67"/>
    <w:rsid w:val="00E05548"/>
    <w:rsid w:val="00E07327"/>
    <w:rsid w:val="00E12046"/>
    <w:rsid w:val="00E139A6"/>
    <w:rsid w:val="00E2028B"/>
    <w:rsid w:val="00E207E8"/>
    <w:rsid w:val="00E221FF"/>
    <w:rsid w:val="00E23714"/>
    <w:rsid w:val="00E25C46"/>
    <w:rsid w:val="00E26314"/>
    <w:rsid w:val="00E26E75"/>
    <w:rsid w:val="00E27CE0"/>
    <w:rsid w:val="00E30735"/>
    <w:rsid w:val="00E3122A"/>
    <w:rsid w:val="00E33ADB"/>
    <w:rsid w:val="00E35BD0"/>
    <w:rsid w:val="00E36469"/>
    <w:rsid w:val="00E36B12"/>
    <w:rsid w:val="00E36BED"/>
    <w:rsid w:val="00E3772A"/>
    <w:rsid w:val="00E37ED6"/>
    <w:rsid w:val="00E40C86"/>
    <w:rsid w:val="00E40C9B"/>
    <w:rsid w:val="00E45960"/>
    <w:rsid w:val="00E4740A"/>
    <w:rsid w:val="00E47529"/>
    <w:rsid w:val="00E478BF"/>
    <w:rsid w:val="00E50BBA"/>
    <w:rsid w:val="00E56273"/>
    <w:rsid w:val="00E569F7"/>
    <w:rsid w:val="00E57031"/>
    <w:rsid w:val="00E606FE"/>
    <w:rsid w:val="00E6124D"/>
    <w:rsid w:val="00E62685"/>
    <w:rsid w:val="00E64346"/>
    <w:rsid w:val="00E669F6"/>
    <w:rsid w:val="00E66D84"/>
    <w:rsid w:val="00E66DD8"/>
    <w:rsid w:val="00E70461"/>
    <w:rsid w:val="00E70C44"/>
    <w:rsid w:val="00E71D2A"/>
    <w:rsid w:val="00E725C4"/>
    <w:rsid w:val="00E74C74"/>
    <w:rsid w:val="00E758B0"/>
    <w:rsid w:val="00E75A68"/>
    <w:rsid w:val="00E7736A"/>
    <w:rsid w:val="00E81DAE"/>
    <w:rsid w:val="00E82EAF"/>
    <w:rsid w:val="00E85086"/>
    <w:rsid w:val="00E85C9B"/>
    <w:rsid w:val="00E93C82"/>
    <w:rsid w:val="00EA0067"/>
    <w:rsid w:val="00EA0BFA"/>
    <w:rsid w:val="00EA0FD3"/>
    <w:rsid w:val="00EA2514"/>
    <w:rsid w:val="00EA2736"/>
    <w:rsid w:val="00EA48C4"/>
    <w:rsid w:val="00EA66C1"/>
    <w:rsid w:val="00EB241D"/>
    <w:rsid w:val="00EB2984"/>
    <w:rsid w:val="00EB37CD"/>
    <w:rsid w:val="00EB3AED"/>
    <w:rsid w:val="00EB3B09"/>
    <w:rsid w:val="00EB3CE6"/>
    <w:rsid w:val="00EB5D9C"/>
    <w:rsid w:val="00EB7018"/>
    <w:rsid w:val="00EB79EA"/>
    <w:rsid w:val="00EB7B3D"/>
    <w:rsid w:val="00EB7FEB"/>
    <w:rsid w:val="00EC1508"/>
    <w:rsid w:val="00EC15BE"/>
    <w:rsid w:val="00EC17FA"/>
    <w:rsid w:val="00EC1B82"/>
    <w:rsid w:val="00EC3BD6"/>
    <w:rsid w:val="00EC4598"/>
    <w:rsid w:val="00EC4681"/>
    <w:rsid w:val="00EC4CA5"/>
    <w:rsid w:val="00EC5397"/>
    <w:rsid w:val="00EC5A85"/>
    <w:rsid w:val="00EC5DF5"/>
    <w:rsid w:val="00EC7022"/>
    <w:rsid w:val="00EC7C09"/>
    <w:rsid w:val="00ED07BC"/>
    <w:rsid w:val="00ED2888"/>
    <w:rsid w:val="00ED2B1F"/>
    <w:rsid w:val="00ED7B8F"/>
    <w:rsid w:val="00EE04A3"/>
    <w:rsid w:val="00EE1395"/>
    <w:rsid w:val="00EE1F82"/>
    <w:rsid w:val="00EE432C"/>
    <w:rsid w:val="00EF029C"/>
    <w:rsid w:val="00EF1538"/>
    <w:rsid w:val="00EF2EE7"/>
    <w:rsid w:val="00EF3BF7"/>
    <w:rsid w:val="00EF43B9"/>
    <w:rsid w:val="00EF52D2"/>
    <w:rsid w:val="00EF5CF5"/>
    <w:rsid w:val="00EF5D6D"/>
    <w:rsid w:val="00F0046A"/>
    <w:rsid w:val="00F011AE"/>
    <w:rsid w:val="00F04F0A"/>
    <w:rsid w:val="00F05B58"/>
    <w:rsid w:val="00F1002C"/>
    <w:rsid w:val="00F11D1A"/>
    <w:rsid w:val="00F12236"/>
    <w:rsid w:val="00F144D9"/>
    <w:rsid w:val="00F14E93"/>
    <w:rsid w:val="00F14F28"/>
    <w:rsid w:val="00F16E2C"/>
    <w:rsid w:val="00F20DF7"/>
    <w:rsid w:val="00F2190D"/>
    <w:rsid w:val="00F227C3"/>
    <w:rsid w:val="00F22D18"/>
    <w:rsid w:val="00F22D38"/>
    <w:rsid w:val="00F2324F"/>
    <w:rsid w:val="00F23720"/>
    <w:rsid w:val="00F238E6"/>
    <w:rsid w:val="00F23EB4"/>
    <w:rsid w:val="00F246BD"/>
    <w:rsid w:val="00F30296"/>
    <w:rsid w:val="00F32E7C"/>
    <w:rsid w:val="00F3328F"/>
    <w:rsid w:val="00F33785"/>
    <w:rsid w:val="00F34323"/>
    <w:rsid w:val="00F37D49"/>
    <w:rsid w:val="00F4034F"/>
    <w:rsid w:val="00F432D8"/>
    <w:rsid w:val="00F47B8D"/>
    <w:rsid w:val="00F52DD5"/>
    <w:rsid w:val="00F550BD"/>
    <w:rsid w:val="00F553DA"/>
    <w:rsid w:val="00F55418"/>
    <w:rsid w:val="00F55723"/>
    <w:rsid w:val="00F5618E"/>
    <w:rsid w:val="00F60B5C"/>
    <w:rsid w:val="00F614A1"/>
    <w:rsid w:val="00F6404C"/>
    <w:rsid w:val="00F64964"/>
    <w:rsid w:val="00F65233"/>
    <w:rsid w:val="00F65AB0"/>
    <w:rsid w:val="00F6695B"/>
    <w:rsid w:val="00F67D40"/>
    <w:rsid w:val="00F72576"/>
    <w:rsid w:val="00F80BE9"/>
    <w:rsid w:val="00F80C30"/>
    <w:rsid w:val="00F8258A"/>
    <w:rsid w:val="00F82945"/>
    <w:rsid w:val="00F842EE"/>
    <w:rsid w:val="00F8475E"/>
    <w:rsid w:val="00F8674D"/>
    <w:rsid w:val="00F876A3"/>
    <w:rsid w:val="00F91323"/>
    <w:rsid w:val="00F91498"/>
    <w:rsid w:val="00F914F2"/>
    <w:rsid w:val="00F91D36"/>
    <w:rsid w:val="00F93C9C"/>
    <w:rsid w:val="00F95425"/>
    <w:rsid w:val="00F97733"/>
    <w:rsid w:val="00F97EE0"/>
    <w:rsid w:val="00FA053E"/>
    <w:rsid w:val="00FA067A"/>
    <w:rsid w:val="00FA08EC"/>
    <w:rsid w:val="00FA1B04"/>
    <w:rsid w:val="00FA5836"/>
    <w:rsid w:val="00FA63E2"/>
    <w:rsid w:val="00FA6BF4"/>
    <w:rsid w:val="00FA71E5"/>
    <w:rsid w:val="00FA7DC7"/>
    <w:rsid w:val="00FB0679"/>
    <w:rsid w:val="00FB0EF3"/>
    <w:rsid w:val="00FB1839"/>
    <w:rsid w:val="00FB2578"/>
    <w:rsid w:val="00FB28FD"/>
    <w:rsid w:val="00FB30E4"/>
    <w:rsid w:val="00FB3CD9"/>
    <w:rsid w:val="00FB5003"/>
    <w:rsid w:val="00FB6D96"/>
    <w:rsid w:val="00FB7B05"/>
    <w:rsid w:val="00FC04D9"/>
    <w:rsid w:val="00FC0638"/>
    <w:rsid w:val="00FC1D87"/>
    <w:rsid w:val="00FC244E"/>
    <w:rsid w:val="00FC4643"/>
    <w:rsid w:val="00FC6002"/>
    <w:rsid w:val="00FC6943"/>
    <w:rsid w:val="00FC72EC"/>
    <w:rsid w:val="00FD3DE3"/>
    <w:rsid w:val="00FD3E47"/>
    <w:rsid w:val="00FD4A3E"/>
    <w:rsid w:val="00FD670F"/>
    <w:rsid w:val="00FD67F8"/>
    <w:rsid w:val="00FD740C"/>
    <w:rsid w:val="00FD79D8"/>
    <w:rsid w:val="00FE04E1"/>
    <w:rsid w:val="00FE0F86"/>
    <w:rsid w:val="00FE2AAA"/>
    <w:rsid w:val="00FE46AA"/>
    <w:rsid w:val="00FE67FA"/>
    <w:rsid w:val="00FF19BD"/>
    <w:rsid w:val="00FF2ED1"/>
    <w:rsid w:val="00FF309E"/>
    <w:rsid w:val="00FF4051"/>
    <w:rsid w:val="00FF4222"/>
    <w:rsid w:val="00FF5917"/>
    <w:rsid w:val="00FF5BBE"/>
    <w:rsid w:val="00FF719F"/>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610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spacing w:before="240" w:after="240"/>
      <w:outlineLvl w:val="0"/>
    </w:pPr>
    <w:rPr>
      <w:b/>
    </w:rPr>
  </w:style>
  <w:style w:type="paragraph" w:styleId="Heading2">
    <w:name w:val="heading 2"/>
    <w:basedOn w:val="Normal"/>
    <w:next w:val="Normal"/>
    <w:unhideWhenUsed/>
    <w:qFormat/>
    <w:pPr>
      <w:keepNext/>
      <w:spacing w:before="240" w:after="240"/>
      <w:outlineLvl w:val="1"/>
    </w:pPr>
    <w:rPr>
      <w:b/>
      <w:sz w:val="22"/>
      <w:szCs w:val="22"/>
    </w:rPr>
  </w:style>
  <w:style w:type="paragraph" w:styleId="Heading3">
    <w:name w:val="heading 3"/>
    <w:basedOn w:val="Normal"/>
    <w:next w:val="Normal"/>
    <w:unhideWhenUsed/>
    <w:qFormat/>
    <w:pPr>
      <w:keepNext/>
      <w:keepLines/>
      <w:spacing w:before="280" w:after="80"/>
      <w:outlineLvl w:val="2"/>
    </w:pPr>
    <w:rPr>
      <w:b/>
      <w:sz w:val="28"/>
      <w:szCs w:val="28"/>
    </w:rPr>
  </w:style>
  <w:style w:type="paragraph" w:styleId="Heading4">
    <w:name w:val="heading 4"/>
    <w:basedOn w:val="Normal"/>
    <w:next w:val="Normal"/>
    <w:unhideWhenUsed/>
    <w:qFormat/>
    <w:pPr>
      <w:keepNext/>
      <w:keepLines/>
      <w:spacing w:before="240" w:after="40"/>
      <w:outlineLvl w:val="3"/>
    </w:pPr>
    <w:rPr>
      <w:b/>
    </w:rPr>
  </w:style>
  <w:style w:type="paragraph" w:styleId="Heading5">
    <w:name w:val="heading 5"/>
    <w:basedOn w:val="Normal"/>
    <w:next w:val="Normal"/>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odyText">
    <w:name w:val="Body Text"/>
    <w:basedOn w:val="Normal"/>
    <w:link w:val="BodyTextChar"/>
    <w:rsid w:val="006D140F"/>
    <w:pPr>
      <w:spacing w:after="120" w:line="228" w:lineRule="auto"/>
      <w:ind w:firstLine="288"/>
      <w:jc w:val="both"/>
    </w:pPr>
    <w:rPr>
      <w:spacing w:val="-1"/>
      <w:sz w:val="20"/>
      <w:szCs w:val="20"/>
      <w:lang w:eastAsia="en-US"/>
    </w:rPr>
  </w:style>
  <w:style w:type="character" w:customStyle="1" w:styleId="BodyTextChar">
    <w:name w:val="Body Text Char"/>
    <w:basedOn w:val="DefaultParagraphFont"/>
    <w:link w:val="BodyText"/>
    <w:rsid w:val="006D140F"/>
    <w:rPr>
      <w:rFonts w:eastAsia="SimSun"/>
      <w:spacing w:val="-1"/>
      <w:sz w:val="20"/>
      <w:szCs w:val="20"/>
      <w:lang w:eastAsia="en-US"/>
    </w:rPr>
  </w:style>
  <w:style w:type="paragraph" w:styleId="BodyTextIndent">
    <w:name w:val="Body Text Indent"/>
    <w:basedOn w:val="Normal"/>
    <w:link w:val="BodyTextIndentChar"/>
    <w:unhideWhenUsed/>
    <w:rsid w:val="00D86E50"/>
    <w:pPr>
      <w:spacing w:after="120"/>
      <w:ind w:left="283"/>
    </w:pPr>
  </w:style>
  <w:style w:type="character" w:customStyle="1" w:styleId="BodyTextIndentChar">
    <w:name w:val="Body Text Indent Char"/>
    <w:basedOn w:val="DefaultParagraphFont"/>
    <w:link w:val="BodyTextIndent"/>
    <w:rsid w:val="00D86E50"/>
  </w:style>
  <w:style w:type="table" w:styleId="TableGrid">
    <w:name w:val="Table Grid"/>
    <w:basedOn w:val="TableNormal"/>
    <w:uiPriority w:val="39"/>
    <w:rsid w:val="002E5B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7136"/>
    <w:pPr>
      <w:spacing w:before="100" w:beforeAutospacing="1" w:after="100" w:afterAutospacing="1"/>
    </w:pPr>
    <w:rPr>
      <w:lang w:val="en-HK"/>
    </w:rPr>
  </w:style>
  <w:style w:type="paragraph" w:customStyle="1" w:styleId="Abstract">
    <w:name w:val="Abstract"/>
    <w:rsid w:val="009D5912"/>
    <w:pPr>
      <w:spacing w:after="200"/>
      <w:jc w:val="both"/>
    </w:pPr>
    <w:rPr>
      <w:b/>
      <w:bCs/>
      <w:sz w:val="18"/>
      <w:szCs w:val="18"/>
      <w:lang w:eastAsia="en-US"/>
    </w:rPr>
  </w:style>
  <w:style w:type="paragraph" w:customStyle="1" w:styleId="Affiliation">
    <w:name w:val="Affiliation"/>
    <w:rsid w:val="009D5912"/>
    <w:pPr>
      <w:jc w:val="center"/>
    </w:pPr>
    <w:rPr>
      <w:sz w:val="20"/>
      <w:szCs w:val="20"/>
      <w:lang w:eastAsia="en-US"/>
    </w:rPr>
  </w:style>
  <w:style w:type="paragraph" w:customStyle="1" w:styleId="Author">
    <w:name w:val="Author"/>
    <w:rsid w:val="009D5912"/>
    <w:pPr>
      <w:spacing w:before="360" w:after="40"/>
      <w:jc w:val="center"/>
    </w:pPr>
    <w:rPr>
      <w:noProof/>
      <w:sz w:val="22"/>
      <w:szCs w:val="22"/>
      <w:lang w:eastAsia="en-US"/>
    </w:rPr>
  </w:style>
  <w:style w:type="paragraph" w:customStyle="1" w:styleId="bulletlist">
    <w:name w:val="bullet list"/>
    <w:basedOn w:val="BodyText"/>
    <w:rsid w:val="009D5912"/>
    <w:pPr>
      <w:numPr>
        <w:numId w:val="2"/>
      </w:numPr>
    </w:pPr>
  </w:style>
  <w:style w:type="paragraph" w:customStyle="1" w:styleId="equation">
    <w:name w:val="equation"/>
    <w:basedOn w:val="Normal"/>
    <w:rsid w:val="009D5912"/>
    <w:pPr>
      <w:tabs>
        <w:tab w:val="center" w:pos="2520"/>
        <w:tab w:val="right" w:pos="5040"/>
      </w:tabs>
      <w:spacing w:before="240" w:after="240" w:line="216" w:lineRule="auto"/>
      <w:jc w:val="center"/>
    </w:pPr>
    <w:rPr>
      <w:rFonts w:ascii="Symbol" w:hAnsi="Symbol" w:cs="Symbol"/>
      <w:sz w:val="20"/>
      <w:szCs w:val="20"/>
      <w:lang w:eastAsia="en-US"/>
    </w:rPr>
  </w:style>
  <w:style w:type="paragraph" w:customStyle="1" w:styleId="figurecaption">
    <w:name w:val="figure caption"/>
    <w:rsid w:val="009D5912"/>
    <w:pPr>
      <w:numPr>
        <w:numId w:val="3"/>
      </w:numPr>
      <w:spacing w:before="80" w:after="200"/>
      <w:jc w:val="center"/>
    </w:pPr>
    <w:rPr>
      <w:noProof/>
      <w:sz w:val="16"/>
      <w:szCs w:val="16"/>
      <w:lang w:eastAsia="en-US"/>
    </w:rPr>
  </w:style>
  <w:style w:type="paragraph" w:customStyle="1" w:styleId="footnote">
    <w:name w:val="footnote"/>
    <w:rsid w:val="009D5912"/>
    <w:pPr>
      <w:framePr w:hSpace="187" w:vSpace="187" w:wrap="notBeside" w:vAnchor="text" w:hAnchor="page" w:x="6121" w:y="577"/>
      <w:numPr>
        <w:numId w:val="4"/>
      </w:numPr>
      <w:spacing w:after="40"/>
    </w:pPr>
    <w:rPr>
      <w:sz w:val="16"/>
      <w:szCs w:val="16"/>
      <w:lang w:eastAsia="en-US"/>
    </w:rPr>
  </w:style>
  <w:style w:type="paragraph" w:customStyle="1" w:styleId="keywords">
    <w:name w:val="key words"/>
    <w:rsid w:val="009D5912"/>
    <w:pPr>
      <w:spacing w:after="120"/>
      <w:ind w:firstLine="288"/>
      <w:jc w:val="both"/>
    </w:pPr>
    <w:rPr>
      <w:b/>
      <w:bCs/>
      <w:i/>
      <w:iCs/>
      <w:noProof/>
      <w:sz w:val="18"/>
      <w:szCs w:val="18"/>
      <w:lang w:eastAsia="en-US"/>
    </w:rPr>
  </w:style>
  <w:style w:type="paragraph" w:customStyle="1" w:styleId="papersubtitle">
    <w:name w:val="paper subtitle"/>
    <w:rsid w:val="009D5912"/>
    <w:pPr>
      <w:spacing w:after="120"/>
      <w:jc w:val="center"/>
    </w:pPr>
    <w:rPr>
      <w:rFonts w:eastAsia="MS Mincho"/>
      <w:noProof/>
      <w:sz w:val="28"/>
      <w:szCs w:val="28"/>
      <w:lang w:eastAsia="en-US"/>
    </w:rPr>
  </w:style>
  <w:style w:type="paragraph" w:customStyle="1" w:styleId="papertitle">
    <w:name w:val="paper title"/>
    <w:rsid w:val="009D5912"/>
    <w:pPr>
      <w:spacing w:after="120"/>
      <w:jc w:val="center"/>
    </w:pPr>
    <w:rPr>
      <w:rFonts w:eastAsia="MS Mincho"/>
      <w:noProof/>
      <w:sz w:val="48"/>
      <w:szCs w:val="48"/>
      <w:lang w:eastAsia="en-US"/>
    </w:rPr>
  </w:style>
  <w:style w:type="paragraph" w:customStyle="1" w:styleId="references">
    <w:name w:val="references"/>
    <w:rsid w:val="009D5912"/>
    <w:pPr>
      <w:numPr>
        <w:numId w:val="6"/>
      </w:numPr>
      <w:spacing w:after="50" w:line="180" w:lineRule="exact"/>
      <w:jc w:val="both"/>
    </w:pPr>
    <w:rPr>
      <w:rFonts w:eastAsia="MS Mincho"/>
      <w:noProof/>
      <w:sz w:val="16"/>
      <w:szCs w:val="16"/>
      <w:lang w:eastAsia="en-US"/>
    </w:rPr>
  </w:style>
  <w:style w:type="paragraph" w:customStyle="1" w:styleId="sponsors">
    <w:name w:val="sponsors"/>
    <w:rsid w:val="009D5912"/>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Normal"/>
    <w:rsid w:val="009D5912"/>
    <w:pPr>
      <w:jc w:val="center"/>
    </w:pPr>
    <w:rPr>
      <w:b/>
      <w:bCs/>
      <w:sz w:val="16"/>
      <w:szCs w:val="16"/>
      <w:lang w:eastAsia="en-US"/>
    </w:rPr>
  </w:style>
  <w:style w:type="paragraph" w:customStyle="1" w:styleId="tablecolsubhead">
    <w:name w:val="table col subhead"/>
    <w:basedOn w:val="tablecolhead"/>
    <w:rsid w:val="009D5912"/>
    <w:rPr>
      <w:i/>
      <w:iCs/>
      <w:sz w:val="15"/>
      <w:szCs w:val="15"/>
    </w:rPr>
  </w:style>
  <w:style w:type="paragraph" w:customStyle="1" w:styleId="tablecopy">
    <w:name w:val="table copy"/>
    <w:rsid w:val="009D5912"/>
    <w:pPr>
      <w:jc w:val="both"/>
    </w:pPr>
    <w:rPr>
      <w:noProof/>
      <w:sz w:val="16"/>
      <w:szCs w:val="16"/>
      <w:lang w:eastAsia="en-US"/>
    </w:rPr>
  </w:style>
  <w:style w:type="paragraph" w:customStyle="1" w:styleId="tablefootnote">
    <w:name w:val="table footnote"/>
    <w:rsid w:val="009D5912"/>
    <w:pPr>
      <w:spacing w:before="60" w:after="30"/>
      <w:jc w:val="right"/>
    </w:pPr>
    <w:rPr>
      <w:sz w:val="12"/>
      <w:szCs w:val="12"/>
      <w:lang w:eastAsia="en-US"/>
    </w:rPr>
  </w:style>
  <w:style w:type="paragraph" w:customStyle="1" w:styleId="tablehead">
    <w:name w:val="table head"/>
    <w:rsid w:val="009D5912"/>
    <w:pPr>
      <w:numPr>
        <w:numId w:val="7"/>
      </w:numPr>
      <w:spacing w:before="240" w:after="120" w:line="216" w:lineRule="auto"/>
      <w:jc w:val="center"/>
    </w:pPr>
    <w:rPr>
      <w:smallCaps/>
      <w:noProof/>
      <w:sz w:val="16"/>
      <w:szCs w:val="16"/>
      <w:lang w:eastAsia="en-US"/>
    </w:rPr>
  </w:style>
  <w:style w:type="paragraph" w:styleId="Header">
    <w:name w:val="header"/>
    <w:basedOn w:val="Normal"/>
    <w:link w:val="HeaderChar"/>
    <w:rsid w:val="009D5912"/>
    <w:pPr>
      <w:pBdr>
        <w:bottom w:val="single" w:sz="6" w:space="1" w:color="auto"/>
      </w:pBdr>
      <w:tabs>
        <w:tab w:val="center" w:pos="4153"/>
        <w:tab w:val="right" w:pos="8306"/>
      </w:tabs>
      <w:snapToGrid w:val="0"/>
      <w:jc w:val="center"/>
    </w:pPr>
    <w:rPr>
      <w:sz w:val="18"/>
      <w:szCs w:val="18"/>
      <w:lang w:eastAsia="en-US"/>
    </w:rPr>
  </w:style>
  <w:style w:type="character" w:customStyle="1" w:styleId="HeaderChar">
    <w:name w:val="Header Char"/>
    <w:basedOn w:val="DefaultParagraphFont"/>
    <w:link w:val="Header"/>
    <w:rsid w:val="009D5912"/>
    <w:rPr>
      <w:rFonts w:eastAsia="SimSun"/>
      <w:sz w:val="18"/>
      <w:szCs w:val="18"/>
      <w:lang w:eastAsia="en-US"/>
    </w:rPr>
  </w:style>
  <w:style w:type="paragraph" w:styleId="Footer">
    <w:name w:val="footer"/>
    <w:basedOn w:val="Normal"/>
    <w:link w:val="FooterChar"/>
    <w:uiPriority w:val="99"/>
    <w:rsid w:val="009D5912"/>
    <w:pPr>
      <w:tabs>
        <w:tab w:val="center" w:pos="4153"/>
        <w:tab w:val="right" w:pos="8306"/>
      </w:tabs>
      <w:snapToGrid w:val="0"/>
    </w:pPr>
    <w:rPr>
      <w:sz w:val="18"/>
      <w:szCs w:val="18"/>
      <w:lang w:eastAsia="en-US"/>
    </w:rPr>
  </w:style>
  <w:style w:type="character" w:customStyle="1" w:styleId="FooterChar">
    <w:name w:val="Footer Char"/>
    <w:basedOn w:val="DefaultParagraphFont"/>
    <w:link w:val="Footer"/>
    <w:uiPriority w:val="99"/>
    <w:rsid w:val="009D5912"/>
    <w:rPr>
      <w:rFonts w:eastAsia="SimSun"/>
      <w:sz w:val="18"/>
      <w:szCs w:val="18"/>
      <w:lang w:eastAsia="en-US"/>
    </w:rPr>
  </w:style>
  <w:style w:type="character" w:styleId="Hyperlink">
    <w:name w:val="Hyperlink"/>
    <w:unhideWhenUsed/>
    <w:rsid w:val="009D5912"/>
    <w:rPr>
      <w:color w:val="0000FF"/>
      <w:u w:val="single"/>
    </w:rPr>
  </w:style>
  <w:style w:type="character" w:styleId="FootnoteReference">
    <w:name w:val="footnote reference"/>
    <w:basedOn w:val="DefaultParagraphFont"/>
    <w:unhideWhenUsed/>
    <w:rsid w:val="009D5912"/>
    <w:rPr>
      <w:position w:val="0"/>
      <w:vertAlign w:val="superscript"/>
    </w:rPr>
  </w:style>
  <w:style w:type="paragraph" w:styleId="FootnoteText">
    <w:name w:val="footnote text"/>
    <w:basedOn w:val="Normal"/>
    <w:link w:val="FootnoteTextChar"/>
    <w:rsid w:val="009D5912"/>
    <w:pPr>
      <w:overflowPunct w:val="0"/>
      <w:autoSpaceDE w:val="0"/>
      <w:autoSpaceDN w:val="0"/>
      <w:adjustRightInd w:val="0"/>
      <w:spacing w:line="220" w:lineRule="atLeast"/>
      <w:ind w:left="227" w:hanging="227"/>
      <w:jc w:val="both"/>
      <w:textAlignment w:val="baseline"/>
    </w:pPr>
    <w:rPr>
      <w:sz w:val="18"/>
      <w:szCs w:val="20"/>
      <w:lang w:eastAsia="en-US"/>
    </w:rPr>
  </w:style>
  <w:style w:type="character" w:customStyle="1" w:styleId="FootnoteTextChar">
    <w:name w:val="Footnote Text Char"/>
    <w:basedOn w:val="DefaultParagraphFont"/>
    <w:link w:val="FootnoteText"/>
    <w:rsid w:val="009D5912"/>
    <w:rPr>
      <w:rFonts w:eastAsia="SimSun"/>
      <w:sz w:val="18"/>
      <w:szCs w:val="20"/>
      <w:lang w:eastAsia="en-US"/>
    </w:rPr>
  </w:style>
  <w:style w:type="character" w:styleId="FollowedHyperlink">
    <w:name w:val="FollowedHyperlink"/>
    <w:basedOn w:val="DefaultParagraphFont"/>
    <w:rsid w:val="009D5912"/>
    <w:rPr>
      <w:color w:val="800080" w:themeColor="followedHyperlink"/>
      <w:u w:val="single"/>
    </w:rPr>
  </w:style>
  <w:style w:type="paragraph" w:customStyle="1" w:styleId="figurecaption0">
    <w:name w:val="figurecaption"/>
    <w:basedOn w:val="Normal"/>
    <w:next w:val="Normal"/>
    <w:rsid w:val="009D5912"/>
    <w:pPr>
      <w:keepLines/>
      <w:overflowPunct w:val="0"/>
      <w:autoSpaceDE w:val="0"/>
      <w:autoSpaceDN w:val="0"/>
      <w:adjustRightInd w:val="0"/>
      <w:spacing w:before="120" w:after="240" w:line="220" w:lineRule="atLeast"/>
      <w:jc w:val="center"/>
      <w:textAlignment w:val="baseline"/>
    </w:pPr>
    <w:rPr>
      <w:sz w:val="18"/>
      <w:szCs w:val="20"/>
      <w:lang w:eastAsia="en-US"/>
    </w:rPr>
  </w:style>
  <w:style w:type="paragraph" w:customStyle="1" w:styleId="p1a">
    <w:name w:val="p1a"/>
    <w:basedOn w:val="Normal"/>
    <w:next w:val="Normal"/>
    <w:rsid w:val="009D5912"/>
    <w:pPr>
      <w:overflowPunct w:val="0"/>
      <w:autoSpaceDE w:val="0"/>
      <w:autoSpaceDN w:val="0"/>
      <w:adjustRightInd w:val="0"/>
      <w:spacing w:line="240" w:lineRule="atLeast"/>
      <w:jc w:val="both"/>
      <w:textAlignment w:val="baseline"/>
    </w:pPr>
    <w:rPr>
      <w:sz w:val="20"/>
      <w:szCs w:val="20"/>
      <w:lang w:eastAsia="en-US"/>
    </w:rPr>
  </w:style>
  <w:style w:type="paragraph" w:customStyle="1" w:styleId="Normal1">
    <w:name w:val="Normal1"/>
    <w:rsid w:val="009D5912"/>
    <w:pPr>
      <w:widowControl w:val="0"/>
      <w:spacing w:after="120"/>
    </w:pPr>
    <w:rPr>
      <w:rFonts w:eastAsiaTheme="minorEastAsia"/>
      <w:color w:val="000000"/>
      <w:sz w:val="20"/>
      <w:szCs w:val="20"/>
      <w:lang w:eastAsia="en-US"/>
    </w:rPr>
  </w:style>
  <w:style w:type="character" w:customStyle="1" w:styleId="UnresolvedMention1">
    <w:name w:val="Unresolved Mention1"/>
    <w:basedOn w:val="DefaultParagraphFont"/>
    <w:uiPriority w:val="99"/>
    <w:semiHidden/>
    <w:unhideWhenUsed/>
    <w:rsid w:val="009D5912"/>
    <w:rPr>
      <w:color w:val="605E5C"/>
      <w:shd w:val="clear" w:color="auto" w:fill="E1DFDD"/>
    </w:rPr>
  </w:style>
  <w:style w:type="paragraph" w:customStyle="1" w:styleId="EndNoteBibliographyTitle">
    <w:name w:val="EndNote Bibliography Title"/>
    <w:basedOn w:val="Normal"/>
    <w:link w:val="EndNoteBibliographyTitleChar"/>
    <w:rsid w:val="00690E17"/>
    <w:pPr>
      <w:jc w:val="center"/>
    </w:pPr>
  </w:style>
  <w:style w:type="character" w:customStyle="1" w:styleId="EndNoteBibliographyTitleChar">
    <w:name w:val="EndNote Bibliography Title Char"/>
    <w:basedOn w:val="DefaultParagraphFont"/>
    <w:link w:val="EndNoteBibliographyTitle"/>
    <w:rsid w:val="00690E17"/>
  </w:style>
  <w:style w:type="paragraph" w:customStyle="1" w:styleId="EndNoteBibliography">
    <w:name w:val="EndNote Bibliography"/>
    <w:basedOn w:val="Normal"/>
    <w:link w:val="EndNoteBibliographyChar"/>
    <w:rsid w:val="00690E17"/>
    <w:pPr>
      <w:jc w:val="both"/>
    </w:pPr>
  </w:style>
  <w:style w:type="character" w:customStyle="1" w:styleId="EndNoteBibliographyChar">
    <w:name w:val="EndNote Bibliography Char"/>
    <w:basedOn w:val="DefaultParagraphFont"/>
    <w:link w:val="EndNoteBibliography"/>
    <w:rsid w:val="00690E17"/>
  </w:style>
  <w:style w:type="paragraph" w:styleId="Revision">
    <w:name w:val="Revision"/>
    <w:hidden/>
    <w:uiPriority w:val="99"/>
    <w:semiHidden/>
    <w:rsid w:val="008D3406"/>
  </w:style>
  <w:style w:type="paragraph" w:styleId="NoSpacing">
    <w:name w:val="No Spacing"/>
    <w:uiPriority w:val="1"/>
    <w:qFormat/>
    <w:rsid w:val="007A49A4"/>
    <w:rPr>
      <w:rFonts w:asciiTheme="minorHAnsi" w:eastAsiaTheme="minorEastAsia" w:hAnsiTheme="minorHAnsi" w:cstheme="minorBidi"/>
      <w:lang w:val="en-HK"/>
    </w:rPr>
  </w:style>
  <w:style w:type="character" w:customStyle="1" w:styleId="apple-converted-space">
    <w:name w:val="apple-converted-space"/>
    <w:basedOn w:val="DefaultParagraphFont"/>
    <w:rsid w:val="0035277D"/>
  </w:style>
  <w:style w:type="character" w:customStyle="1" w:styleId="transsent">
    <w:name w:val="transsent"/>
    <w:basedOn w:val="DefaultParagraphFont"/>
    <w:rsid w:val="00861089"/>
  </w:style>
  <w:style w:type="character" w:customStyle="1" w:styleId="tgt">
    <w:name w:val="tgt"/>
    <w:basedOn w:val="DefaultParagraphFont"/>
    <w:rsid w:val="002916F6"/>
  </w:style>
  <w:style w:type="paragraph" w:customStyle="1" w:styleId="tgt0">
    <w:name w:val="_tgt"/>
    <w:basedOn w:val="Normal"/>
    <w:rsid w:val="006102F9"/>
    <w:pPr>
      <w:spacing w:before="100" w:beforeAutospacing="1" w:after="100" w:afterAutospacing="1"/>
    </w:pPr>
    <w:rPr>
      <w:rFonts w:eastAsia="Times New Roman"/>
      <w:lang w:val="en-HK"/>
    </w:rPr>
  </w:style>
  <w:style w:type="character" w:styleId="CommentReference">
    <w:name w:val="annotation reference"/>
    <w:basedOn w:val="DefaultParagraphFont"/>
    <w:uiPriority w:val="99"/>
    <w:semiHidden/>
    <w:unhideWhenUsed/>
    <w:rsid w:val="004F1ECC"/>
    <w:rPr>
      <w:sz w:val="16"/>
      <w:szCs w:val="16"/>
    </w:rPr>
  </w:style>
  <w:style w:type="paragraph" w:styleId="CommentText">
    <w:name w:val="annotation text"/>
    <w:basedOn w:val="Normal"/>
    <w:link w:val="CommentTextChar"/>
    <w:uiPriority w:val="99"/>
    <w:semiHidden/>
    <w:unhideWhenUsed/>
    <w:rsid w:val="004F1ECC"/>
    <w:rPr>
      <w:sz w:val="20"/>
      <w:szCs w:val="20"/>
    </w:rPr>
  </w:style>
  <w:style w:type="character" w:customStyle="1" w:styleId="CommentTextChar">
    <w:name w:val="Comment Text Char"/>
    <w:basedOn w:val="DefaultParagraphFont"/>
    <w:link w:val="CommentText"/>
    <w:uiPriority w:val="99"/>
    <w:semiHidden/>
    <w:rsid w:val="004F1ECC"/>
    <w:rPr>
      <w:sz w:val="20"/>
      <w:szCs w:val="20"/>
    </w:rPr>
  </w:style>
  <w:style w:type="paragraph" w:styleId="CommentSubject">
    <w:name w:val="annotation subject"/>
    <w:basedOn w:val="CommentText"/>
    <w:next w:val="CommentText"/>
    <w:link w:val="CommentSubjectChar"/>
    <w:uiPriority w:val="99"/>
    <w:semiHidden/>
    <w:unhideWhenUsed/>
    <w:rsid w:val="004F1ECC"/>
    <w:rPr>
      <w:b/>
      <w:bCs/>
    </w:rPr>
  </w:style>
  <w:style w:type="character" w:customStyle="1" w:styleId="CommentSubjectChar">
    <w:name w:val="Comment Subject Char"/>
    <w:basedOn w:val="CommentTextChar"/>
    <w:link w:val="CommentSubject"/>
    <w:uiPriority w:val="99"/>
    <w:semiHidden/>
    <w:rsid w:val="004F1ECC"/>
    <w:rPr>
      <w:b/>
      <w:bCs/>
      <w:sz w:val="20"/>
      <w:szCs w:val="20"/>
    </w:rPr>
  </w:style>
  <w:style w:type="paragraph" w:styleId="BalloonText">
    <w:name w:val="Balloon Text"/>
    <w:basedOn w:val="Normal"/>
    <w:link w:val="BalloonTextChar"/>
    <w:uiPriority w:val="99"/>
    <w:semiHidden/>
    <w:unhideWhenUsed/>
    <w:rsid w:val="004F1EC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EC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96703">
      <w:bodyDiv w:val="1"/>
      <w:marLeft w:val="0"/>
      <w:marRight w:val="0"/>
      <w:marTop w:val="0"/>
      <w:marBottom w:val="0"/>
      <w:divBdr>
        <w:top w:val="none" w:sz="0" w:space="0" w:color="auto"/>
        <w:left w:val="none" w:sz="0" w:space="0" w:color="auto"/>
        <w:bottom w:val="none" w:sz="0" w:space="0" w:color="auto"/>
        <w:right w:val="none" w:sz="0" w:space="0" w:color="auto"/>
      </w:divBdr>
      <w:divsChild>
        <w:div w:id="444035150">
          <w:marLeft w:val="0"/>
          <w:marRight w:val="0"/>
          <w:marTop w:val="0"/>
          <w:marBottom w:val="0"/>
          <w:divBdr>
            <w:top w:val="none" w:sz="0" w:space="0" w:color="auto"/>
            <w:left w:val="none" w:sz="0" w:space="0" w:color="auto"/>
            <w:bottom w:val="none" w:sz="0" w:space="0" w:color="auto"/>
            <w:right w:val="none" w:sz="0" w:space="0" w:color="auto"/>
          </w:divBdr>
          <w:divsChild>
            <w:div w:id="1568759015">
              <w:marLeft w:val="0"/>
              <w:marRight w:val="0"/>
              <w:marTop w:val="0"/>
              <w:marBottom w:val="0"/>
              <w:divBdr>
                <w:top w:val="none" w:sz="0" w:space="0" w:color="auto"/>
                <w:left w:val="none" w:sz="0" w:space="0" w:color="auto"/>
                <w:bottom w:val="none" w:sz="0" w:space="0" w:color="auto"/>
                <w:right w:val="none" w:sz="0" w:space="0" w:color="auto"/>
              </w:divBdr>
              <w:divsChild>
                <w:div w:id="18305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00538">
      <w:bodyDiv w:val="1"/>
      <w:marLeft w:val="0"/>
      <w:marRight w:val="0"/>
      <w:marTop w:val="0"/>
      <w:marBottom w:val="0"/>
      <w:divBdr>
        <w:top w:val="none" w:sz="0" w:space="0" w:color="auto"/>
        <w:left w:val="none" w:sz="0" w:space="0" w:color="auto"/>
        <w:bottom w:val="none" w:sz="0" w:space="0" w:color="auto"/>
        <w:right w:val="none" w:sz="0" w:space="0" w:color="auto"/>
      </w:divBdr>
      <w:divsChild>
        <w:div w:id="1762604636">
          <w:marLeft w:val="0"/>
          <w:marRight w:val="0"/>
          <w:marTop w:val="0"/>
          <w:marBottom w:val="0"/>
          <w:divBdr>
            <w:top w:val="none" w:sz="0" w:space="0" w:color="auto"/>
            <w:left w:val="none" w:sz="0" w:space="0" w:color="auto"/>
            <w:bottom w:val="none" w:sz="0" w:space="0" w:color="auto"/>
            <w:right w:val="none" w:sz="0" w:space="0" w:color="auto"/>
          </w:divBdr>
          <w:divsChild>
            <w:div w:id="291981950">
              <w:marLeft w:val="0"/>
              <w:marRight w:val="0"/>
              <w:marTop w:val="0"/>
              <w:marBottom w:val="0"/>
              <w:divBdr>
                <w:top w:val="none" w:sz="0" w:space="0" w:color="auto"/>
                <w:left w:val="none" w:sz="0" w:space="0" w:color="auto"/>
                <w:bottom w:val="none" w:sz="0" w:space="0" w:color="auto"/>
                <w:right w:val="none" w:sz="0" w:space="0" w:color="auto"/>
              </w:divBdr>
              <w:divsChild>
                <w:div w:id="115726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53254">
      <w:bodyDiv w:val="1"/>
      <w:marLeft w:val="0"/>
      <w:marRight w:val="0"/>
      <w:marTop w:val="0"/>
      <w:marBottom w:val="0"/>
      <w:divBdr>
        <w:top w:val="none" w:sz="0" w:space="0" w:color="auto"/>
        <w:left w:val="none" w:sz="0" w:space="0" w:color="auto"/>
        <w:bottom w:val="none" w:sz="0" w:space="0" w:color="auto"/>
        <w:right w:val="none" w:sz="0" w:space="0" w:color="auto"/>
      </w:divBdr>
    </w:div>
    <w:div w:id="229272869">
      <w:bodyDiv w:val="1"/>
      <w:marLeft w:val="0"/>
      <w:marRight w:val="0"/>
      <w:marTop w:val="0"/>
      <w:marBottom w:val="0"/>
      <w:divBdr>
        <w:top w:val="none" w:sz="0" w:space="0" w:color="auto"/>
        <w:left w:val="none" w:sz="0" w:space="0" w:color="auto"/>
        <w:bottom w:val="none" w:sz="0" w:space="0" w:color="auto"/>
        <w:right w:val="none" w:sz="0" w:space="0" w:color="auto"/>
      </w:divBdr>
    </w:div>
    <w:div w:id="391849643">
      <w:bodyDiv w:val="1"/>
      <w:marLeft w:val="0"/>
      <w:marRight w:val="0"/>
      <w:marTop w:val="0"/>
      <w:marBottom w:val="0"/>
      <w:divBdr>
        <w:top w:val="none" w:sz="0" w:space="0" w:color="auto"/>
        <w:left w:val="none" w:sz="0" w:space="0" w:color="auto"/>
        <w:bottom w:val="none" w:sz="0" w:space="0" w:color="auto"/>
        <w:right w:val="none" w:sz="0" w:space="0" w:color="auto"/>
      </w:divBdr>
      <w:divsChild>
        <w:div w:id="376516425">
          <w:marLeft w:val="0"/>
          <w:marRight w:val="0"/>
          <w:marTop w:val="0"/>
          <w:marBottom w:val="0"/>
          <w:divBdr>
            <w:top w:val="none" w:sz="0" w:space="0" w:color="auto"/>
            <w:left w:val="none" w:sz="0" w:space="0" w:color="auto"/>
            <w:bottom w:val="none" w:sz="0" w:space="0" w:color="auto"/>
            <w:right w:val="none" w:sz="0" w:space="0" w:color="auto"/>
          </w:divBdr>
          <w:divsChild>
            <w:div w:id="274557042">
              <w:marLeft w:val="0"/>
              <w:marRight w:val="0"/>
              <w:marTop w:val="0"/>
              <w:marBottom w:val="0"/>
              <w:divBdr>
                <w:top w:val="none" w:sz="0" w:space="0" w:color="auto"/>
                <w:left w:val="none" w:sz="0" w:space="0" w:color="auto"/>
                <w:bottom w:val="none" w:sz="0" w:space="0" w:color="auto"/>
                <w:right w:val="none" w:sz="0" w:space="0" w:color="auto"/>
              </w:divBdr>
              <w:divsChild>
                <w:div w:id="187827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558809">
      <w:bodyDiv w:val="1"/>
      <w:marLeft w:val="0"/>
      <w:marRight w:val="0"/>
      <w:marTop w:val="0"/>
      <w:marBottom w:val="0"/>
      <w:divBdr>
        <w:top w:val="none" w:sz="0" w:space="0" w:color="auto"/>
        <w:left w:val="none" w:sz="0" w:space="0" w:color="auto"/>
        <w:bottom w:val="none" w:sz="0" w:space="0" w:color="auto"/>
        <w:right w:val="none" w:sz="0" w:space="0" w:color="auto"/>
      </w:divBdr>
      <w:divsChild>
        <w:div w:id="711657229">
          <w:marLeft w:val="0"/>
          <w:marRight w:val="0"/>
          <w:marTop w:val="0"/>
          <w:marBottom w:val="0"/>
          <w:divBdr>
            <w:top w:val="none" w:sz="0" w:space="0" w:color="auto"/>
            <w:left w:val="none" w:sz="0" w:space="0" w:color="auto"/>
            <w:bottom w:val="none" w:sz="0" w:space="0" w:color="auto"/>
            <w:right w:val="none" w:sz="0" w:space="0" w:color="auto"/>
          </w:divBdr>
          <w:divsChild>
            <w:div w:id="1893232812">
              <w:marLeft w:val="0"/>
              <w:marRight w:val="0"/>
              <w:marTop w:val="0"/>
              <w:marBottom w:val="0"/>
              <w:divBdr>
                <w:top w:val="none" w:sz="0" w:space="0" w:color="auto"/>
                <w:left w:val="none" w:sz="0" w:space="0" w:color="auto"/>
                <w:bottom w:val="none" w:sz="0" w:space="0" w:color="auto"/>
                <w:right w:val="none" w:sz="0" w:space="0" w:color="auto"/>
              </w:divBdr>
              <w:divsChild>
                <w:div w:id="20671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381429">
      <w:bodyDiv w:val="1"/>
      <w:marLeft w:val="0"/>
      <w:marRight w:val="0"/>
      <w:marTop w:val="0"/>
      <w:marBottom w:val="0"/>
      <w:divBdr>
        <w:top w:val="none" w:sz="0" w:space="0" w:color="auto"/>
        <w:left w:val="none" w:sz="0" w:space="0" w:color="auto"/>
        <w:bottom w:val="none" w:sz="0" w:space="0" w:color="auto"/>
        <w:right w:val="none" w:sz="0" w:space="0" w:color="auto"/>
      </w:divBdr>
      <w:divsChild>
        <w:div w:id="729697773">
          <w:marLeft w:val="0"/>
          <w:marRight w:val="0"/>
          <w:marTop w:val="0"/>
          <w:marBottom w:val="0"/>
          <w:divBdr>
            <w:top w:val="none" w:sz="0" w:space="0" w:color="auto"/>
            <w:left w:val="none" w:sz="0" w:space="0" w:color="auto"/>
            <w:bottom w:val="none" w:sz="0" w:space="0" w:color="auto"/>
            <w:right w:val="none" w:sz="0" w:space="0" w:color="auto"/>
          </w:divBdr>
          <w:divsChild>
            <w:div w:id="1450855864">
              <w:marLeft w:val="0"/>
              <w:marRight w:val="0"/>
              <w:marTop w:val="0"/>
              <w:marBottom w:val="0"/>
              <w:divBdr>
                <w:top w:val="none" w:sz="0" w:space="0" w:color="auto"/>
                <w:left w:val="none" w:sz="0" w:space="0" w:color="auto"/>
                <w:bottom w:val="none" w:sz="0" w:space="0" w:color="auto"/>
                <w:right w:val="none" w:sz="0" w:space="0" w:color="auto"/>
              </w:divBdr>
              <w:divsChild>
                <w:div w:id="197370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506789">
      <w:bodyDiv w:val="1"/>
      <w:marLeft w:val="0"/>
      <w:marRight w:val="0"/>
      <w:marTop w:val="0"/>
      <w:marBottom w:val="0"/>
      <w:divBdr>
        <w:top w:val="none" w:sz="0" w:space="0" w:color="auto"/>
        <w:left w:val="none" w:sz="0" w:space="0" w:color="auto"/>
        <w:bottom w:val="none" w:sz="0" w:space="0" w:color="auto"/>
        <w:right w:val="none" w:sz="0" w:space="0" w:color="auto"/>
      </w:divBdr>
    </w:div>
    <w:div w:id="509686322">
      <w:bodyDiv w:val="1"/>
      <w:marLeft w:val="0"/>
      <w:marRight w:val="0"/>
      <w:marTop w:val="0"/>
      <w:marBottom w:val="0"/>
      <w:divBdr>
        <w:top w:val="none" w:sz="0" w:space="0" w:color="auto"/>
        <w:left w:val="none" w:sz="0" w:space="0" w:color="auto"/>
        <w:bottom w:val="none" w:sz="0" w:space="0" w:color="auto"/>
        <w:right w:val="none" w:sz="0" w:space="0" w:color="auto"/>
      </w:divBdr>
    </w:div>
    <w:div w:id="539896188">
      <w:bodyDiv w:val="1"/>
      <w:marLeft w:val="0"/>
      <w:marRight w:val="0"/>
      <w:marTop w:val="0"/>
      <w:marBottom w:val="0"/>
      <w:divBdr>
        <w:top w:val="none" w:sz="0" w:space="0" w:color="auto"/>
        <w:left w:val="none" w:sz="0" w:space="0" w:color="auto"/>
        <w:bottom w:val="none" w:sz="0" w:space="0" w:color="auto"/>
        <w:right w:val="none" w:sz="0" w:space="0" w:color="auto"/>
      </w:divBdr>
      <w:divsChild>
        <w:div w:id="406851733">
          <w:marLeft w:val="0"/>
          <w:marRight w:val="0"/>
          <w:marTop w:val="0"/>
          <w:marBottom w:val="0"/>
          <w:divBdr>
            <w:top w:val="none" w:sz="0" w:space="0" w:color="auto"/>
            <w:left w:val="none" w:sz="0" w:space="0" w:color="auto"/>
            <w:bottom w:val="none" w:sz="0" w:space="0" w:color="auto"/>
            <w:right w:val="none" w:sz="0" w:space="0" w:color="auto"/>
          </w:divBdr>
          <w:divsChild>
            <w:div w:id="1833334519">
              <w:marLeft w:val="0"/>
              <w:marRight w:val="0"/>
              <w:marTop w:val="0"/>
              <w:marBottom w:val="0"/>
              <w:divBdr>
                <w:top w:val="none" w:sz="0" w:space="0" w:color="auto"/>
                <w:left w:val="none" w:sz="0" w:space="0" w:color="auto"/>
                <w:bottom w:val="none" w:sz="0" w:space="0" w:color="auto"/>
                <w:right w:val="none" w:sz="0" w:space="0" w:color="auto"/>
              </w:divBdr>
              <w:divsChild>
                <w:div w:id="160059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905422">
      <w:bodyDiv w:val="1"/>
      <w:marLeft w:val="0"/>
      <w:marRight w:val="0"/>
      <w:marTop w:val="0"/>
      <w:marBottom w:val="0"/>
      <w:divBdr>
        <w:top w:val="none" w:sz="0" w:space="0" w:color="auto"/>
        <w:left w:val="none" w:sz="0" w:space="0" w:color="auto"/>
        <w:bottom w:val="none" w:sz="0" w:space="0" w:color="auto"/>
        <w:right w:val="none" w:sz="0" w:space="0" w:color="auto"/>
      </w:divBdr>
      <w:divsChild>
        <w:div w:id="1305626987">
          <w:marLeft w:val="0"/>
          <w:marRight w:val="0"/>
          <w:marTop w:val="0"/>
          <w:marBottom w:val="0"/>
          <w:divBdr>
            <w:top w:val="none" w:sz="0" w:space="0" w:color="auto"/>
            <w:left w:val="none" w:sz="0" w:space="0" w:color="auto"/>
            <w:bottom w:val="none" w:sz="0" w:space="0" w:color="auto"/>
            <w:right w:val="none" w:sz="0" w:space="0" w:color="auto"/>
          </w:divBdr>
          <w:divsChild>
            <w:div w:id="1965229896">
              <w:marLeft w:val="0"/>
              <w:marRight w:val="0"/>
              <w:marTop w:val="0"/>
              <w:marBottom w:val="0"/>
              <w:divBdr>
                <w:top w:val="none" w:sz="0" w:space="0" w:color="auto"/>
                <w:left w:val="none" w:sz="0" w:space="0" w:color="auto"/>
                <w:bottom w:val="none" w:sz="0" w:space="0" w:color="auto"/>
                <w:right w:val="none" w:sz="0" w:space="0" w:color="auto"/>
              </w:divBdr>
              <w:divsChild>
                <w:div w:id="142364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175998">
      <w:bodyDiv w:val="1"/>
      <w:marLeft w:val="0"/>
      <w:marRight w:val="0"/>
      <w:marTop w:val="0"/>
      <w:marBottom w:val="0"/>
      <w:divBdr>
        <w:top w:val="none" w:sz="0" w:space="0" w:color="auto"/>
        <w:left w:val="none" w:sz="0" w:space="0" w:color="auto"/>
        <w:bottom w:val="none" w:sz="0" w:space="0" w:color="auto"/>
        <w:right w:val="none" w:sz="0" w:space="0" w:color="auto"/>
      </w:divBdr>
      <w:divsChild>
        <w:div w:id="603657739">
          <w:marLeft w:val="0"/>
          <w:marRight w:val="0"/>
          <w:marTop w:val="0"/>
          <w:marBottom w:val="0"/>
          <w:divBdr>
            <w:top w:val="none" w:sz="0" w:space="0" w:color="auto"/>
            <w:left w:val="none" w:sz="0" w:space="0" w:color="auto"/>
            <w:bottom w:val="none" w:sz="0" w:space="0" w:color="auto"/>
            <w:right w:val="none" w:sz="0" w:space="0" w:color="auto"/>
          </w:divBdr>
          <w:divsChild>
            <w:div w:id="1960645841">
              <w:marLeft w:val="0"/>
              <w:marRight w:val="0"/>
              <w:marTop w:val="0"/>
              <w:marBottom w:val="0"/>
              <w:divBdr>
                <w:top w:val="none" w:sz="0" w:space="0" w:color="auto"/>
                <w:left w:val="none" w:sz="0" w:space="0" w:color="auto"/>
                <w:bottom w:val="none" w:sz="0" w:space="0" w:color="auto"/>
                <w:right w:val="none" w:sz="0" w:space="0" w:color="auto"/>
              </w:divBdr>
              <w:divsChild>
                <w:div w:id="80781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344219">
      <w:bodyDiv w:val="1"/>
      <w:marLeft w:val="0"/>
      <w:marRight w:val="0"/>
      <w:marTop w:val="0"/>
      <w:marBottom w:val="0"/>
      <w:divBdr>
        <w:top w:val="none" w:sz="0" w:space="0" w:color="auto"/>
        <w:left w:val="none" w:sz="0" w:space="0" w:color="auto"/>
        <w:bottom w:val="none" w:sz="0" w:space="0" w:color="auto"/>
        <w:right w:val="none" w:sz="0" w:space="0" w:color="auto"/>
      </w:divBdr>
      <w:divsChild>
        <w:div w:id="1292589934">
          <w:marLeft w:val="0"/>
          <w:marRight w:val="0"/>
          <w:marTop w:val="0"/>
          <w:marBottom w:val="0"/>
          <w:divBdr>
            <w:top w:val="none" w:sz="0" w:space="0" w:color="auto"/>
            <w:left w:val="none" w:sz="0" w:space="0" w:color="auto"/>
            <w:bottom w:val="none" w:sz="0" w:space="0" w:color="auto"/>
            <w:right w:val="none" w:sz="0" w:space="0" w:color="auto"/>
          </w:divBdr>
          <w:divsChild>
            <w:div w:id="482040500">
              <w:marLeft w:val="0"/>
              <w:marRight w:val="0"/>
              <w:marTop w:val="0"/>
              <w:marBottom w:val="0"/>
              <w:divBdr>
                <w:top w:val="none" w:sz="0" w:space="0" w:color="auto"/>
                <w:left w:val="none" w:sz="0" w:space="0" w:color="auto"/>
                <w:bottom w:val="none" w:sz="0" w:space="0" w:color="auto"/>
                <w:right w:val="none" w:sz="0" w:space="0" w:color="auto"/>
              </w:divBdr>
              <w:divsChild>
                <w:div w:id="119145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683931">
      <w:bodyDiv w:val="1"/>
      <w:marLeft w:val="0"/>
      <w:marRight w:val="0"/>
      <w:marTop w:val="0"/>
      <w:marBottom w:val="0"/>
      <w:divBdr>
        <w:top w:val="none" w:sz="0" w:space="0" w:color="auto"/>
        <w:left w:val="none" w:sz="0" w:space="0" w:color="auto"/>
        <w:bottom w:val="none" w:sz="0" w:space="0" w:color="auto"/>
        <w:right w:val="none" w:sz="0" w:space="0" w:color="auto"/>
      </w:divBdr>
      <w:divsChild>
        <w:div w:id="1181772445">
          <w:marLeft w:val="0"/>
          <w:marRight w:val="0"/>
          <w:marTop w:val="0"/>
          <w:marBottom w:val="0"/>
          <w:divBdr>
            <w:top w:val="none" w:sz="0" w:space="0" w:color="auto"/>
            <w:left w:val="none" w:sz="0" w:space="0" w:color="auto"/>
            <w:bottom w:val="none" w:sz="0" w:space="0" w:color="auto"/>
            <w:right w:val="none" w:sz="0" w:space="0" w:color="auto"/>
          </w:divBdr>
          <w:divsChild>
            <w:div w:id="488718619">
              <w:marLeft w:val="0"/>
              <w:marRight w:val="0"/>
              <w:marTop w:val="0"/>
              <w:marBottom w:val="0"/>
              <w:divBdr>
                <w:top w:val="none" w:sz="0" w:space="0" w:color="auto"/>
                <w:left w:val="none" w:sz="0" w:space="0" w:color="auto"/>
                <w:bottom w:val="none" w:sz="0" w:space="0" w:color="auto"/>
                <w:right w:val="none" w:sz="0" w:space="0" w:color="auto"/>
              </w:divBdr>
              <w:divsChild>
                <w:div w:id="159705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406171">
      <w:bodyDiv w:val="1"/>
      <w:marLeft w:val="0"/>
      <w:marRight w:val="0"/>
      <w:marTop w:val="0"/>
      <w:marBottom w:val="0"/>
      <w:divBdr>
        <w:top w:val="none" w:sz="0" w:space="0" w:color="auto"/>
        <w:left w:val="none" w:sz="0" w:space="0" w:color="auto"/>
        <w:bottom w:val="none" w:sz="0" w:space="0" w:color="auto"/>
        <w:right w:val="none" w:sz="0" w:space="0" w:color="auto"/>
      </w:divBdr>
      <w:divsChild>
        <w:div w:id="23135257">
          <w:marLeft w:val="0"/>
          <w:marRight w:val="0"/>
          <w:marTop w:val="0"/>
          <w:marBottom w:val="0"/>
          <w:divBdr>
            <w:top w:val="none" w:sz="0" w:space="0" w:color="auto"/>
            <w:left w:val="none" w:sz="0" w:space="0" w:color="auto"/>
            <w:bottom w:val="none" w:sz="0" w:space="0" w:color="auto"/>
            <w:right w:val="none" w:sz="0" w:space="0" w:color="auto"/>
          </w:divBdr>
          <w:divsChild>
            <w:div w:id="787704496">
              <w:marLeft w:val="0"/>
              <w:marRight w:val="0"/>
              <w:marTop w:val="0"/>
              <w:marBottom w:val="0"/>
              <w:divBdr>
                <w:top w:val="none" w:sz="0" w:space="0" w:color="auto"/>
                <w:left w:val="none" w:sz="0" w:space="0" w:color="auto"/>
                <w:bottom w:val="none" w:sz="0" w:space="0" w:color="auto"/>
                <w:right w:val="none" w:sz="0" w:space="0" w:color="auto"/>
              </w:divBdr>
              <w:divsChild>
                <w:div w:id="6644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489005">
      <w:bodyDiv w:val="1"/>
      <w:marLeft w:val="0"/>
      <w:marRight w:val="0"/>
      <w:marTop w:val="0"/>
      <w:marBottom w:val="0"/>
      <w:divBdr>
        <w:top w:val="none" w:sz="0" w:space="0" w:color="auto"/>
        <w:left w:val="none" w:sz="0" w:space="0" w:color="auto"/>
        <w:bottom w:val="none" w:sz="0" w:space="0" w:color="auto"/>
        <w:right w:val="none" w:sz="0" w:space="0" w:color="auto"/>
      </w:divBdr>
      <w:divsChild>
        <w:div w:id="1657802007">
          <w:marLeft w:val="0"/>
          <w:marRight w:val="0"/>
          <w:marTop w:val="0"/>
          <w:marBottom w:val="0"/>
          <w:divBdr>
            <w:top w:val="none" w:sz="0" w:space="0" w:color="auto"/>
            <w:left w:val="none" w:sz="0" w:space="0" w:color="auto"/>
            <w:bottom w:val="none" w:sz="0" w:space="0" w:color="auto"/>
            <w:right w:val="none" w:sz="0" w:space="0" w:color="auto"/>
          </w:divBdr>
          <w:divsChild>
            <w:div w:id="1112091443">
              <w:marLeft w:val="0"/>
              <w:marRight w:val="0"/>
              <w:marTop w:val="0"/>
              <w:marBottom w:val="0"/>
              <w:divBdr>
                <w:top w:val="none" w:sz="0" w:space="0" w:color="auto"/>
                <w:left w:val="none" w:sz="0" w:space="0" w:color="auto"/>
                <w:bottom w:val="none" w:sz="0" w:space="0" w:color="auto"/>
                <w:right w:val="none" w:sz="0" w:space="0" w:color="auto"/>
              </w:divBdr>
              <w:divsChild>
                <w:div w:id="26935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128434">
      <w:bodyDiv w:val="1"/>
      <w:marLeft w:val="0"/>
      <w:marRight w:val="0"/>
      <w:marTop w:val="0"/>
      <w:marBottom w:val="0"/>
      <w:divBdr>
        <w:top w:val="none" w:sz="0" w:space="0" w:color="auto"/>
        <w:left w:val="none" w:sz="0" w:space="0" w:color="auto"/>
        <w:bottom w:val="none" w:sz="0" w:space="0" w:color="auto"/>
        <w:right w:val="none" w:sz="0" w:space="0" w:color="auto"/>
      </w:divBdr>
      <w:divsChild>
        <w:div w:id="1040126195">
          <w:marLeft w:val="0"/>
          <w:marRight w:val="0"/>
          <w:marTop w:val="0"/>
          <w:marBottom w:val="0"/>
          <w:divBdr>
            <w:top w:val="none" w:sz="0" w:space="0" w:color="auto"/>
            <w:left w:val="none" w:sz="0" w:space="0" w:color="auto"/>
            <w:bottom w:val="none" w:sz="0" w:space="0" w:color="auto"/>
            <w:right w:val="none" w:sz="0" w:space="0" w:color="auto"/>
          </w:divBdr>
          <w:divsChild>
            <w:div w:id="1496917627">
              <w:marLeft w:val="0"/>
              <w:marRight w:val="0"/>
              <w:marTop w:val="0"/>
              <w:marBottom w:val="0"/>
              <w:divBdr>
                <w:top w:val="none" w:sz="0" w:space="0" w:color="auto"/>
                <w:left w:val="none" w:sz="0" w:space="0" w:color="auto"/>
                <w:bottom w:val="none" w:sz="0" w:space="0" w:color="auto"/>
                <w:right w:val="none" w:sz="0" w:space="0" w:color="auto"/>
              </w:divBdr>
              <w:divsChild>
                <w:div w:id="8515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977664">
      <w:bodyDiv w:val="1"/>
      <w:marLeft w:val="0"/>
      <w:marRight w:val="0"/>
      <w:marTop w:val="0"/>
      <w:marBottom w:val="0"/>
      <w:divBdr>
        <w:top w:val="none" w:sz="0" w:space="0" w:color="auto"/>
        <w:left w:val="none" w:sz="0" w:space="0" w:color="auto"/>
        <w:bottom w:val="none" w:sz="0" w:space="0" w:color="auto"/>
        <w:right w:val="none" w:sz="0" w:space="0" w:color="auto"/>
      </w:divBdr>
      <w:divsChild>
        <w:div w:id="1288854899">
          <w:marLeft w:val="0"/>
          <w:marRight w:val="0"/>
          <w:marTop w:val="0"/>
          <w:marBottom w:val="0"/>
          <w:divBdr>
            <w:top w:val="none" w:sz="0" w:space="0" w:color="auto"/>
            <w:left w:val="none" w:sz="0" w:space="0" w:color="auto"/>
            <w:bottom w:val="none" w:sz="0" w:space="0" w:color="auto"/>
            <w:right w:val="none" w:sz="0" w:space="0" w:color="auto"/>
          </w:divBdr>
          <w:divsChild>
            <w:div w:id="1727144214">
              <w:marLeft w:val="0"/>
              <w:marRight w:val="0"/>
              <w:marTop w:val="0"/>
              <w:marBottom w:val="0"/>
              <w:divBdr>
                <w:top w:val="none" w:sz="0" w:space="0" w:color="auto"/>
                <w:left w:val="none" w:sz="0" w:space="0" w:color="auto"/>
                <w:bottom w:val="none" w:sz="0" w:space="0" w:color="auto"/>
                <w:right w:val="none" w:sz="0" w:space="0" w:color="auto"/>
              </w:divBdr>
              <w:divsChild>
                <w:div w:id="176168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827109">
      <w:bodyDiv w:val="1"/>
      <w:marLeft w:val="0"/>
      <w:marRight w:val="0"/>
      <w:marTop w:val="0"/>
      <w:marBottom w:val="0"/>
      <w:divBdr>
        <w:top w:val="none" w:sz="0" w:space="0" w:color="auto"/>
        <w:left w:val="none" w:sz="0" w:space="0" w:color="auto"/>
        <w:bottom w:val="none" w:sz="0" w:space="0" w:color="auto"/>
        <w:right w:val="none" w:sz="0" w:space="0" w:color="auto"/>
      </w:divBdr>
      <w:divsChild>
        <w:div w:id="1169519359">
          <w:marLeft w:val="0"/>
          <w:marRight w:val="0"/>
          <w:marTop w:val="0"/>
          <w:marBottom w:val="0"/>
          <w:divBdr>
            <w:top w:val="none" w:sz="0" w:space="0" w:color="auto"/>
            <w:left w:val="none" w:sz="0" w:space="0" w:color="auto"/>
            <w:bottom w:val="none" w:sz="0" w:space="0" w:color="auto"/>
            <w:right w:val="none" w:sz="0" w:space="0" w:color="auto"/>
          </w:divBdr>
          <w:divsChild>
            <w:div w:id="1825466600">
              <w:marLeft w:val="0"/>
              <w:marRight w:val="0"/>
              <w:marTop w:val="0"/>
              <w:marBottom w:val="0"/>
              <w:divBdr>
                <w:top w:val="none" w:sz="0" w:space="0" w:color="auto"/>
                <w:left w:val="none" w:sz="0" w:space="0" w:color="auto"/>
                <w:bottom w:val="none" w:sz="0" w:space="0" w:color="auto"/>
                <w:right w:val="none" w:sz="0" w:space="0" w:color="auto"/>
              </w:divBdr>
              <w:divsChild>
                <w:div w:id="117711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257852">
      <w:bodyDiv w:val="1"/>
      <w:marLeft w:val="0"/>
      <w:marRight w:val="0"/>
      <w:marTop w:val="0"/>
      <w:marBottom w:val="0"/>
      <w:divBdr>
        <w:top w:val="none" w:sz="0" w:space="0" w:color="auto"/>
        <w:left w:val="none" w:sz="0" w:space="0" w:color="auto"/>
        <w:bottom w:val="none" w:sz="0" w:space="0" w:color="auto"/>
        <w:right w:val="none" w:sz="0" w:space="0" w:color="auto"/>
      </w:divBdr>
      <w:divsChild>
        <w:div w:id="809447482">
          <w:marLeft w:val="0"/>
          <w:marRight w:val="0"/>
          <w:marTop w:val="0"/>
          <w:marBottom w:val="0"/>
          <w:divBdr>
            <w:top w:val="none" w:sz="0" w:space="0" w:color="auto"/>
            <w:left w:val="none" w:sz="0" w:space="0" w:color="auto"/>
            <w:bottom w:val="none" w:sz="0" w:space="0" w:color="auto"/>
            <w:right w:val="none" w:sz="0" w:space="0" w:color="auto"/>
          </w:divBdr>
          <w:divsChild>
            <w:div w:id="2061784228">
              <w:marLeft w:val="0"/>
              <w:marRight w:val="0"/>
              <w:marTop w:val="0"/>
              <w:marBottom w:val="0"/>
              <w:divBdr>
                <w:top w:val="none" w:sz="0" w:space="0" w:color="auto"/>
                <w:left w:val="none" w:sz="0" w:space="0" w:color="auto"/>
                <w:bottom w:val="none" w:sz="0" w:space="0" w:color="auto"/>
                <w:right w:val="none" w:sz="0" w:space="0" w:color="auto"/>
              </w:divBdr>
              <w:divsChild>
                <w:div w:id="6746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700378">
      <w:bodyDiv w:val="1"/>
      <w:marLeft w:val="0"/>
      <w:marRight w:val="0"/>
      <w:marTop w:val="0"/>
      <w:marBottom w:val="0"/>
      <w:divBdr>
        <w:top w:val="none" w:sz="0" w:space="0" w:color="auto"/>
        <w:left w:val="none" w:sz="0" w:space="0" w:color="auto"/>
        <w:bottom w:val="none" w:sz="0" w:space="0" w:color="auto"/>
        <w:right w:val="none" w:sz="0" w:space="0" w:color="auto"/>
      </w:divBdr>
      <w:divsChild>
        <w:div w:id="1787236995">
          <w:marLeft w:val="0"/>
          <w:marRight w:val="0"/>
          <w:marTop w:val="0"/>
          <w:marBottom w:val="0"/>
          <w:divBdr>
            <w:top w:val="none" w:sz="0" w:space="0" w:color="auto"/>
            <w:left w:val="none" w:sz="0" w:space="0" w:color="auto"/>
            <w:bottom w:val="none" w:sz="0" w:space="0" w:color="auto"/>
            <w:right w:val="none" w:sz="0" w:space="0" w:color="auto"/>
          </w:divBdr>
          <w:divsChild>
            <w:div w:id="1666278636">
              <w:marLeft w:val="0"/>
              <w:marRight w:val="0"/>
              <w:marTop w:val="0"/>
              <w:marBottom w:val="0"/>
              <w:divBdr>
                <w:top w:val="none" w:sz="0" w:space="0" w:color="auto"/>
                <w:left w:val="none" w:sz="0" w:space="0" w:color="auto"/>
                <w:bottom w:val="none" w:sz="0" w:space="0" w:color="auto"/>
                <w:right w:val="none" w:sz="0" w:space="0" w:color="auto"/>
              </w:divBdr>
              <w:divsChild>
                <w:div w:id="983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372979">
      <w:bodyDiv w:val="1"/>
      <w:marLeft w:val="0"/>
      <w:marRight w:val="0"/>
      <w:marTop w:val="0"/>
      <w:marBottom w:val="0"/>
      <w:divBdr>
        <w:top w:val="none" w:sz="0" w:space="0" w:color="auto"/>
        <w:left w:val="none" w:sz="0" w:space="0" w:color="auto"/>
        <w:bottom w:val="none" w:sz="0" w:space="0" w:color="auto"/>
        <w:right w:val="none" w:sz="0" w:space="0" w:color="auto"/>
      </w:divBdr>
      <w:divsChild>
        <w:div w:id="1236937546">
          <w:marLeft w:val="0"/>
          <w:marRight w:val="0"/>
          <w:marTop w:val="0"/>
          <w:marBottom w:val="0"/>
          <w:divBdr>
            <w:top w:val="none" w:sz="0" w:space="0" w:color="auto"/>
            <w:left w:val="none" w:sz="0" w:space="0" w:color="auto"/>
            <w:bottom w:val="none" w:sz="0" w:space="0" w:color="auto"/>
            <w:right w:val="none" w:sz="0" w:space="0" w:color="auto"/>
          </w:divBdr>
          <w:divsChild>
            <w:div w:id="1644384447">
              <w:marLeft w:val="0"/>
              <w:marRight w:val="0"/>
              <w:marTop w:val="0"/>
              <w:marBottom w:val="0"/>
              <w:divBdr>
                <w:top w:val="none" w:sz="0" w:space="0" w:color="auto"/>
                <w:left w:val="none" w:sz="0" w:space="0" w:color="auto"/>
                <w:bottom w:val="none" w:sz="0" w:space="0" w:color="auto"/>
                <w:right w:val="none" w:sz="0" w:space="0" w:color="auto"/>
              </w:divBdr>
              <w:divsChild>
                <w:div w:id="97380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687991">
      <w:bodyDiv w:val="1"/>
      <w:marLeft w:val="0"/>
      <w:marRight w:val="0"/>
      <w:marTop w:val="0"/>
      <w:marBottom w:val="0"/>
      <w:divBdr>
        <w:top w:val="none" w:sz="0" w:space="0" w:color="auto"/>
        <w:left w:val="none" w:sz="0" w:space="0" w:color="auto"/>
        <w:bottom w:val="none" w:sz="0" w:space="0" w:color="auto"/>
        <w:right w:val="none" w:sz="0" w:space="0" w:color="auto"/>
      </w:divBdr>
      <w:divsChild>
        <w:div w:id="1720470598">
          <w:marLeft w:val="0"/>
          <w:marRight w:val="0"/>
          <w:marTop w:val="0"/>
          <w:marBottom w:val="0"/>
          <w:divBdr>
            <w:top w:val="none" w:sz="0" w:space="0" w:color="auto"/>
            <w:left w:val="none" w:sz="0" w:space="0" w:color="auto"/>
            <w:bottom w:val="none" w:sz="0" w:space="0" w:color="auto"/>
            <w:right w:val="none" w:sz="0" w:space="0" w:color="auto"/>
          </w:divBdr>
          <w:divsChild>
            <w:div w:id="2029406219">
              <w:marLeft w:val="0"/>
              <w:marRight w:val="0"/>
              <w:marTop w:val="0"/>
              <w:marBottom w:val="0"/>
              <w:divBdr>
                <w:top w:val="none" w:sz="0" w:space="0" w:color="auto"/>
                <w:left w:val="none" w:sz="0" w:space="0" w:color="auto"/>
                <w:bottom w:val="none" w:sz="0" w:space="0" w:color="auto"/>
                <w:right w:val="none" w:sz="0" w:space="0" w:color="auto"/>
              </w:divBdr>
              <w:divsChild>
                <w:div w:id="38753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362324">
      <w:bodyDiv w:val="1"/>
      <w:marLeft w:val="0"/>
      <w:marRight w:val="0"/>
      <w:marTop w:val="0"/>
      <w:marBottom w:val="0"/>
      <w:divBdr>
        <w:top w:val="none" w:sz="0" w:space="0" w:color="auto"/>
        <w:left w:val="none" w:sz="0" w:space="0" w:color="auto"/>
        <w:bottom w:val="none" w:sz="0" w:space="0" w:color="auto"/>
        <w:right w:val="none" w:sz="0" w:space="0" w:color="auto"/>
      </w:divBdr>
    </w:div>
    <w:div w:id="1188831741">
      <w:bodyDiv w:val="1"/>
      <w:marLeft w:val="0"/>
      <w:marRight w:val="0"/>
      <w:marTop w:val="0"/>
      <w:marBottom w:val="0"/>
      <w:divBdr>
        <w:top w:val="none" w:sz="0" w:space="0" w:color="auto"/>
        <w:left w:val="none" w:sz="0" w:space="0" w:color="auto"/>
        <w:bottom w:val="none" w:sz="0" w:space="0" w:color="auto"/>
        <w:right w:val="none" w:sz="0" w:space="0" w:color="auto"/>
      </w:divBdr>
      <w:divsChild>
        <w:div w:id="1707293719">
          <w:marLeft w:val="0"/>
          <w:marRight w:val="0"/>
          <w:marTop w:val="0"/>
          <w:marBottom w:val="0"/>
          <w:divBdr>
            <w:top w:val="none" w:sz="0" w:space="0" w:color="auto"/>
            <w:left w:val="none" w:sz="0" w:space="0" w:color="auto"/>
            <w:bottom w:val="none" w:sz="0" w:space="0" w:color="auto"/>
            <w:right w:val="none" w:sz="0" w:space="0" w:color="auto"/>
          </w:divBdr>
        </w:div>
      </w:divsChild>
    </w:div>
    <w:div w:id="1251305459">
      <w:bodyDiv w:val="1"/>
      <w:marLeft w:val="0"/>
      <w:marRight w:val="0"/>
      <w:marTop w:val="0"/>
      <w:marBottom w:val="0"/>
      <w:divBdr>
        <w:top w:val="none" w:sz="0" w:space="0" w:color="auto"/>
        <w:left w:val="none" w:sz="0" w:space="0" w:color="auto"/>
        <w:bottom w:val="none" w:sz="0" w:space="0" w:color="auto"/>
        <w:right w:val="none" w:sz="0" w:space="0" w:color="auto"/>
      </w:divBdr>
      <w:divsChild>
        <w:div w:id="872616182">
          <w:marLeft w:val="0"/>
          <w:marRight w:val="0"/>
          <w:marTop w:val="0"/>
          <w:marBottom w:val="0"/>
          <w:divBdr>
            <w:top w:val="none" w:sz="0" w:space="0" w:color="auto"/>
            <w:left w:val="none" w:sz="0" w:space="0" w:color="auto"/>
            <w:bottom w:val="none" w:sz="0" w:space="0" w:color="auto"/>
            <w:right w:val="none" w:sz="0" w:space="0" w:color="auto"/>
          </w:divBdr>
          <w:divsChild>
            <w:div w:id="816578598">
              <w:marLeft w:val="0"/>
              <w:marRight w:val="0"/>
              <w:marTop w:val="0"/>
              <w:marBottom w:val="0"/>
              <w:divBdr>
                <w:top w:val="none" w:sz="0" w:space="0" w:color="auto"/>
                <w:left w:val="none" w:sz="0" w:space="0" w:color="auto"/>
                <w:bottom w:val="none" w:sz="0" w:space="0" w:color="auto"/>
                <w:right w:val="none" w:sz="0" w:space="0" w:color="auto"/>
              </w:divBdr>
              <w:divsChild>
                <w:div w:id="90191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244814">
      <w:bodyDiv w:val="1"/>
      <w:marLeft w:val="0"/>
      <w:marRight w:val="0"/>
      <w:marTop w:val="0"/>
      <w:marBottom w:val="0"/>
      <w:divBdr>
        <w:top w:val="none" w:sz="0" w:space="0" w:color="auto"/>
        <w:left w:val="none" w:sz="0" w:space="0" w:color="auto"/>
        <w:bottom w:val="none" w:sz="0" w:space="0" w:color="auto"/>
        <w:right w:val="none" w:sz="0" w:space="0" w:color="auto"/>
      </w:divBdr>
    </w:div>
    <w:div w:id="1279335204">
      <w:bodyDiv w:val="1"/>
      <w:marLeft w:val="0"/>
      <w:marRight w:val="0"/>
      <w:marTop w:val="0"/>
      <w:marBottom w:val="0"/>
      <w:divBdr>
        <w:top w:val="none" w:sz="0" w:space="0" w:color="auto"/>
        <w:left w:val="none" w:sz="0" w:space="0" w:color="auto"/>
        <w:bottom w:val="none" w:sz="0" w:space="0" w:color="auto"/>
        <w:right w:val="none" w:sz="0" w:space="0" w:color="auto"/>
      </w:divBdr>
      <w:divsChild>
        <w:div w:id="785348278">
          <w:marLeft w:val="0"/>
          <w:marRight w:val="0"/>
          <w:marTop w:val="0"/>
          <w:marBottom w:val="0"/>
          <w:divBdr>
            <w:top w:val="none" w:sz="0" w:space="0" w:color="auto"/>
            <w:left w:val="none" w:sz="0" w:space="0" w:color="auto"/>
            <w:bottom w:val="none" w:sz="0" w:space="0" w:color="auto"/>
            <w:right w:val="none" w:sz="0" w:space="0" w:color="auto"/>
          </w:divBdr>
          <w:divsChild>
            <w:div w:id="951479465">
              <w:marLeft w:val="0"/>
              <w:marRight w:val="0"/>
              <w:marTop w:val="0"/>
              <w:marBottom w:val="0"/>
              <w:divBdr>
                <w:top w:val="none" w:sz="0" w:space="0" w:color="auto"/>
                <w:left w:val="none" w:sz="0" w:space="0" w:color="auto"/>
                <w:bottom w:val="none" w:sz="0" w:space="0" w:color="auto"/>
                <w:right w:val="none" w:sz="0" w:space="0" w:color="auto"/>
              </w:divBdr>
              <w:divsChild>
                <w:div w:id="84636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833383">
      <w:bodyDiv w:val="1"/>
      <w:marLeft w:val="0"/>
      <w:marRight w:val="0"/>
      <w:marTop w:val="0"/>
      <w:marBottom w:val="0"/>
      <w:divBdr>
        <w:top w:val="none" w:sz="0" w:space="0" w:color="auto"/>
        <w:left w:val="none" w:sz="0" w:space="0" w:color="auto"/>
        <w:bottom w:val="none" w:sz="0" w:space="0" w:color="auto"/>
        <w:right w:val="none" w:sz="0" w:space="0" w:color="auto"/>
      </w:divBdr>
    </w:div>
    <w:div w:id="1349789750">
      <w:bodyDiv w:val="1"/>
      <w:marLeft w:val="0"/>
      <w:marRight w:val="0"/>
      <w:marTop w:val="0"/>
      <w:marBottom w:val="0"/>
      <w:divBdr>
        <w:top w:val="none" w:sz="0" w:space="0" w:color="auto"/>
        <w:left w:val="none" w:sz="0" w:space="0" w:color="auto"/>
        <w:bottom w:val="none" w:sz="0" w:space="0" w:color="auto"/>
        <w:right w:val="none" w:sz="0" w:space="0" w:color="auto"/>
      </w:divBdr>
      <w:divsChild>
        <w:div w:id="1042174003">
          <w:marLeft w:val="0"/>
          <w:marRight w:val="0"/>
          <w:marTop w:val="0"/>
          <w:marBottom w:val="0"/>
          <w:divBdr>
            <w:top w:val="none" w:sz="0" w:space="0" w:color="auto"/>
            <w:left w:val="none" w:sz="0" w:space="0" w:color="auto"/>
            <w:bottom w:val="none" w:sz="0" w:space="0" w:color="auto"/>
            <w:right w:val="none" w:sz="0" w:space="0" w:color="auto"/>
          </w:divBdr>
          <w:divsChild>
            <w:div w:id="1321806606">
              <w:marLeft w:val="0"/>
              <w:marRight w:val="0"/>
              <w:marTop w:val="0"/>
              <w:marBottom w:val="0"/>
              <w:divBdr>
                <w:top w:val="none" w:sz="0" w:space="0" w:color="auto"/>
                <w:left w:val="none" w:sz="0" w:space="0" w:color="auto"/>
                <w:bottom w:val="none" w:sz="0" w:space="0" w:color="auto"/>
                <w:right w:val="none" w:sz="0" w:space="0" w:color="auto"/>
              </w:divBdr>
              <w:divsChild>
                <w:div w:id="152089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701932">
      <w:bodyDiv w:val="1"/>
      <w:marLeft w:val="0"/>
      <w:marRight w:val="0"/>
      <w:marTop w:val="0"/>
      <w:marBottom w:val="0"/>
      <w:divBdr>
        <w:top w:val="none" w:sz="0" w:space="0" w:color="auto"/>
        <w:left w:val="none" w:sz="0" w:space="0" w:color="auto"/>
        <w:bottom w:val="none" w:sz="0" w:space="0" w:color="auto"/>
        <w:right w:val="none" w:sz="0" w:space="0" w:color="auto"/>
      </w:divBdr>
      <w:divsChild>
        <w:div w:id="1721056763">
          <w:marLeft w:val="0"/>
          <w:marRight w:val="0"/>
          <w:marTop w:val="0"/>
          <w:marBottom w:val="0"/>
          <w:divBdr>
            <w:top w:val="none" w:sz="0" w:space="0" w:color="auto"/>
            <w:left w:val="none" w:sz="0" w:space="0" w:color="auto"/>
            <w:bottom w:val="none" w:sz="0" w:space="0" w:color="auto"/>
            <w:right w:val="none" w:sz="0" w:space="0" w:color="auto"/>
          </w:divBdr>
          <w:divsChild>
            <w:div w:id="1674607123">
              <w:marLeft w:val="0"/>
              <w:marRight w:val="0"/>
              <w:marTop w:val="0"/>
              <w:marBottom w:val="0"/>
              <w:divBdr>
                <w:top w:val="none" w:sz="0" w:space="0" w:color="auto"/>
                <w:left w:val="none" w:sz="0" w:space="0" w:color="auto"/>
                <w:bottom w:val="none" w:sz="0" w:space="0" w:color="auto"/>
                <w:right w:val="none" w:sz="0" w:space="0" w:color="auto"/>
              </w:divBdr>
              <w:divsChild>
                <w:div w:id="144700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501629">
      <w:bodyDiv w:val="1"/>
      <w:marLeft w:val="0"/>
      <w:marRight w:val="0"/>
      <w:marTop w:val="0"/>
      <w:marBottom w:val="0"/>
      <w:divBdr>
        <w:top w:val="none" w:sz="0" w:space="0" w:color="auto"/>
        <w:left w:val="none" w:sz="0" w:space="0" w:color="auto"/>
        <w:bottom w:val="none" w:sz="0" w:space="0" w:color="auto"/>
        <w:right w:val="none" w:sz="0" w:space="0" w:color="auto"/>
      </w:divBdr>
    </w:div>
    <w:div w:id="1451707721">
      <w:bodyDiv w:val="1"/>
      <w:marLeft w:val="0"/>
      <w:marRight w:val="0"/>
      <w:marTop w:val="0"/>
      <w:marBottom w:val="0"/>
      <w:divBdr>
        <w:top w:val="none" w:sz="0" w:space="0" w:color="auto"/>
        <w:left w:val="none" w:sz="0" w:space="0" w:color="auto"/>
        <w:bottom w:val="none" w:sz="0" w:space="0" w:color="auto"/>
        <w:right w:val="none" w:sz="0" w:space="0" w:color="auto"/>
      </w:divBdr>
      <w:divsChild>
        <w:div w:id="2134127829">
          <w:marLeft w:val="0"/>
          <w:marRight w:val="0"/>
          <w:marTop w:val="0"/>
          <w:marBottom w:val="0"/>
          <w:divBdr>
            <w:top w:val="none" w:sz="0" w:space="0" w:color="auto"/>
            <w:left w:val="none" w:sz="0" w:space="0" w:color="auto"/>
            <w:bottom w:val="none" w:sz="0" w:space="0" w:color="auto"/>
            <w:right w:val="none" w:sz="0" w:space="0" w:color="auto"/>
          </w:divBdr>
          <w:divsChild>
            <w:div w:id="51316513">
              <w:marLeft w:val="0"/>
              <w:marRight w:val="0"/>
              <w:marTop w:val="0"/>
              <w:marBottom w:val="0"/>
              <w:divBdr>
                <w:top w:val="none" w:sz="0" w:space="0" w:color="auto"/>
                <w:left w:val="none" w:sz="0" w:space="0" w:color="auto"/>
                <w:bottom w:val="none" w:sz="0" w:space="0" w:color="auto"/>
                <w:right w:val="none" w:sz="0" w:space="0" w:color="auto"/>
              </w:divBdr>
              <w:divsChild>
                <w:div w:id="135018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344999">
      <w:bodyDiv w:val="1"/>
      <w:marLeft w:val="0"/>
      <w:marRight w:val="0"/>
      <w:marTop w:val="0"/>
      <w:marBottom w:val="0"/>
      <w:divBdr>
        <w:top w:val="none" w:sz="0" w:space="0" w:color="auto"/>
        <w:left w:val="none" w:sz="0" w:space="0" w:color="auto"/>
        <w:bottom w:val="none" w:sz="0" w:space="0" w:color="auto"/>
        <w:right w:val="none" w:sz="0" w:space="0" w:color="auto"/>
      </w:divBdr>
      <w:divsChild>
        <w:div w:id="123081451">
          <w:marLeft w:val="0"/>
          <w:marRight w:val="0"/>
          <w:marTop w:val="0"/>
          <w:marBottom w:val="0"/>
          <w:divBdr>
            <w:top w:val="none" w:sz="0" w:space="0" w:color="auto"/>
            <w:left w:val="none" w:sz="0" w:space="0" w:color="auto"/>
            <w:bottom w:val="none" w:sz="0" w:space="0" w:color="auto"/>
            <w:right w:val="none" w:sz="0" w:space="0" w:color="auto"/>
          </w:divBdr>
          <w:divsChild>
            <w:div w:id="604848646">
              <w:marLeft w:val="0"/>
              <w:marRight w:val="0"/>
              <w:marTop w:val="0"/>
              <w:marBottom w:val="0"/>
              <w:divBdr>
                <w:top w:val="none" w:sz="0" w:space="0" w:color="auto"/>
                <w:left w:val="none" w:sz="0" w:space="0" w:color="auto"/>
                <w:bottom w:val="none" w:sz="0" w:space="0" w:color="auto"/>
                <w:right w:val="none" w:sz="0" w:space="0" w:color="auto"/>
              </w:divBdr>
              <w:divsChild>
                <w:div w:id="645819934">
                  <w:marLeft w:val="0"/>
                  <w:marRight w:val="0"/>
                  <w:marTop w:val="0"/>
                  <w:marBottom w:val="0"/>
                  <w:divBdr>
                    <w:top w:val="none" w:sz="0" w:space="0" w:color="auto"/>
                    <w:left w:val="none" w:sz="0" w:space="0" w:color="auto"/>
                    <w:bottom w:val="none" w:sz="0" w:space="0" w:color="auto"/>
                    <w:right w:val="none" w:sz="0" w:space="0" w:color="auto"/>
                  </w:divBdr>
                  <w:divsChild>
                    <w:div w:id="55201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941167">
      <w:bodyDiv w:val="1"/>
      <w:marLeft w:val="0"/>
      <w:marRight w:val="0"/>
      <w:marTop w:val="0"/>
      <w:marBottom w:val="0"/>
      <w:divBdr>
        <w:top w:val="none" w:sz="0" w:space="0" w:color="auto"/>
        <w:left w:val="none" w:sz="0" w:space="0" w:color="auto"/>
        <w:bottom w:val="none" w:sz="0" w:space="0" w:color="auto"/>
        <w:right w:val="none" w:sz="0" w:space="0" w:color="auto"/>
      </w:divBdr>
      <w:divsChild>
        <w:div w:id="1352222344">
          <w:marLeft w:val="0"/>
          <w:marRight w:val="0"/>
          <w:marTop w:val="0"/>
          <w:marBottom w:val="0"/>
          <w:divBdr>
            <w:top w:val="none" w:sz="0" w:space="0" w:color="auto"/>
            <w:left w:val="none" w:sz="0" w:space="0" w:color="auto"/>
            <w:bottom w:val="none" w:sz="0" w:space="0" w:color="auto"/>
            <w:right w:val="none" w:sz="0" w:space="0" w:color="auto"/>
          </w:divBdr>
          <w:divsChild>
            <w:div w:id="930622716">
              <w:marLeft w:val="0"/>
              <w:marRight w:val="0"/>
              <w:marTop w:val="0"/>
              <w:marBottom w:val="0"/>
              <w:divBdr>
                <w:top w:val="none" w:sz="0" w:space="0" w:color="auto"/>
                <w:left w:val="none" w:sz="0" w:space="0" w:color="auto"/>
                <w:bottom w:val="none" w:sz="0" w:space="0" w:color="auto"/>
                <w:right w:val="none" w:sz="0" w:space="0" w:color="auto"/>
              </w:divBdr>
              <w:divsChild>
                <w:div w:id="136035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935708">
      <w:bodyDiv w:val="1"/>
      <w:marLeft w:val="0"/>
      <w:marRight w:val="0"/>
      <w:marTop w:val="0"/>
      <w:marBottom w:val="0"/>
      <w:divBdr>
        <w:top w:val="none" w:sz="0" w:space="0" w:color="auto"/>
        <w:left w:val="none" w:sz="0" w:space="0" w:color="auto"/>
        <w:bottom w:val="none" w:sz="0" w:space="0" w:color="auto"/>
        <w:right w:val="none" w:sz="0" w:space="0" w:color="auto"/>
      </w:divBdr>
    </w:div>
    <w:div w:id="1606110062">
      <w:bodyDiv w:val="1"/>
      <w:marLeft w:val="0"/>
      <w:marRight w:val="0"/>
      <w:marTop w:val="0"/>
      <w:marBottom w:val="0"/>
      <w:divBdr>
        <w:top w:val="none" w:sz="0" w:space="0" w:color="auto"/>
        <w:left w:val="none" w:sz="0" w:space="0" w:color="auto"/>
        <w:bottom w:val="none" w:sz="0" w:space="0" w:color="auto"/>
        <w:right w:val="none" w:sz="0" w:space="0" w:color="auto"/>
      </w:divBdr>
    </w:div>
    <w:div w:id="1628392412">
      <w:bodyDiv w:val="1"/>
      <w:marLeft w:val="0"/>
      <w:marRight w:val="0"/>
      <w:marTop w:val="0"/>
      <w:marBottom w:val="0"/>
      <w:divBdr>
        <w:top w:val="none" w:sz="0" w:space="0" w:color="auto"/>
        <w:left w:val="none" w:sz="0" w:space="0" w:color="auto"/>
        <w:bottom w:val="none" w:sz="0" w:space="0" w:color="auto"/>
        <w:right w:val="none" w:sz="0" w:space="0" w:color="auto"/>
      </w:divBdr>
    </w:div>
    <w:div w:id="1832334724">
      <w:bodyDiv w:val="1"/>
      <w:marLeft w:val="0"/>
      <w:marRight w:val="0"/>
      <w:marTop w:val="0"/>
      <w:marBottom w:val="0"/>
      <w:divBdr>
        <w:top w:val="none" w:sz="0" w:space="0" w:color="auto"/>
        <w:left w:val="none" w:sz="0" w:space="0" w:color="auto"/>
        <w:bottom w:val="none" w:sz="0" w:space="0" w:color="auto"/>
        <w:right w:val="none" w:sz="0" w:space="0" w:color="auto"/>
      </w:divBdr>
      <w:divsChild>
        <w:div w:id="1364940579">
          <w:marLeft w:val="0"/>
          <w:marRight w:val="0"/>
          <w:marTop w:val="0"/>
          <w:marBottom w:val="0"/>
          <w:divBdr>
            <w:top w:val="none" w:sz="0" w:space="0" w:color="auto"/>
            <w:left w:val="none" w:sz="0" w:space="0" w:color="auto"/>
            <w:bottom w:val="none" w:sz="0" w:space="0" w:color="auto"/>
            <w:right w:val="none" w:sz="0" w:space="0" w:color="auto"/>
          </w:divBdr>
          <w:divsChild>
            <w:div w:id="888804155">
              <w:marLeft w:val="0"/>
              <w:marRight w:val="0"/>
              <w:marTop w:val="0"/>
              <w:marBottom w:val="0"/>
              <w:divBdr>
                <w:top w:val="none" w:sz="0" w:space="0" w:color="auto"/>
                <w:left w:val="none" w:sz="0" w:space="0" w:color="auto"/>
                <w:bottom w:val="none" w:sz="0" w:space="0" w:color="auto"/>
                <w:right w:val="none" w:sz="0" w:space="0" w:color="auto"/>
              </w:divBdr>
              <w:divsChild>
                <w:div w:id="144156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892640">
      <w:bodyDiv w:val="1"/>
      <w:marLeft w:val="0"/>
      <w:marRight w:val="0"/>
      <w:marTop w:val="0"/>
      <w:marBottom w:val="0"/>
      <w:divBdr>
        <w:top w:val="none" w:sz="0" w:space="0" w:color="auto"/>
        <w:left w:val="none" w:sz="0" w:space="0" w:color="auto"/>
        <w:bottom w:val="none" w:sz="0" w:space="0" w:color="auto"/>
        <w:right w:val="none" w:sz="0" w:space="0" w:color="auto"/>
      </w:divBdr>
      <w:divsChild>
        <w:div w:id="1739277933">
          <w:marLeft w:val="0"/>
          <w:marRight w:val="0"/>
          <w:marTop w:val="0"/>
          <w:marBottom w:val="0"/>
          <w:divBdr>
            <w:top w:val="none" w:sz="0" w:space="0" w:color="auto"/>
            <w:left w:val="none" w:sz="0" w:space="0" w:color="auto"/>
            <w:bottom w:val="none" w:sz="0" w:space="0" w:color="auto"/>
            <w:right w:val="none" w:sz="0" w:space="0" w:color="auto"/>
          </w:divBdr>
          <w:divsChild>
            <w:div w:id="918372789">
              <w:marLeft w:val="0"/>
              <w:marRight w:val="0"/>
              <w:marTop w:val="0"/>
              <w:marBottom w:val="0"/>
              <w:divBdr>
                <w:top w:val="none" w:sz="0" w:space="0" w:color="auto"/>
                <w:left w:val="none" w:sz="0" w:space="0" w:color="auto"/>
                <w:bottom w:val="none" w:sz="0" w:space="0" w:color="auto"/>
                <w:right w:val="none" w:sz="0" w:space="0" w:color="auto"/>
              </w:divBdr>
              <w:divsChild>
                <w:div w:id="40175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381993">
      <w:bodyDiv w:val="1"/>
      <w:marLeft w:val="0"/>
      <w:marRight w:val="0"/>
      <w:marTop w:val="0"/>
      <w:marBottom w:val="0"/>
      <w:divBdr>
        <w:top w:val="none" w:sz="0" w:space="0" w:color="auto"/>
        <w:left w:val="none" w:sz="0" w:space="0" w:color="auto"/>
        <w:bottom w:val="none" w:sz="0" w:space="0" w:color="auto"/>
        <w:right w:val="none" w:sz="0" w:space="0" w:color="auto"/>
      </w:divBdr>
      <w:divsChild>
        <w:div w:id="103423127">
          <w:marLeft w:val="0"/>
          <w:marRight w:val="0"/>
          <w:marTop w:val="0"/>
          <w:marBottom w:val="0"/>
          <w:divBdr>
            <w:top w:val="none" w:sz="0" w:space="0" w:color="auto"/>
            <w:left w:val="none" w:sz="0" w:space="0" w:color="auto"/>
            <w:bottom w:val="none" w:sz="0" w:space="0" w:color="auto"/>
            <w:right w:val="none" w:sz="0" w:space="0" w:color="auto"/>
          </w:divBdr>
          <w:divsChild>
            <w:div w:id="1424960705">
              <w:marLeft w:val="0"/>
              <w:marRight w:val="0"/>
              <w:marTop w:val="0"/>
              <w:marBottom w:val="0"/>
              <w:divBdr>
                <w:top w:val="none" w:sz="0" w:space="0" w:color="auto"/>
                <w:left w:val="none" w:sz="0" w:space="0" w:color="auto"/>
                <w:bottom w:val="none" w:sz="0" w:space="0" w:color="auto"/>
                <w:right w:val="none" w:sz="0" w:space="0" w:color="auto"/>
              </w:divBdr>
              <w:divsChild>
                <w:div w:id="101727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780325">
      <w:bodyDiv w:val="1"/>
      <w:marLeft w:val="0"/>
      <w:marRight w:val="0"/>
      <w:marTop w:val="0"/>
      <w:marBottom w:val="0"/>
      <w:divBdr>
        <w:top w:val="none" w:sz="0" w:space="0" w:color="auto"/>
        <w:left w:val="none" w:sz="0" w:space="0" w:color="auto"/>
        <w:bottom w:val="none" w:sz="0" w:space="0" w:color="auto"/>
        <w:right w:val="none" w:sz="0" w:space="0" w:color="auto"/>
      </w:divBdr>
      <w:divsChild>
        <w:div w:id="8221697">
          <w:marLeft w:val="0"/>
          <w:marRight w:val="0"/>
          <w:marTop w:val="0"/>
          <w:marBottom w:val="0"/>
          <w:divBdr>
            <w:top w:val="none" w:sz="0" w:space="0" w:color="auto"/>
            <w:left w:val="none" w:sz="0" w:space="0" w:color="auto"/>
            <w:bottom w:val="none" w:sz="0" w:space="0" w:color="auto"/>
            <w:right w:val="none" w:sz="0" w:space="0" w:color="auto"/>
          </w:divBdr>
          <w:divsChild>
            <w:div w:id="356273754">
              <w:marLeft w:val="0"/>
              <w:marRight w:val="0"/>
              <w:marTop w:val="0"/>
              <w:marBottom w:val="0"/>
              <w:divBdr>
                <w:top w:val="none" w:sz="0" w:space="0" w:color="auto"/>
                <w:left w:val="none" w:sz="0" w:space="0" w:color="auto"/>
                <w:bottom w:val="none" w:sz="0" w:space="0" w:color="auto"/>
                <w:right w:val="none" w:sz="0" w:space="0" w:color="auto"/>
              </w:divBdr>
              <w:divsChild>
                <w:div w:id="82412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195334">
      <w:bodyDiv w:val="1"/>
      <w:marLeft w:val="0"/>
      <w:marRight w:val="0"/>
      <w:marTop w:val="0"/>
      <w:marBottom w:val="0"/>
      <w:divBdr>
        <w:top w:val="none" w:sz="0" w:space="0" w:color="auto"/>
        <w:left w:val="none" w:sz="0" w:space="0" w:color="auto"/>
        <w:bottom w:val="none" w:sz="0" w:space="0" w:color="auto"/>
        <w:right w:val="none" w:sz="0" w:space="0" w:color="auto"/>
      </w:divBdr>
      <w:divsChild>
        <w:div w:id="1200364148">
          <w:marLeft w:val="0"/>
          <w:marRight w:val="0"/>
          <w:marTop w:val="0"/>
          <w:marBottom w:val="0"/>
          <w:divBdr>
            <w:top w:val="none" w:sz="0" w:space="0" w:color="auto"/>
            <w:left w:val="none" w:sz="0" w:space="0" w:color="auto"/>
            <w:bottom w:val="none" w:sz="0" w:space="0" w:color="auto"/>
            <w:right w:val="none" w:sz="0" w:space="0" w:color="auto"/>
          </w:divBdr>
          <w:divsChild>
            <w:div w:id="566191570">
              <w:marLeft w:val="0"/>
              <w:marRight w:val="0"/>
              <w:marTop w:val="0"/>
              <w:marBottom w:val="0"/>
              <w:divBdr>
                <w:top w:val="none" w:sz="0" w:space="0" w:color="auto"/>
                <w:left w:val="none" w:sz="0" w:space="0" w:color="auto"/>
                <w:bottom w:val="none" w:sz="0" w:space="0" w:color="auto"/>
                <w:right w:val="none" w:sz="0" w:space="0" w:color="auto"/>
              </w:divBdr>
              <w:divsChild>
                <w:div w:id="177269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825702">
      <w:bodyDiv w:val="1"/>
      <w:marLeft w:val="0"/>
      <w:marRight w:val="0"/>
      <w:marTop w:val="0"/>
      <w:marBottom w:val="0"/>
      <w:divBdr>
        <w:top w:val="none" w:sz="0" w:space="0" w:color="auto"/>
        <w:left w:val="none" w:sz="0" w:space="0" w:color="auto"/>
        <w:bottom w:val="none" w:sz="0" w:space="0" w:color="auto"/>
        <w:right w:val="none" w:sz="0" w:space="0" w:color="auto"/>
      </w:divBdr>
      <w:divsChild>
        <w:div w:id="1289817502">
          <w:marLeft w:val="0"/>
          <w:marRight w:val="0"/>
          <w:marTop w:val="0"/>
          <w:marBottom w:val="0"/>
          <w:divBdr>
            <w:top w:val="none" w:sz="0" w:space="0" w:color="auto"/>
            <w:left w:val="none" w:sz="0" w:space="0" w:color="auto"/>
            <w:bottom w:val="none" w:sz="0" w:space="0" w:color="auto"/>
            <w:right w:val="none" w:sz="0" w:space="0" w:color="auto"/>
          </w:divBdr>
          <w:divsChild>
            <w:div w:id="136800482">
              <w:marLeft w:val="0"/>
              <w:marRight w:val="0"/>
              <w:marTop w:val="0"/>
              <w:marBottom w:val="0"/>
              <w:divBdr>
                <w:top w:val="none" w:sz="0" w:space="0" w:color="auto"/>
                <w:left w:val="none" w:sz="0" w:space="0" w:color="auto"/>
                <w:bottom w:val="none" w:sz="0" w:space="0" w:color="auto"/>
                <w:right w:val="none" w:sz="0" w:space="0" w:color="auto"/>
              </w:divBdr>
              <w:divsChild>
                <w:div w:id="63105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690649">
      <w:bodyDiv w:val="1"/>
      <w:marLeft w:val="0"/>
      <w:marRight w:val="0"/>
      <w:marTop w:val="0"/>
      <w:marBottom w:val="0"/>
      <w:divBdr>
        <w:top w:val="none" w:sz="0" w:space="0" w:color="auto"/>
        <w:left w:val="none" w:sz="0" w:space="0" w:color="auto"/>
        <w:bottom w:val="none" w:sz="0" w:space="0" w:color="auto"/>
        <w:right w:val="none" w:sz="0" w:space="0" w:color="auto"/>
      </w:divBdr>
      <w:divsChild>
        <w:div w:id="70085452">
          <w:marLeft w:val="0"/>
          <w:marRight w:val="0"/>
          <w:marTop w:val="0"/>
          <w:marBottom w:val="0"/>
          <w:divBdr>
            <w:top w:val="none" w:sz="0" w:space="0" w:color="auto"/>
            <w:left w:val="none" w:sz="0" w:space="0" w:color="auto"/>
            <w:bottom w:val="none" w:sz="0" w:space="0" w:color="auto"/>
            <w:right w:val="none" w:sz="0" w:space="0" w:color="auto"/>
          </w:divBdr>
          <w:divsChild>
            <w:div w:id="1090931100">
              <w:marLeft w:val="0"/>
              <w:marRight w:val="0"/>
              <w:marTop w:val="0"/>
              <w:marBottom w:val="0"/>
              <w:divBdr>
                <w:top w:val="none" w:sz="0" w:space="0" w:color="auto"/>
                <w:left w:val="none" w:sz="0" w:space="0" w:color="auto"/>
                <w:bottom w:val="none" w:sz="0" w:space="0" w:color="auto"/>
                <w:right w:val="none" w:sz="0" w:space="0" w:color="auto"/>
              </w:divBdr>
              <w:divsChild>
                <w:div w:id="33248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293893">
      <w:bodyDiv w:val="1"/>
      <w:marLeft w:val="0"/>
      <w:marRight w:val="0"/>
      <w:marTop w:val="0"/>
      <w:marBottom w:val="0"/>
      <w:divBdr>
        <w:top w:val="none" w:sz="0" w:space="0" w:color="auto"/>
        <w:left w:val="none" w:sz="0" w:space="0" w:color="auto"/>
        <w:bottom w:val="none" w:sz="0" w:space="0" w:color="auto"/>
        <w:right w:val="none" w:sz="0" w:space="0" w:color="auto"/>
      </w:divBdr>
      <w:divsChild>
        <w:div w:id="1067411873">
          <w:marLeft w:val="0"/>
          <w:marRight w:val="0"/>
          <w:marTop w:val="0"/>
          <w:marBottom w:val="0"/>
          <w:divBdr>
            <w:top w:val="none" w:sz="0" w:space="0" w:color="auto"/>
            <w:left w:val="none" w:sz="0" w:space="0" w:color="auto"/>
            <w:bottom w:val="none" w:sz="0" w:space="0" w:color="auto"/>
            <w:right w:val="none" w:sz="0" w:space="0" w:color="auto"/>
          </w:divBdr>
          <w:divsChild>
            <w:div w:id="874536611">
              <w:marLeft w:val="0"/>
              <w:marRight w:val="0"/>
              <w:marTop w:val="0"/>
              <w:marBottom w:val="0"/>
              <w:divBdr>
                <w:top w:val="none" w:sz="0" w:space="0" w:color="auto"/>
                <w:left w:val="none" w:sz="0" w:space="0" w:color="auto"/>
                <w:bottom w:val="none" w:sz="0" w:space="0" w:color="auto"/>
                <w:right w:val="none" w:sz="0" w:space="0" w:color="auto"/>
              </w:divBdr>
              <w:divsChild>
                <w:div w:id="97513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939444">
      <w:bodyDiv w:val="1"/>
      <w:marLeft w:val="0"/>
      <w:marRight w:val="0"/>
      <w:marTop w:val="0"/>
      <w:marBottom w:val="0"/>
      <w:divBdr>
        <w:top w:val="none" w:sz="0" w:space="0" w:color="auto"/>
        <w:left w:val="none" w:sz="0" w:space="0" w:color="auto"/>
        <w:bottom w:val="none" w:sz="0" w:space="0" w:color="auto"/>
        <w:right w:val="none" w:sz="0" w:space="0" w:color="auto"/>
      </w:divBdr>
      <w:divsChild>
        <w:div w:id="585648109">
          <w:marLeft w:val="0"/>
          <w:marRight w:val="0"/>
          <w:marTop w:val="0"/>
          <w:marBottom w:val="0"/>
          <w:divBdr>
            <w:top w:val="none" w:sz="0" w:space="0" w:color="auto"/>
            <w:left w:val="none" w:sz="0" w:space="0" w:color="auto"/>
            <w:bottom w:val="none" w:sz="0" w:space="0" w:color="auto"/>
            <w:right w:val="none" w:sz="0" w:space="0" w:color="auto"/>
          </w:divBdr>
          <w:divsChild>
            <w:div w:id="402727502">
              <w:marLeft w:val="0"/>
              <w:marRight w:val="0"/>
              <w:marTop w:val="0"/>
              <w:marBottom w:val="0"/>
              <w:divBdr>
                <w:top w:val="none" w:sz="0" w:space="0" w:color="auto"/>
                <w:left w:val="none" w:sz="0" w:space="0" w:color="auto"/>
                <w:bottom w:val="none" w:sz="0" w:space="0" w:color="auto"/>
                <w:right w:val="none" w:sz="0" w:space="0" w:color="auto"/>
              </w:divBdr>
              <w:divsChild>
                <w:div w:id="196550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505712">
      <w:bodyDiv w:val="1"/>
      <w:marLeft w:val="0"/>
      <w:marRight w:val="0"/>
      <w:marTop w:val="0"/>
      <w:marBottom w:val="0"/>
      <w:divBdr>
        <w:top w:val="none" w:sz="0" w:space="0" w:color="auto"/>
        <w:left w:val="none" w:sz="0" w:space="0" w:color="auto"/>
        <w:bottom w:val="none" w:sz="0" w:space="0" w:color="auto"/>
        <w:right w:val="none" w:sz="0" w:space="0" w:color="auto"/>
      </w:divBdr>
      <w:divsChild>
        <w:div w:id="911164607">
          <w:marLeft w:val="0"/>
          <w:marRight w:val="0"/>
          <w:marTop w:val="0"/>
          <w:marBottom w:val="0"/>
          <w:divBdr>
            <w:top w:val="none" w:sz="0" w:space="0" w:color="auto"/>
            <w:left w:val="none" w:sz="0" w:space="0" w:color="auto"/>
            <w:bottom w:val="none" w:sz="0" w:space="0" w:color="auto"/>
            <w:right w:val="none" w:sz="0" w:space="0" w:color="auto"/>
          </w:divBdr>
          <w:divsChild>
            <w:div w:id="301885325">
              <w:marLeft w:val="0"/>
              <w:marRight w:val="0"/>
              <w:marTop w:val="0"/>
              <w:marBottom w:val="0"/>
              <w:divBdr>
                <w:top w:val="none" w:sz="0" w:space="0" w:color="auto"/>
                <w:left w:val="none" w:sz="0" w:space="0" w:color="auto"/>
                <w:bottom w:val="none" w:sz="0" w:space="0" w:color="auto"/>
                <w:right w:val="none" w:sz="0" w:space="0" w:color="auto"/>
              </w:divBdr>
              <w:divsChild>
                <w:div w:id="19971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937805">
      <w:bodyDiv w:val="1"/>
      <w:marLeft w:val="0"/>
      <w:marRight w:val="0"/>
      <w:marTop w:val="0"/>
      <w:marBottom w:val="0"/>
      <w:divBdr>
        <w:top w:val="none" w:sz="0" w:space="0" w:color="auto"/>
        <w:left w:val="none" w:sz="0" w:space="0" w:color="auto"/>
        <w:bottom w:val="none" w:sz="0" w:space="0" w:color="auto"/>
        <w:right w:val="none" w:sz="0" w:space="0" w:color="auto"/>
      </w:divBdr>
      <w:divsChild>
        <w:div w:id="1549873619">
          <w:marLeft w:val="0"/>
          <w:marRight w:val="0"/>
          <w:marTop w:val="0"/>
          <w:marBottom w:val="0"/>
          <w:divBdr>
            <w:top w:val="none" w:sz="0" w:space="0" w:color="auto"/>
            <w:left w:val="none" w:sz="0" w:space="0" w:color="auto"/>
            <w:bottom w:val="none" w:sz="0" w:space="0" w:color="auto"/>
            <w:right w:val="none" w:sz="0" w:space="0" w:color="auto"/>
          </w:divBdr>
          <w:divsChild>
            <w:div w:id="1850365223">
              <w:marLeft w:val="0"/>
              <w:marRight w:val="0"/>
              <w:marTop w:val="0"/>
              <w:marBottom w:val="0"/>
              <w:divBdr>
                <w:top w:val="none" w:sz="0" w:space="0" w:color="auto"/>
                <w:left w:val="none" w:sz="0" w:space="0" w:color="auto"/>
                <w:bottom w:val="none" w:sz="0" w:space="0" w:color="auto"/>
                <w:right w:val="none" w:sz="0" w:space="0" w:color="auto"/>
              </w:divBdr>
              <w:divsChild>
                <w:div w:id="148663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0970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www.mem.gov.cn" TargetMode="External"/><Relationship Id="rId2" Type="http://schemas.openxmlformats.org/officeDocument/2006/relationships/hyperlink" Target="http://www.weibo.com" TargetMode="External"/><Relationship Id="rId1" Type="http://schemas.openxmlformats.org/officeDocument/2006/relationships/hyperlink" Target="https://www.un.org/en/chronicle/article/economic-recovery-after-natural-disast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E864CC-322B-E147-8AF9-042069B6D0F3}">
  <we:reference id="wa200001011" version="1.2.0.0" store="en-001"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A3C3D-6059-44EE-AF16-1004B0C59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15841</Words>
  <Characters>90298</Characters>
  <Application>Microsoft Office Word</Application>
  <DocSecurity>0</DocSecurity>
  <Lines>752</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2023-06-13T00:02:00Z</dcterms:created>
  <dcterms:modified xsi:type="dcterms:W3CDTF">2023-06-13T00:13:00Z</dcterms:modified>
</cp:coreProperties>
</file>